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11:00:09 (PDT)</w:delText>
        </w:r>
      </w:del>
    </w:p>
    <w:p>
      <w:pPr>
        <w:pStyle w:val="Date"/>
      </w:pPr>
      <w:ins w:id="2" w:author="PR Preview" w:date="2026-01-01T00:00:00Z">
        <w:r>
          <w:t xml:space="preserve">Last modified: 2026-10-09 11:12:46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del w:id="3" w:author="PR Preview" w:date="2026-01-01T00:00:00Z">
        <w:r>
          <w:rPr>
            <w:i/>
            <w:iCs/>
          </w:rPr>
          <w:delText xml:space="preserve">Remark 4</w:delText>
        </w:r>
      </w:del>
      <w:del w:id="4" w:author="PR Preview" w:date="2026-01-01T00:00:00Z">
        <w:r>
          <w:delText xml:space="preserve"> (The zero vector is the additive identity). </w:delText>
        </w:r>
      </w:del>
      <w:del w:id="5" w:author="PR Preview" w:date="2026-01-01T00:00:00Z">
        <w:r>
          <w:delText xml:space="preserve">Adding the zero vector to a vector leaves it unchanged</w:delText>
        </w:r>
      </w:del>
      <w:del w:id="6" w:author="PR Preview" w:date="2026-01-01T00:00:00Z">
        <w:r>
          <w:delText xml:space="preserve"> </w:delText>
        </w:r>
      </w:del>
      <w:del w:id="7" w:author="PR Preview" w:date="2026-01-01T00:00:00Z">
        <w:r>
          <w:delText xml:space="preserve">(</w:delText>
        </w:r>
      </w:del>
      <w:hyperlink w:anchor="def-vector-addition">
        <w:del w:id="8" w:author="PR Preview" w:date="2026-01-01T00:00:00Z">
          <w:r>
            <w:rPr>
              <w:rStyle w:val="Hyperlink"/>
            </w:rPr>
            <w:delText xml:space="preserve">Definition 6</w:delText>
          </w:r>
        </w:del>
      </w:hyperlink>
      <w:del w:id="9" w:author="PR Preview" w:date="2026-01-01T00:00:00Z">
        <w:r>
          <w:delText xml:space="preserve">):</w:delText>
        </w:r>
      </w:del>
      <w:del w:id="10" w:author="PR Preview" w:date="2026-01-01T00:00:00Z">
        <w:r>
          <w:delText xml:space="preserve"> </w:delText>
        </w:r>
      </w:del>
      <m:oMath>
        <m:acc>
          <m:accPr>
            <m:chr m:val="̃"/>
          </m:accPr>
          <m:e>
            <m:r>
              <m:t>x</m:t>
            </m:r>
          </m:e>
        </m:acc>
        <m:r>
          <m:rPr>
            <m:sty m:val="p"/>
          </m:rPr>
          <m:t>+</m:t>
        </m:r>
        <m:acc>
          <m:accPr>
            <m:chr m:val="̃"/>
          </m:accPr>
          <m:e>
            <m:r>
              <m:t>0</m:t>
            </m:r>
          </m:e>
        </m:acc>
        <m:r>
          <m:rPr>
            <m:sty m:val="p"/>
          </m:rPr>
          <m:t>=</m:t>
        </m:r>
        <m:acc>
          <m:accPr>
            <m:chr m:val="̃"/>
          </m:accPr>
          <m:e>
            <m:r>
              <m:t>x</m:t>
            </m:r>
          </m:e>
        </m:acc>
      </m:oMath>
      <w:del w:id="11" w:author="PR Preview" w:date="2026-01-01T00:00:00Z">
        <w:r>
          <w:delText xml:space="preserve"> </w:delText>
        </w:r>
      </w:del>
      <w:del w:id="12" w:author="PR Preview" w:date="2026-01-01T00:00:00Z">
        <w:r>
          <w:delText xml:space="preserve">for any vector</w:delText>
        </w:r>
      </w:del>
      <w:del w:id="13" w:author="PR Preview" w:date="2026-01-01T00:00:00Z">
        <w:r>
          <w:delText xml:space="preserve"> </w:delText>
        </w:r>
      </w:del>
      <m:oMath>
        <m:acc>
          <m:accPr>
            <m:chr m:val="̃"/>
          </m:accPr>
          <m:e>
            <m:r>
              <m:t>x</m:t>
            </m:r>
          </m:e>
        </m:acc>
      </m:oMath>
      <w:del w:id="14" w:author="PR Preview" w:date="2026-01-01T00:00:00Z">
        <w:r>
          <w:delText xml:space="preserve"> </w:delText>
        </w:r>
      </w:del>
      <w:del w:id="15" w:author="PR Preview" w:date="2026-01-01T00:00:00Z">
        <w:r>
          <w:delText xml:space="preserve">of the same length,</w:delText>
        </w:r>
      </w:del>
      <w:del w:id="16" w:author="PR Preview" w:date="2026-01-01T00:00:00Z">
        <w:r>
          <w:delText xml:space="preserve"> </w:delText>
        </w:r>
      </w:del>
      <w:del w:id="17" w:author="PR Preview" w:date="2026-01-01T00:00:00Z">
        <w:r>
          <w:delText xml:space="preserve">so</w:delText>
        </w:r>
      </w:del>
      <w:del w:id="18" w:author="PR Preview" w:date="2026-01-01T00:00:00Z">
        <w:r>
          <w:delText xml:space="preserve"> </w:delText>
        </w:r>
      </w:del>
      <m:oMath>
        <m:acc>
          <m:accPr>
            <m:chr m:val="̃"/>
          </m:accPr>
          <m:e>
            <m:r>
              <m:t>0</m:t>
            </m:r>
          </m:e>
        </m:acc>
      </m:oMath>
      <w:del w:id="19" w:author="PR Preview" w:date="2026-01-01T00:00:00Z">
        <w:r>
          <w:delText xml:space="preserve"> </w:delText>
        </w:r>
      </w:del>
      <w:del w:id="20" w:author="PR Preview" w:date="2026-01-01T00:00:00Z">
        <w:r>
          <w:delText xml:space="preserve">is the</w:delText>
        </w:r>
      </w:del>
      <w:del w:id="21" w:author="PR Preview" w:date="2026-01-01T00:00:00Z">
        <w:r>
          <w:delText xml:space="preserve"> </w:delText>
        </w:r>
      </w:del>
      <w:hyperlink r:id="rId36">
        <w:del w:id="22" w:author="PR Preview" w:date="2026-01-01T00:00:00Z">
          <w:r>
            <w:rPr>
              <w:rStyle w:val="Hyperlink"/>
            </w:rPr>
            <w:delText xml:space="preserve">identity element</w:delText>
          </w:r>
        </w:del>
      </w:hyperlink>
      <w:del w:id="23" w:author="PR Preview" w:date="2026-01-01T00:00:00Z">
        <w:r>
          <w:delText xml:space="preserve"> </w:delText>
        </w:r>
      </w:del>
      <w:del w:id="24" w:author="PR Preview" w:date="2026-01-01T00:00:00Z">
        <w:r>
          <w:delText xml:space="preserve">for vector addition.</w:delText>
        </w:r>
      </w:del>
      <w:del w:id="25" w:author="PR Preview" w:date="2026-01-01T00:00:00Z">
        <w:r>
          <w:delText xml:space="preserve"> </w:delText>
        </w:r>
      </w:del>
      <w:del w:id="26" w:author="PR Preview" w:date="2026-01-01T00:00:00Z">
        <w:r>
          <w:delText xml:space="preserve">For example,</w:delText>
        </w:r>
      </w:del>
      <w:del w:id="27" w:author="PR Preview" w:date="2026-01-01T00:00:00Z">
        <w:r>
          <w:delText xml:space="preserve"> </w:delText>
        </w:r>
      </w:del>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del w:id="28" w:author="PR Preview" w:date="2026-01-01T00:00:00Z">
        <w:r>
          <w:delText xml:space="preserve">.</w:delText>
        </w:r>
      </w:del>
    </w:p>
    <w:p>
      <w:pPr>
        <w:pStyle w:val="FirstParagraph"/>
      </w:pPr>
      <w:ins w:id="29" w:author="PR Preview" w:date="2026-01-01T00:00:00Z">
        <w:r>
          <w:rPr>
            <w:i/>
            <w:iCs/>
          </w:rPr>
          <w:t xml:space="preserve">Remark 4</w:t>
        </w:r>
      </w:ins>
      <w:ins w:id="30" w:author="PR Preview" w:date="2026-01-01T00:00:00Z">
        <w:r>
          <w:t xml:space="preserve"> (The zero vector is the additive identity). </w:t>
        </w:r>
      </w:ins>
      <w:ins w:id="31" w:author="PR Preview" w:date="2026-01-01T00:00:00Z">
        <w:r>
          <w:t xml:space="preserve">Adding the zero vector to a vector leaves it unchanged</w:t>
        </w:r>
      </w:ins>
      <w:ins w:id="32" w:author="PR Preview" w:date="2026-01-01T00:00:00Z">
        <w:r>
          <w:t xml:space="preserve"> </w:t>
        </w:r>
      </w:ins>
      <w:ins w:id="33" w:author="PR Preview" w:date="2026-01-01T00:00:00Z">
        <w:r>
          <w:t xml:space="preserve">(</w:t>
        </w:r>
      </w:ins>
      <w:hyperlink w:anchor="def-vector-addition">
        <w:ins w:id="34" w:author="PR Preview" w:date="2026-01-01T00:00:00Z">
          <w:r>
            <w:rPr>
              <w:rStyle w:val="Hyperlink"/>
            </w:rPr>
            <w:t xml:space="preserve">Definition 6</w:t>
          </w:r>
        </w:ins>
      </w:hyperlink>
      <w:ins w:id="35" w:author="PR Preview" w:date="2026-01-01T00:00:00Z">
        <w:r>
          <w:t xml:space="preserve">):</w:t>
        </w:r>
      </w:ins>
      <w:ins w:id="36" w:author="PR Preview" w:date="2026-01-01T00:00:00Z">
        <w:r>
          <w:t xml:space="preserve"> </w:t>
        </w:r>
      </w:ins>
      <m:oMath>
        <m:acc>
          <m:accPr>
            <m:chr m:val="̃"/>
          </m:accPr>
          <m:e>
            <m:r>
              <m:t>x</m:t>
            </m:r>
          </m:e>
        </m:acc>
        <m:r>
          <m:rPr>
            <m:sty m:val="p"/>
          </m:rPr>
          <m:t>+</m:t>
        </m:r>
        <m:acc>
          <m:accPr>
            <m:chr m:val="̃"/>
          </m:accPr>
          <m:e>
            <m:r>
              <m:t>0</m:t>
            </m:r>
          </m:e>
        </m:acc>
        <m:r>
          <m:rPr>
            <m:sty m:val="p"/>
          </m:rPr>
          <m:t>=</m:t>
        </m:r>
        <m:acc>
          <m:accPr>
            <m:chr m:val="̃"/>
          </m:accPr>
          <m:e>
            <m:r>
              <m:t>x</m:t>
            </m:r>
          </m:e>
        </m:acc>
      </m:oMath>
      <w:ins w:id="37" w:author="PR Preview" w:date="2026-01-01T00:00:00Z">
        <w:r>
          <w:t xml:space="preserve"> </w:t>
        </w:r>
      </w:ins>
      <w:ins w:id="38" w:author="PR Preview" w:date="2026-01-01T00:00:00Z">
        <w:r>
          <w:t xml:space="preserve">for any vector</w:t>
        </w:r>
      </w:ins>
      <w:ins w:id="39" w:author="PR Preview" w:date="2026-01-01T00:00:00Z">
        <w:r>
          <w:t xml:space="preserve"> </w:t>
        </w:r>
      </w:ins>
      <m:oMath>
        <m:acc>
          <m:accPr>
            <m:chr m:val="̃"/>
          </m:accPr>
          <m:e>
            <m:r>
              <m:t>x</m:t>
            </m:r>
          </m:e>
        </m:acc>
      </m:oMath>
      <w:ins w:id="40" w:author="PR Preview" w:date="2026-01-01T00:00:00Z">
        <w:r>
          <w:t xml:space="preserve"> </w:t>
        </w:r>
      </w:ins>
      <w:ins w:id="41" w:author="PR Preview" w:date="2026-01-01T00:00:00Z">
        <w:r>
          <w:t xml:space="preserve">of the same length,</w:t>
        </w:r>
      </w:ins>
      <w:ins w:id="42" w:author="PR Preview" w:date="2026-01-01T00:00:00Z">
        <w:r>
          <w:t xml:space="preserve"> </w:t>
        </w:r>
      </w:ins>
      <w:ins w:id="43" w:author="PR Preview" w:date="2026-01-01T00:00:00Z">
        <w:r>
          <w:t xml:space="preserve">so</w:t>
        </w:r>
      </w:ins>
      <w:ins w:id="44" w:author="PR Preview" w:date="2026-01-01T00:00:00Z">
        <w:r>
          <w:t xml:space="preserve"> </w:t>
        </w:r>
      </w:ins>
      <m:oMath>
        <m:acc>
          <m:accPr>
            <m:chr m:val="̃"/>
          </m:accPr>
          <m:e>
            <m:r>
              <m:t>0</m:t>
            </m:r>
          </m:e>
        </m:acc>
      </m:oMath>
      <w:ins w:id="45" w:author="PR Preview" w:date="2026-01-01T00:00:00Z">
        <w:r>
          <w:t xml:space="preserve"> </w:t>
        </w:r>
      </w:ins>
      <w:ins w:id="46" w:author="PR Preview" w:date="2026-01-01T00:00:00Z">
        <w:r>
          <w:t xml:space="preserve">is the</w:t>
        </w:r>
      </w:ins>
      <w:ins w:id="47" w:author="PR Preview" w:date="2026-01-01T00:00:00Z">
        <w:r>
          <w:t xml:space="preserve"> </w:t>
        </w:r>
      </w:ins>
      <w:hyperlink r:id="rId36">
        <w:ins w:id="48" w:author="PR Preview" w:date="2026-01-01T00:00:00Z">
          <w:r>
            <w:rPr>
              <w:rStyle w:val="Hyperlink"/>
            </w:rPr>
            <w:t xml:space="preserve">identity element</w:t>
          </w:r>
        </w:ins>
      </w:hyperlink>
      <w:ins w:id="49" w:author="PR Preview" w:date="2026-01-01T00:00:00Z">
        <w:r>
          <w:t xml:space="preserve"> </w:t>
        </w:r>
      </w:ins>
      <w:ins w:id="50" w:author="PR Preview" w:date="2026-01-01T00:00:00Z">
        <w:r>
          <w:t xml:space="preserve">for vector addition.</w:t>
        </w:r>
      </w:ins>
      <w:ins w:id="51" w:author="PR Preview" w:date="2026-01-01T00:00:00Z">
        <w:r>
          <w:t xml:space="preserve"> </w:t>
        </w:r>
      </w:ins>
      <w:ins w:id="52" w:author="PR Preview" w:date="2026-01-01T00:00:00Z">
        <w:r>
          <w:t xml:space="preserve">For example,</w:t>
        </w:r>
      </w:ins>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del w:id="53" w:author="PR Preview" w:date="2026-01-01T00:00:00Z">
        <w:r>
          <w:rPr>
            <w:i/>
            <w:iCs/>
          </w:rPr>
          <w:delText xml:space="preserve">Remark 5</w:delText>
        </w:r>
      </w:del>
      <w:del w:id="54" w:author="PR Preview" w:date="2026-01-01T00:00:00Z">
        <w:r>
          <w:delText xml:space="preserve"> (The ones vector sums the entries). </w:delText>
        </w:r>
      </w:del>
      <w:del w:id="55" w:author="PR Preview" w:date="2026-01-01T00:00:00Z">
        <w:r>
          <w:delText xml:space="preserve">The dot product (</w:delText>
        </w:r>
      </w:del>
      <w:hyperlink w:anchor="def-dot-product">
        <w:del w:id="56" w:author="PR Preview" w:date="2026-01-01T00:00:00Z">
          <w:r>
            <w:rPr>
              <w:rStyle w:val="Hyperlink"/>
            </w:rPr>
            <w:delText xml:space="preserve">Definition 7</w:delText>
          </w:r>
        </w:del>
      </w:hyperlink>
      <w:del w:id="57" w:author="PR Preview" w:date="2026-01-01T00:00:00Z">
        <w:r>
          <w:delText xml:space="preserve">) of</w:delText>
        </w:r>
      </w:del>
      <w:del w:id="58" w:author="PR Preview" w:date="2026-01-01T00:00:00Z">
        <w:r>
          <w:delText xml:space="preserve"> </w:delText>
        </w:r>
      </w:del>
      <m:oMath>
        <m:acc>
          <m:accPr>
            <m:chr m:val="̃"/>
          </m:accPr>
          <m:e>
            <m:r>
              <m:t>1</m:t>
            </m:r>
          </m:e>
        </m:acc>
      </m:oMath>
      <w:del w:id="59" w:author="PR Preview" w:date="2026-01-01T00:00:00Z">
        <w:r>
          <w:delText xml:space="preserve"> </w:delText>
        </w:r>
      </w:del>
      <w:del w:id="60" w:author="PR Preview" w:date="2026-01-01T00:00:00Z">
        <w:r>
          <w:delText xml:space="preserve">with</w:delText>
        </w:r>
      </w:del>
      <w:del w:id="61" w:author="PR Preview" w:date="2026-01-01T00:00:00Z">
        <w:r>
          <w:delText xml:space="preserve"> </w:delText>
        </w:r>
      </w:del>
      <m:oMath>
        <m:acc>
          <m:accPr>
            <m:chr m:val="̃"/>
          </m:accPr>
          <m:e>
            <m:r>
              <m:t>x</m:t>
            </m:r>
          </m:e>
        </m:acc>
      </m:oMath>
      <w:del w:id="62" w:author="PR Preview" w:date="2026-01-01T00:00:00Z">
        <w:r>
          <w:delText xml:space="preserve"> </w:delText>
        </w:r>
      </w:del>
      <w:del w:id="63" w:author="PR Preview" w:date="2026-01-01T00:00:00Z">
        <w:r>
          <w:delText xml:space="preserve">is the sum of the entries of</w:delText>
        </w:r>
      </w:del>
      <w:del w:id="64" w:author="PR Preview" w:date="2026-01-01T00:00:00Z">
        <w:r>
          <w:delText xml:space="preserve"> </w:delText>
        </w:r>
      </w:del>
      <m:oMath>
        <m:acc>
          <m:accPr>
            <m:chr m:val="̃"/>
          </m:accPr>
          <m:e>
            <m:r>
              <m:t>x</m:t>
            </m:r>
          </m:e>
        </m:acc>
      </m:oMath>
      <w:del w:id="65" w:author="PR Preview" w:date="2026-01-01T00:00:00Z">
        <w:r>
          <w:delText xml:space="preserve">:</w:delText>
        </w:r>
      </w:del>
      <w:del w:id="66" w:author="PR Preview" w:date="2026-01-01T00:00:00Z">
        <w:r>
          <w:delText xml:space="preserve"> </w:delText>
        </w:r>
      </w:del>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del w:id="67" w:author="PR Preview" w:date="2026-01-01T00:00:00Z">
        <w:r>
          <w:delText xml:space="preserve">.</w:delText>
        </w:r>
      </w:del>
      <w:del w:id="68" w:author="PR Preview" w:date="2026-01-01T00:00:00Z">
        <w:r>
          <w:delText xml:space="preserve"> </w:delText>
        </w:r>
      </w:del>
      <w:del w:id="69" w:author="PR Preview" w:date="2026-01-01T00:00:00Z">
        <w:r>
          <w:delText xml:space="preserve">For example, for</w:delText>
        </w:r>
      </w:del>
      <w:del w:id="70" w:author="PR Preview" w:date="2026-01-01T00:00:00Z">
        <w:r>
          <w:delText xml:space="preserve"> </w:delText>
        </w:r>
      </w:del>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del w:id="71" w:author="PR Preview" w:date="2026-01-01T00:00:00Z">
        <w:r>
          <w:delText xml:space="preserve">,</w:delText>
        </w:r>
      </w:del>
      <w:del w:id="72" w:author="PR Preview" w:date="2026-01-01T00:00:00Z">
        <w:r>
          <w:delText xml:space="preserve"> </w:delText>
        </w:r>
      </w:del>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del w:id="73" w:author="PR Preview" w:date="2026-01-01T00:00:00Z">
        <w:r>
          <w:delText xml:space="preserve">,</w:delText>
        </w:r>
      </w:del>
      <w:del w:id="74" w:author="PR Preview" w:date="2026-01-01T00:00:00Z">
        <w:r>
          <w:delText xml:space="preserve"> </w:delText>
        </w:r>
      </w:del>
      <w:del w:id="75" w:author="PR Preview" w:date="2026-01-01T00:00:00Z">
        <w:r>
          <w:delText xml:space="preserve">and dividing by the length</w:delText>
        </w:r>
      </w:del>
      <w:del w:id="76" w:author="PR Preview" w:date="2026-01-01T00:00:00Z">
        <w:r>
          <w:delText xml:space="preserve"> </w:delText>
        </w:r>
      </w:del>
      <m:oMath>
        <m:r>
          <m:t>p</m:t>
        </m:r>
        <m:r>
          <m:rPr>
            <m:sty m:val="p"/>
          </m:rPr>
          <m:t>=</m:t>
        </m:r>
        <m:r>
          <m:t>3</m:t>
        </m:r>
      </m:oMath>
      <w:del w:id="77" w:author="PR Preview" w:date="2026-01-01T00:00:00Z">
        <w:r>
          <w:delText xml:space="preserve"> </w:delText>
        </w:r>
      </w:del>
      <w:del w:id="78" w:author="PR Preview" w:date="2026-01-01T00:00:00Z">
        <w:r>
          <w:delText xml:space="preserve">gives the</w:delText>
        </w:r>
      </w:del>
      <w:del w:id="79" w:author="PR Preview" w:date="2026-01-01T00:00:00Z">
        <w:r>
          <w:delText xml:space="preserve"> </w:delText>
        </w:r>
      </w:del>
      <w:hyperlink w:anchor="def-mean">
        <w:del w:id="80" w:author="PR Preview" w:date="2026-01-01T00:00:00Z">
          <w:r>
            <w:rPr>
              <w:rStyle w:val="Hyperlink"/>
            </w:rPr>
            <w:delText xml:space="preserve">mean</w:delText>
          </w:r>
        </w:del>
      </w:hyperlink>
      <w:del w:id="81" w:author="PR Preview" w:date="2026-01-01T00:00:00Z">
        <w:r>
          <w:delText xml:space="preserve"> </w:delText>
        </w:r>
      </w:del>
      <w:del w:id="82" w:author="PR Preview" w:date="2026-01-01T00:00:00Z">
        <w:r>
          <w:delText xml:space="preserve">of the entries,</w:delText>
        </w:r>
      </w:del>
      <w:del w:id="83" w:author="PR Preview" w:date="2026-01-01T00:00:00Z">
        <w:r>
          <w:delText xml:space="preserve"> </w:delText>
        </w:r>
      </w:del>
      <m:oMath>
        <m:r>
          <m:t>6</m:t>
        </m:r>
        <m:r>
          <m:rPr>
            <m:sty m:val="p"/>
          </m:rPr>
          <m:t>/</m:t>
        </m:r>
        <m:r>
          <m:t>3</m:t>
        </m:r>
        <m:r>
          <m:rPr>
            <m:sty m:val="p"/>
          </m:rPr>
          <m:t>=</m:t>
        </m:r>
        <m:r>
          <m:t>2</m:t>
        </m:r>
      </m:oMath>
      <w:del w:id="84" w:author="PR Preview" w:date="2026-01-01T00:00:00Z">
        <w:r>
          <w:delText xml:space="preserve">.</w:delText>
        </w:r>
      </w:del>
    </w:p>
    <w:p>
      <w:pPr>
        <w:pStyle w:val="FirstParagraph"/>
      </w:pPr>
      <w:ins w:id="85" w:author="PR Preview" w:date="2026-01-01T00:00:00Z">
        <w:r>
          <w:rPr>
            <w:i/>
            <w:iCs/>
          </w:rPr>
          <w:t xml:space="preserve">Remark 5</w:t>
        </w:r>
      </w:ins>
      <w:ins w:id="86" w:author="PR Preview" w:date="2026-01-01T00:00:00Z">
        <w:r>
          <w:t xml:space="preserve"> (The ones vector sums the entries). </w:t>
        </w:r>
      </w:ins>
      <w:ins w:id="87" w:author="PR Preview" w:date="2026-01-01T00:00:00Z">
        <w:r>
          <w:t xml:space="preserve">The dot product (2) of</w:t>
        </w:r>
      </w:ins>
      <w:ins w:id="88" w:author="PR Preview" w:date="2026-01-01T00:00:00Z">
        <w:r>
          <w:t xml:space="preserve"> </w:t>
        </w:r>
      </w:ins>
      <m:oMath>
        <m:acc>
          <m:accPr>
            <m:chr m:val="̃"/>
          </m:accPr>
          <m:e>
            <m:r>
              <m:t>1</m:t>
            </m:r>
          </m:e>
        </m:acc>
      </m:oMath>
      <w:ins w:id="89" w:author="PR Preview" w:date="2026-01-01T00:00:00Z">
        <w:r>
          <w:t xml:space="preserve"> </w:t>
        </w:r>
      </w:ins>
      <w:ins w:id="90" w:author="PR Preview" w:date="2026-01-01T00:00:00Z">
        <w:r>
          <w:t xml:space="preserve">with</w:t>
        </w:r>
      </w:ins>
      <w:ins w:id="91" w:author="PR Preview" w:date="2026-01-01T00:00:00Z">
        <w:r>
          <w:t xml:space="preserve"> </w:t>
        </w:r>
      </w:ins>
      <m:oMath>
        <m:acc>
          <m:accPr>
            <m:chr m:val="̃"/>
          </m:accPr>
          <m:e>
            <m:r>
              <m:t>x</m:t>
            </m:r>
          </m:e>
        </m:acc>
      </m:oMath>
      <w:ins w:id="92" w:author="PR Preview" w:date="2026-01-01T00:00:00Z">
        <w:r>
          <w:t xml:space="preserve"> </w:t>
        </w:r>
      </w:ins>
      <w:ins w:id="93" w:author="PR Preview" w:date="2026-01-01T00:00:00Z">
        <w:r>
          <w:t xml:space="preserve">is the sum of the entries of</w:t>
        </w:r>
      </w:ins>
      <w:ins w:id="94" w:author="PR Preview" w:date="2026-01-01T00:00:00Z">
        <w:r>
          <w:t xml:space="preserve"> </w:t>
        </w:r>
      </w:ins>
      <m:oMath>
        <m:acc>
          <m:accPr>
            <m:chr m:val="̃"/>
          </m:accPr>
          <m:e>
            <m:r>
              <m:t>x</m:t>
            </m:r>
          </m:e>
        </m:acc>
      </m:oMath>
      <w:ins w:id="95" w:author="PR Preview" w:date="2026-01-01T00:00:00Z">
        <w:r>
          <w:t xml:space="preserve">:</w:t>
        </w:r>
      </w:ins>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ins w:id="96" w:author="PR Preview" w:date="2026-01-01T00:00:00Z">
        <w:r>
          <w:t xml:space="preserve">For example, for</w:t>
        </w:r>
      </w:ins>
      <w:ins w:id="97" w:author="PR Preview" w:date="2026-01-01T00:00:00Z">
        <w:r>
          <w:t xml:space="preserve"> </w:t>
        </w:r>
      </w:ins>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ins w:id="98" w:author="PR Preview" w:date="2026-01-01T00:00:00Z">
        <w:r>
          <w:t xml:space="preserve">,</w:t>
        </w:r>
      </w:ins>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ins w:id="99" w:author="PR Preview" w:date="2026-01-01T00:00:00Z">
        <w:r>
          <w:t xml:space="preserve">and dividing by the length</w:t>
        </w:r>
      </w:ins>
      <w:ins w:id="100" w:author="PR Preview" w:date="2026-01-01T00:00:00Z">
        <w:r>
          <w:t xml:space="preserve"> </w:t>
        </w:r>
      </w:ins>
      <m:oMath>
        <m:r>
          <m:t>p</m:t>
        </m:r>
        <m:r>
          <m:rPr>
            <m:sty m:val="p"/>
          </m:rPr>
          <m:t>=</m:t>
        </m:r>
        <m:r>
          <m:t>3</m:t>
        </m:r>
      </m:oMath>
      <w:ins w:id="101" w:author="PR Preview" w:date="2026-01-01T00:00:00Z">
        <w:r>
          <w:t xml:space="preserve"> </w:t>
        </w:r>
      </w:ins>
      <w:ins w:id="102" w:author="PR Preview" w:date="2026-01-01T00:00:00Z">
        <w:r>
          <w:t xml:space="preserve">gives the</w:t>
        </w:r>
      </w:ins>
      <w:ins w:id="103" w:author="PR Preview" w:date="2026-01-01T00:00:00Z">
        <w:r>
          <w:t xml:space="preserve"> </w:t>
        </w:r>
      </w:ins>
      <w:hyperlink w:anchor="def-mean">
        <w:ins w:id="104" w:author="PR Preview" w:date="2026-01-01T00:00:00Z">
          <w:r>
            <w:rPr>
              <w:rStyle w:val="Hyperlink"/>
            </w:rPr>
            <w:t xml:space="preserve">mean</w:t>
          </w:r>
        </w:ins>
      </w:hyperlink>
      <w:ins w:id="105" w:author="PR Preview" w:date="2026-01-01T00:00:00Z">
        <w:r>
          <w:t xml:space="preserve"> </w:t>
        </w:r>
      </w:ins>
      <w:ins w:id="106" w:author="PR Preview" w:date="2026-01-01T00:00:00Z">
        <w:r>
          <w:t xml:space="preserve">of the entries,</w:t>
        </w:r>
      </w:ins>
      <w:ins w:id="107" w:author="PR Preview" w:date="2026-01-01T00:00:00Z">
        <w:r>
          <w:t xml:space="preserve"> </w:t>
        </w:r>
      </w:ins>
      <m:oMath>
        <m:r>
          <m:t>6</m:t>
        </m:r>
        <m:r>
          <m:rPr>
            <m:sty m:val="p"/>
          </m:rPr>
          <m:t>/</m:t>
        </m:r>
        <m:r>
          <m:t>3</m:t>
        </m:r>
        <m:r>
          <m:rPr>
            <m:sty m:val="p"/>
          </m:rPr>
          <m:t>=</m:t>
        </m:r>
        <m:r>
          <m:t>2</m:t>
        </m:r>
      </m:oMath>
      <w:ins w:id="108" w:author="PR Preview" w:date="2026-01-01T00:00:00Z">
        <w:r>
          <w:t xml:space="preserve">.</w:t>
        </w:r>
      </w:ins>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del w:id="109" w:author="PR Preview" w:date="2026-01-01T00:00:00Z">
        <w:r>
          <w:rPr>
            <w:b/>
            <w:bCs/>
          </w:rPr>
          <w:delText xml:space="preserve">Definition 13 (Orthogonal vectors)</w:delText>
        </w:r>
      </w:del>
      <w:del w:id="110" w:author="PR Preview" w:date="2026-01-01T00:00:00Z">
        <w:r>
          <w:delText xml:space="preserve"> </w:delText>
        </w:r>
      </w:del>
      <w:del w:id="111" w:author="PR Preview" w:date="2026-01-01T00:00:00Z">
        <w:r>
          <w:delText xml:space="preserve">Two vectors</w:delText>
        </w:r>
      </w:del>
      <w:del w:id="112" w:author="PR Preview" w:date="2026-01-01T00:00:00Z">
        <w:r>
          <w:delText xml:space="preserve"> </w:delText>
        </w:r>
      </w:del>
      <m:oMath>
        <m:acc>
          <m:accPr>
            <m:chr m:val="̃"/>
          </m:accPr>
          <m:e>
            <m:r>
              <m:t>x</m:t>
            </m:r>
          </m:e>
        </m:acc>
      </m:oMath>
      <w:del w:id="113" w:author="PR Preview" w:date="2026-01-01T00:00:00Z">
        <w:r>
          <w:delText xml:space="preserve"> </w:delText>
        </w:r>
      </w:del>
      <w:del w:id="114" w:author="PR Preview" w:date="2026-01-01T00:00:00Z">
        <w:r>
          <w:delText xml:space="preserve">and</w:delText>
        </w:r>
      </w:del>
      <w:del w:id="115" w:author="PR Preview" w:date="2026-01-01T00:00:00Z">
        <w:r>
          <w:delText xml:space="preserve"> </w:delText>
        </w:r>
      </w:del>
      <m:oMath>
        <m:acc>
          <m:accPr>
            <m:chr m:val="̃"/>
          </m:accPr>
          <m:e>
            <m:r>
              <m:t>y</m:t>
            </m:r>
          </m:e>
        </m:acc>
      </m:oMath>
      <w:del w:id="116" w:author="PR Preview" w:date="2026-01-01T00:00:00Z">
        <w:r>
          <w:delText xml:space="preserve"> </w:delText>
        </w:r>
      </w:del>
      <w:del w:id="117" w:author="PR Preview" w:date="2026-01-01T00:00:00Z">
        <w:r>
          <w:delText xml:space="preserve">of the same length are</w:delText>
        </w:r>
      </w:del>
      <w:del w:id="118" w:author="PR Preview" w:date="2026-01-01T00:00:00Z">
        <w:r>
          <w:delText xml:space="preserve"> </w:delText>
        </w:r>
      </w:del>
      <w:del w:id="119" w:author="PR Preview" w:date="2026-01-01T00:00:00Z">
        <w:r>
          <w:rPr>
            <w:b/>
            <w:bCs/>
          </w:rPr>
          <w:delText xml:space="preserve">orthogonal</w:delText>
        </w:r>
      </w:del>
      <w:del w:id="120" w:author="PR Preview" w:date="2026-01-01T00:00:00Z">
        <w:r>
          <w:delText xml:space="preserve"> </w:delText>
        </w:r>
      </w:del>
      <w:del w:id="121" w:author="PR Preview" w:date="2026-01-01T00:00:00Z">
        <w:r>
          <w:delText xml:space="preserve">(written</w:delText>
        </w:r>
      </w:del>
      <w:del w:id="122" w:author="PR Preview" w:date="2026-01-01T00:00:00Z">
        <w:r>
          <w:delText xml:space="preserve"> </w:delText>
        </w:r>
      </w:del>
      <m:oMath>
        <m:acc>
          <m:accPr>
            <m:chr m:val="̃"/>
          </m:accPr>
          <m:e>
            <m:r>
              <m:t>x</m:t>
            </m:r>
          </m:e>
        </m:acc>
        <m:r>
          <m:rPr>
            <m:sty m:val="p"/>
          </m:rPr>
          <m:t>⟂</m:t>
        </m:r>
        <m:acc>
          <m:accPr>
            <m:chr m:val="̃"/>
          </m:accPr>
          <m:e>
            <m:r>
              <m:t>y</m:t>
            </m:r>
          </m:e>
        </m:acc>
      </m:oMath>
      <w:del w:id="123" w:author="PR Preview" w:date="2026-01-01T00:00:00Z">
        <w:r>
          <w:delText xml:space="preserve">) if their dot product (</w:delText>
        </w:r>
      </w:del>
      <w:hyperlink w:anchor="def-dot-product">
        <w:del w:id="124" w:author="PR Preview" w:date="2026-01-01T00:00:00Z">
          <w:r>
            <w:rPr>
              <w:rStyle w:val="Hyperlink"/>
            </w:rPr>
            <w:delText xml:space="preserve">Definition 7</w:delText>
          </w:r>
        </w:del>
      </w:hyperlink>
      <w:del w:id="125" w:author="PR Preview" w:date="2026-01-01T00:00:00Z">
        <w:r>
          <w:delText xml:space="preserve">) is zero:</w:delText>
        </w:r>
      </w:del>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p>
      <w:pPr>
        <w:pStyle w:val="FirstParagraph"/>
      </w:pPr>
      <w:del w:id="126" w:author="PR Preview" w:date="2026-01-01T00:00:00Z">
        <w:r>
          <w:rPr>
            <w:i/>
            <w:iCs/>
          </w:rPr>
          <w:delText xml:space="preserve">Remark 7</w:delText>
        </w:r>
      </w:del>
      <w:del w:id="127" w:author="PR Preview" w:date="2026-01-01T00:00:00Z">
        <w:r>
          <w:delText xml:space="preserve"> (Orthogonal means perpendicular). </w:delText>
        </w:r>
      </w:del>
      <w:del w:id="128" w:author="PR Preview" w:date="2026-01-01T00:00:00Z">
        <w:r>
          <w:delText xml:space="preserve">Orthogonality extends the geometric idea of perpendicular lines</w:delText>
        </w:r>
      </w:del>
      <w:del w:id="129" w:author="PR Preview" w:date="2026-01-01T00:00:00Z">
        <w:r>
          <w:delText xml:space="preserve"> </w:delText>
        </w:r>
      </w:del>
      <w:del w:id="130" w:author="PR Preview" w:date="2026-01-01T00:00:00Z">
        <w:r>
          <w:delText xml:space="preserve">to vectors with any number of entries.</w:delText>
        </w:r>
      </w:del>
      <w:del w:id="131" w:author="PR Preview" w:date="2026-01-01T00:00:00Z">
        <w:r>
          <w:delText xml:space="preserve"> </w:delText>
        </w:r>
      </w:del>
      <w:del w:id="132" w:author="PR Preview" w:date="2026-01-01T00:00:00Z">
        <w:r>
          <w:delText xml:space="preserve">In the plane,</w:delText>
        </w:r>
      </w:del>
      <w:del w:id="133" w:author="PR Preview" w:date="2026-01-01T00:00:00Z">
        <w:r>
          <w:delText xml:space="preserve"> </w:delText>
        </w:r>
      </w:del>
      <m:oMath>
        <m:r>
          <m:rPr>
            <m:sty m:val="p"/>
          </m:rPr>
          <m:t>(</m:t>
        </m:r>
        <m:r>
          <m:t>1</m:t>
        </m:r>
        <m:r>
          <m:rPr>
            <m:sty m:val="p"/>
          </m:rPr>
          <m:t>,</m:t>
        </m:r>
        <m:r>
          <m:t>2</m:t>
        </m:r>
        <m:r>
          <m:rPr>
            <m:sty m:val="p"/>
          </m:rPr>
          <m:t>)</m:t>
        </m:r>
      </m:oMath>
      <w:del w:id="134" w:author="PR Preview" w:date="2026-01-01T00:00:00Z">
        <w:r>
          <w:delText xml:space="preserve"> </w:delText>
        </w:r>
      </w:del>
      <w:del w:id="135" w:author="PR Preview" w:date="2026-01-01T00:00:00Z">
        <w:r>
          <w:delText xml:space="preserve">and</w:delText>
        </w:r>
      </w:del>
      <w:del w:id="136" w:author="PR Preview" w:date="2026-01-01T00:00:00Z">
        <w:r>
          <w:delText xml:space="preserve"> </w:delText>
        </w:r>
      </w:del>
      <m:oMath>
        <m:r>
          <m:rPr>
            <m:sty m:val="p"/>
          </m:rPr>
          <m:t>(</m:t>
        </m:r>
        <m:r>
          <m:rPr>
            <m:sty m:val="p"/>
          </m:rPr>
          <m:t>−</m:t>
        </m:r>
        <m:r>
          <m:t>2</m:t>
        </m:r>
        <m:r>
          <m:rPr>
            <m:sty m:val="p"/>
          </m:rPr>
          <m:t>,</m:t>
        </m:r>
        <m:r>
          <m:t>1</m:t>
        </m:r>
        <m:r>
          <m:rPr>
            <m:sty m:val="p"/>
          </m:rPr>
          <m:t>)</m:t>
        </m:r>
      </m:oMath>
      <w:del w:id="137" w:author="PR Preview" w:date="2026-01-01T00:00:00Z">
        <w:r>
          <w:delText xml:space="preserve"> </w:delText>
        </w:r>
      </w:del>
      <w:del w:id="138" w:author="PR Preview" w:date="2026-01-01T00:00:00Z">
        <w:r>
          <w:delText xml:space="preserve">are perpendicular,</w:delText>
        </w:r>
      </w:del>
      <w:del w:id="139" w:author="PR Preview" w:date="2026-01-01T00:00:00Z">
        <w:r>
          <w:delText xml:space="preserve"> </w:delText>
        </w:r>
      </w:del>
      <w:del w:id="140" w:author="PR Preview" w:date="2026-01-01T00:00:00Z">
        <w:r>
          <w:delText xml:space="preserve">and their dot product is</w:delText>
        </w:r>
      </w:del>
      <w:del w:id="141" w:author="PR Preview" w:date="2026-01-01T00:00:00Z">
        <w:r>
          <w:delText xml:space="preserve"> </w:delText>
        </w:r>
      </w:del>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del w:id="142" w:author="PR Preview" w:date="2026-01-01T00:00:00Z">
        <w:r>
          <w:delText xml:space="preserve">.</w:delText>
        </w:r>
      </w:del>
      <w:del w:id="143" w:author="PR Preview" w:date="2026-01-01T00:00:00Z">
        <w:r>
          <w:delText xml:space="preserve"> </w:delText>
        </w:r>
      </w:del>
      <w:del w:id="144" w:author="PR Preview" w:date="2026-01-01T00:00:00Z">
        <w:r>
          <w:delText xml:space="preserve">The same test works in</w:delText>
        </w:r>
      </w:del>
      <w:del w:id="145" w:author="PR Preview" w:date="2026-01-01T00:00:00Z">
        <w:r>
          <w:delText xml:space="preserve"> </w:delText>
        </w:r>
      </w:del>
      <m:oMath>
        <m:sSup>
          <m:e>
            <m:r>
              <m:rPr>
                <m:scr m:val="double-struck"/>
                <m:sty m:val="p"/>
              </m:rPr>
              <m:t>R</m:t>
            </m:r>
          </m:e>
          <m:sup>
            <m:r>
              <m:t>3</m:t>
            </m:r>
          </m:sup>
        </m:sSup>
      </m:oMath>
      <w:del w:id="146" w:author="PR Preview" w:date="2026-01-01T00:00:00Z">
        <w:r>
          <w:delText xml:space="preserve">, where pictures are harder to draw:</w:delText>
        </w:r>
      </w:del>
      <w:del w:id="147"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del w:id="148" w:author="PR Preview" w:date="2026-01-01T00:00:00Z">
        <w:r>
          <w:delText xml:space="preserve">,</w:delText>
        </w:r>
      </w:del>
      <w:del w:id="149" w:author="PR Preview" w:date="2026-01-01T00:00:00Z">
        <w:r>
          <w:delText xml:space="preserve"> </w:delText>
        </w:r>
      </w:del>
      <w:del w:id="150" w:author="PR Preview" w:date="2026-01-01T00:00:00Z">
        <w:r>
          <w:delText xml:space="preserve">so</w:delText>
        </w:r>
      </w:del>
      <w:del w:id="151"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del w:id="152" w:author="PR Preview" w:date="2026-01-01T00:00:00Z">
        <w:r>
          <w:delText xml:space="preserve">.</w:delText>
        </w:r>
      </w:del>
    </w:p>
    <w:p>
      <w:pPr>
        <w:pStyle w:val="BodyText"/>
      </w:pPr>
      <w:del w:id="153" w:author="PR Preview" w:date="2026-01-01T00:00:00Z">
        <w:r>
          <w:rPr>
            <w:b/>
            <w:bCs/>
          </w:rPr>
          <w:delText xml:space="preserve">Example 8 (Vectors that are not orthogonal)</w:delText>
        </w:r>
      </w:del>
      <w:del w:id="154" w:author="PR Preview" w:date="2026-01-01T00:00:00Z">
        <w:r>
          <w:delText xml:space="preserve"> </w:delText>
        </w:r>
      </w:del>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del w:id="155" w:author="PR Preview" w:date="2026-01-01T00:00:00Z">
        <w:r>
          <w:delText xml:space="preserve">,</w:delText>
        </w:r>
      </w:del>
      <w:del w:id="156" w:author="PR Preview" w:date="2026-01-01T00:00:00Z">
        <w:r>
          <w:delText xml:space="preserve"> </w:delText>
        </w:r>
      </w:del>
      <w:del w:id="157" w:author="PR Preview" w:date="2026-01-01T00:00:00Z">
        <w:r>
          <w:delText xml:space="preserve">so</w:delText>
        </w:r>
      </w:del>
      <w:del w:id="158" w:author="PR Preview" w:date="2026-01-01T00:00:00Z">
        <w:r>
          <w:delText xml:space="preserve"> </w:delText>
        </w:r>
      </w:del>
      <m:oMath>
        <m:r>
          <m:rPr>
            <m:sty m:val="p"/>
          </m:rPr>
          <m:t>(</m:t>
        </m:r>
        <m:r>
          <m:t>1</m:t>
        </m:r>
        <m:r>
          <m:rPr>
            <m:sty m:val="p"/>
          </m:rPr>
          <m:t>,</m:t>
        </m:r>
        <m:r>
          <m:t>2</m:t>
        </m:r>
        <m:r>
          <m:rPr>
            <m:sty m:val="p"/>
          </m:rPr>
          <m:t>)</m:t>
        </m:r>
      </m:oMath>
      <w:del w:id="159" w:author="PR Preview" w:date="2026-01-01T00:00:00Z">
        <w:r>
          <w:delText xml:space="preserve"> </w:delText>
        </w:r>
      </w:del>
      <w:del w:id="160" w:author="PR Preview" w:date="2026-01-01T00:00:00Z">
        <w:r>
          <w:delText xml:space="preserve">and</w:delText>
        </w:r>
      </w:del>
      <w:del w:id="161" w:author="PR Preview" w:date="2026-01-01T00:00:00Z">
        <w:r>
          <w:delText xml:space="preserve"> </w:delText>
        </w:r>
      </w:del>
      <m:oMath>
        <m:r>
          <m:rPr>
            <m:sty m:val="p"/>
          </m:rPr>
          <m:t>(</m:t>
        </m:r>
        <m:r>
          <m:t>1</m:t>
        </m:r>
        <m:r>
          <m:rPr>
            <m:sty m:val="p"/>
          </m:rPr>
          <m:t>,</m:t>
        </m:r>
        <m:r>
          <m:t>1</m:t>
        </m:r>
        <m:r>
          <m:rPr>
            <m:sty m:val="p"/>
          </m:rPr>
          <m:t>)</m:t>
        </m:r>
      </m:oMath>
      <w:del w:id="162" w:author="PR Preview" w:date="2026-01-01T00:00:00Z">
        <w:r>
          <w:delText xml:space="preserve"> </w:delText>
        </w:r>
      </w:del>
      <w:del w:id="163" w:author="PR Preview" w:date="2026-01-01T00:00:00Z">
        <w:r>
          <w:delText xml:space="preserve">are not orthogonal.</w:delText>
        </w:r>
      </w:del>
    </w:p>
    <w:p>
      <w:pPr>
        <w:pStyle w:val="FirstParagraph"/>
      </w:pPr>
      <w:ins w:id="164" w:author="PR Preview" w:date="2026-01-01T00:00:00Z">
        <w:r>
          <w:rPr>
            <w:b/>
            <w:bCs/>
          </w:rPr>
          <w:t xml:space="preserve">Definition 13 (Orthogonal vectors)</w:t>
        </w:r>
      </w:ins>
      <w:ins w:id="165" w:author="PR Preview" w:date="2026-01-01T00:00:00Z">
        <w:r>
          <w:t xml:space="preserve"> </w:t>
        </w:r>
      </w:ins>
      <w:ins w:id="166" w:author="PR Preview" w:date="2026-01-01T00:00:00Z">
        <w:r>
          <w:t xml:space="preserve">Two vectors</w:t>
        </w:r>
      </w:ins>
      <w:ins w:id="167" w:author="PR Preview" w:date="2026-01-01T00:00:00Z">
        <w:r>
          <w:t xml:space="preserve"> </w:t>
        </w:r>
      </w:ins>
      <m:oMath>
        <m:acc>
          <m:accPr>
            <m:chr m:val="̃"/>
          </m:accPr>
          <m:e>
            <m:r>
              <m:t>x</m:t>
            </m:r>
          </m:e>
        </m:acc>
      </m:oMath>
      <w:ins w:id="168" w:author="PR Preview" w:date="2026-01-01T00:00:00Z">
        <w:r>
          <w:t xml:space="preserve"> </w:t>
        </w:r>
      </w:ins>
      <w:ins w:id="169" w:author="PR Preview" w:date="2026-01-01T00:00:00Z">
        <w:r>
          <w:t xml:space="preserve">and</w:t>
        </w:r>
      </w:ins>
      <w:ins w:id="170" w:author="PR Preview" w:date="2026-01-01T00:00:00Z">
        <w:r>
          <w:t xml:space="preserve"> </w:t>
        </w:r>
      </w:ins>
      <m:oMath>
        <m:acc>
          <m:accPr>
            <m:chr m:val="̃"/>
          </m:accPr>
          <m:e>
            <m:r>
              <m:t>y</m:t>
            </m:r>
          </m:e>
        </m:acc>
      </m:oMath>
      <w:ins w:id="171" w:author="PR Preview" w:date="2026-01-01T00:00:00Z">
        <w:r>
          <w:t xml:space="preserve"> </w:t>
        </w:r>
      </w:ins>
      <w:ins w:id="172" w:author="PR Preview" w:date="2026-01-01T00:00:00Z">
        <w:r>
          <w:t xml:space="preserve">of the same length are</w:t>
        </w:r>
      </w:ins>
      <w:ins w:id="173" w:author="PR Preview" w:date="2026-01-01T00:00:00Z">
        <w:r>
          <w:t xml:space="preserve"> </w:t>
        </w:r>
      </w:ins>
      <w:ins w:id="174" w:author="PR Preview" w:date="2026-01-01T00:00:00Z">
        <w:r>
          <w:rPr>
            <w:b/>
            <w:bCs/>
          </w:rPr>
          <w:t xml:space="preserve">orthogonal</w:t>
        </w:r>
      </w:ins>
      <w:ins w:id="175" w:author="PR Preview" w:date="2026-01-01T00:00:00Z">
        <w:r>
          <w:t xml:space="preserve"> </w:t>
        </w:r>
      </w:ins>
      <w:ins w:id="176" w:author="PR Preview" w:date="2026-01-01T00:00:00Z">
        <w:r>
          <w:t xml:space="preserve">(written</w:t>
        </w:r>
      </w:ins>
      <w:ins w:id="177" w:author="PR Preview" w:date="2026-01-01T00:00:00Z">
        <w:r>
          <w:t xml:space="preserve"> </w:t>
        </w:r>
      </w:ins>
      <m:oMath>
        <m:acc>
          <m:accPr>
            <m:chr m:val="̃"/>
          </m:accPr>
          <m:e>
            <m:r>
              <m:t>x</m:t>
            </m:r>
          </m:e>
        </m:acc>
        <m:r>
          <m:rPr>
            <m:sty m:val="p"/>
          </m:rPr>
          <m:t>⟂</m:t>
        </m:r>
        <m:acc>
          <m:accPr>
            <m:chr m:val="̃"/>
          </m:accPr>
          <m:e>
            <m:r>
              <m:t>y</m:t>
            </m:r>
          </m:e>
        </m:acc>
      </m:oMath>
      <w:ins w:id="178" w:author="PR Preview" w:date="2026-01-01T00:00:00Z">
        <w:r>
          <w:t xml:space="preserve">) if their dot product (2) is zero:</w:t>
        </w:r>
      </w:ins>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ins w:id="179" w:author="PR Preview" w:date="2026-01-01T00:00:00Z">
        <w:r>
          <w:rPr>
            <w:i/>
            <w:iCs/>
          </w:rPr>
          <w:t xml:space="preserve">Remark 7</w:t>
        </w:r>
      </w:ins>
      <w:ins w:id="180" w:author="PR Preview" w:date="2026-01-01T00:00:00Z">
        <w:r>
          <w:t xml:space="preserve"> (Orthogonal means perpendicular). </w:t>
        </w:r>
      </w:ins>
      <w:ins w:id="181" w:author="PR Preview" w:date="2026-01-01T00:00:00Z">
        <w:r>
          <w:t xml:space="preserve">Orthogonality extends the geometric idea of perpendicular lines</w:t>
        </w:r>
      </w:ins>
      <w:ins w:id="182" w:author="PR Preview" w:date="2026-01-01T00:00:00Z">
        <w:r>
          <w:t xml:space="preserve"> </w:t>
        </w:r>
      </w:ins>
      <w:ins w:id="183" w:author="PR Preview" w:date="2026-01-01T00:00:00Z">
        <w:r>
          <w:t xml:space="preserve">to vectors with any number of entries.</w:t>
        </w:r>
      </w:ins>
      <w:ins w:id="184" w:author="PR Preview" w:date="2026-01-01T00:00:00Z">
        <w:r>
          <w:t xml:space="preserve"> </w:t>
        </w:r>
      </w:ins>
      <w:ins w:id="185" w:author="PR Preview" w:date="2026-01-01T00:00:00Z">
        <w:r>
          <w:t xml:space="preserve">In the plane,</w:t>
        </w:r>
      </w:ins>
      <w:ins w:id="186" w:author="PR Preview" w:date="2026-01-01T00:00:00Z">
        <w:r>
          <w:t xml:space="preserve"> </w:t>
        </w:r>
      </w:ins>
      <m:oMath>
        <m:r>
          <m:rPr>
            <m:sty m:val="p"/>
          </m:rPr>
          <m:t>(</m:t>
        </m:r>
        <m:r>
          <m:t>1</m:t>
        </m:r>
        <m:r>
          <m:rPr>
            <m:sty m:val="p"/>
          </m:rPr>
          <m:t>,</m:t>
        </m:r>
        <m:r>
          <m:t>2</m:t>
        </m:r>
        <m:r>
          <m:rPr>
            <m:sty m:val="p"/>
          </m:rPr>
          <m:t>)</m:t>
        </m:r>
      </m:oMath>
      <w:ins w:id="187" w:author="PR Preview" w:date="2026-01-01T00:00:00Z">
        <w:r>
          <w:t xml:space="preserve"> </w:t>
        </w:r>
      </w:ins>
      <w:ins w:id="188" w:author="PR Preview" w:date="2026-01-01T00:00:00Z">
        <w:r>
          <w:t xml:space="preserve">and</w:t>
        </w:r>
      </w:ins>
      <w:ins w:id="189" w:author="PR Preview" w:date="2026-01-01T00:00:00Z">
        <w:r>
          <w:t xml:space="preserve"> </w:t>
        </w:r>
      </w:ins>
      <m:oMath>
        <m:r>
          <m:rPr>
            <m:sty m:val="p"/>
          </m:rPr>
          <m:t>(</m:t>
        </m:r>
        <m:r>
          <m:rPr>
            <m:sty m:val="p"/>
          </m:rPr>
          <m:t>−</m:t>
        </m:r>
        <m:r>
          <m:t>2</m:t>
        </m:r>
        <m:r>
          <m:rPr>
            <m:sty m:val="p"/>
          </m:rPr>
          <m:t>,</m:t>
        </m:r>
        <m:r>
          <m:t>1</m:t>
        </m:r>
        <m:r>
          <m:rPr>
            <m:sty m:val="p"/>
          </m:rPr>
          <m:t>)</m:t>
        </m:r>
      </m:oMath>
      <w:ins w:id="190" w:author="PR Preview" w:date="2026-01-01T00:00:00Z">
        <w:r>
          <w:t xml:space="preserve"> </w:t>
        </w:r>
      </w:ins>
      <w:ins w:id="191" w:author="PR Preview" w:date="2026-01-01T00:00:00Z">
        <w:r>
          <w:t xml:space="preserve">are perpendicular,</w:t>
        </w:r>
      </w:ins>
      <w:ins w:id="192" w:author="PR Preview" w:date="2026-01-01T00:00:00Z">
        <w:r>
          <w:t xml:space="preserve"> </w:t>
        </w:r>
      </w:ins>
      <w:ins w:id="193" w:author="PR Preview" w:date="2026-01-01T00:00:00Z">
        <w:r>
          <w:t xml:space="preserve">and their dot product is</w:t>
        </w:r>
      </w:ins>
      <w:ins w:id="194" w:author="PR Preview" w:date="2026-01-01T00:00:00Z">
        <w:r>
          <w:t xml:space="preserve"> </w:t>
        </w:r>
      </w:ins>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ins w:id="195" w:author="PR Preview" w:date="2026-01-01T00:00:00Z">
        <w:r>
          <w:t xml:space="preserve">.</w:t>
        </w:r>
      </w:ins>
      <w:ins w:id="196" w:author="PR Preview" w:date="2026-01-01T00:00:00Z">
        <w:r>
          <w:t xml:space="preserve"> </w:t>
        </w:r>
      </w:ins>
      <w:ins w:id="197" w:author="PR Preview" w:date="2026-01-01T00:00:00Z">
        <w:r>
          <w:t xml:space="preserve">The same test works in</w:t>
        </w:r>
      </w:ins>
      <w:ins w:id="198" w:author="PR Preview" w:date="2026-01-01T00:00:00Z">
        <w:r>
          <w:t xml:space="preserve"> </w:t>
        </w:r>
      </w:ins>
      <m:oMath>
        <m:sSup>
          <m:e>
            <m:r>
              <m:rPr>
                <m:scr m:val="double-struck"/>
                <m:sty m:val="p"/>
              </m:rPr>
              <m:t>R</m:t>
            </m:r>
          </m:e>
          <m:sup>
            <m:r>
              <m:t>3</m:t>
            </m:r>
          </m:sup>
        </m:sSup>
      </m:oMath>
      <w:ins w:id="199" w:author="PR Preview" w:date="2026-01-01T00:00:00Z">
        <w:r>
          <w:t xml:space="preserve">, where pictures are harder to draw:</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ins w:id="200" w:author="PR Preview" w:date="2026-01-01T00:00:00Z">
        <w:r>
          <w:t xml:space="preserve">so</w:t>
        </w:r>
      </w:ins>
      <w:ins w:id="201"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ins w:id="202" w:author="PR Preview" w:date="2026-01-01T00:00:00Z">
        <w:r>
          <w:t xml:space="preserve">.</w:t>
        </w:r>
      </w:ins>
    </w:p>
    <w:bookmarkEnd w:id="50"/>
    <w:bookmarkStart w:id="51" w:name="exm-not-orthogonal"/>
    <w:p>
      <w:pPr>
        <w:pStyle w:val="BodyText"/>
      </w:pPr>
      <w:ins w:id="203" w:author="PR Preview" w:date="2026-01-01T00:00:00Z">
        <w:r>
          <w:rPr>
            <w:b/>
            <w:bCs/>
          </w:rPr>
          <w:t xml:space="preserve">Example 8 (Vectors that are not orthogonal)</w:t>
        </w:r>
      </w:ins>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ins w:id="204" w:author="PR Preview" w:date="2026-01-01T00:00:00Z">
        <w:r>
          <w:t xml:space="preserve">so</w:t>
        </w:r>
      </w:ins>
      <w:ins w:id="205" w:author="PR Preview" w:date="2026-01-01T00:00:00Z">
        <w:r>
          <w:t xml:space="preserve"> </w:t>
        </w:r>
      </w:ins>
      <m:oMath>
        <m:r>
          <m:rPr>
            <m:sty m:val="p"/>
          </m:rPr>
          <m:t>(</m:t>
        </m:r>
        <m:r>
          <m:t>1</m:t>
        </m:r>
        <m:r>
          <m:rPr>
            <m:sty m:val="p"/>
          </m:rPr>
          <m:t>,</m:t>
        </m:r>
        <m:r>
          <m:t>2</m:t>
        </m:r>
        <m:r>
          <m:rPr>
            <m:sty m:val="p"/>
          </m:rPr>
          <m:t>)</m:t>
        </m:r>
      </m:oMath>
      <w:ins w:id="206" w:author="PR Preview" w:date="2026-01-01T00:00:00Z">
        <w:r>
          <w:t xml:space="preserve"> </w:t>
        </w:r>
      </w:ins>
      <w:ins w:id="207" w:author="PR Preview" w:date="2026-01-01T00:00:00Z">
        <w:r>
          <w:t xml:space="preserve">and</w:t>
        </w:r>
      </w:ins>
      <w:ins w:id="208" w:author="PR Preview" w:date="2026-01-01T00:00:00Z">
        <w:r>
          <w:t xml:space="preserve"> </w:t>
        </w:r>
      </w:ins>
      <m:oMath>
        <m:r>
          <m:rPr>
            <m:sty m:val="p"/>
          </m:rPr>
          <m:t>(</m:t>
        </m:r>
        <m:r>
          <m:t>1</m:t>
        </m:r>
        <m:r>
          <m:rPr>
            <m:sty m:val="p"/>
          </m:rPr>
          <m:t>,</m:t>
        </m:r>
        <m:r>
          <m:t>1</m:t>
        </m:r>
        <m:r>
          <m:rPr>
            <m:sty m:val="p"/>
          </m:rPr>
          <m:t>)</m:t>
        </m:r>
      </m:oMath>
      <w:ins w:id="209" w:author="PR Preview" w:date="2026-01-01T00:00:00Z">
        <w:r>
          <w:t xml:space="preserve"> </w:t>
        </w:r>
      </w:ins>
      <w:ins w:id="210" w:author="PR Preview" w:date="2026-01-01T00:00:00Z">
        <w:r>
          <w:t xml:space="preserve">are not orthogonal.</w:t>
        </w:r>
      </w:ins>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del w:id="211" w:author="PR Preview" w:date="2026-01-01T00:00:00Z">
        <w:r>
          <w:delText xml:space="preserve">so</w:delText>
        </w:r>
      </w:del>
      <w:del w:id="212" w:author="PR Preview" w:date="2026-01-01T00:00:00Z">
        <w:r>
          <w:delText xml:space="preserve"> </w:delText>
        </w:r>
      </w:del>
      <m:oMath>
        <m:r>
          <m:rPr>
            <m:sty m:val="p"/>
          </m:rPr>
          <m:t>(</m:t>
        </m:r>
        <m:r>
          <m:t>0.6</m:t>
        </m:r>
        <m:r>
          <m:rPr>
            <m:sty m:val="p"/>
          </m:rPr>
          <m:t>,</m:t>
        </m:r>
        <m:r>
          <m:t>0.8</m:t>
        </m:r>
        <m:r>
          <m:rPr>
            <m:sty m:val="p"/>
          </m:rPr>
          <m:t>)</m:t>
        </m:r>
      </m:oMath>
      <w:del w:id="213" w:author="PR Preview" w:date="2026-01-01T00:00:00Z">
        <w:r>
          <w:delText xml:space="preserve"> </w:delText>
        </w:r>
      </w:del>
      <w:del w:id="214" w:author="PR Preview" w:date="2026-01-01T00:00:00Z">
        <w:r>
          <w:delText xml:space="preserve">is a unit vector.</w:delText>
        </w:r>
      </w:del>
      <w:del w:id="215" w:author="PR Preview" w:date="2026-01-01T00:00:00Z">
        <w:r>
          <w:delText xml:space="preserve"> </w:delText>
        </w:r>
      </w:del>
      <w:del w:id="216" w:author="PR Preview" w:date="2026-01-01T00:00:00Z">
        <w:r>
          <w:delText xml:space="preserve">The vector</w:delText>
        </w:r>
      </w:del>
      <w:del w:id="217" w:author="PR Preview" w:date="2026-01-01T00:00:00Z">
        <w:r>
          <w:delText xml:space="preserve"> </w:delText>
        </w:r>
      </w:del>
      <m:oMath>
        <m:r>
          <m:rPr>
            <m:sty m:val="p"/>
          </m:rPr>
          <m:t>(</m:t>
        </m:r>
        <m:r>
          <m:t>1</m:t>
        </m:r>
        <m:r>
          <m:rPr>
            <m:sty m:val="p"/>
          </m:rPr>
          <m:t>,</m:t>
        </m:r>
        <m:r>
          <m:t>1</m:t>
        </m:r>
        <m:r>
          <m:rPr>
            <m:sty m:val="p"/>
          </m:rPr>
          <m:t>)</m:t>
        </m:r>
      </m:oMath>
      <w:del w:id="218" w:author="PR Preview" w:date="2026-01-01T00:00:00Z">
        <w:r>
          <w:delText xml:space="preserve"> </w:delText>
        </w:r>
      </w:del>
      <w:del w:id="219" w:author="PR Preview" w:date="2026-01-01T00:00:00Z">
        <w:r>
          <w:delText xml:space="preserve">is not:</w:delText>
        </w:r>
      </w:del>
      <w:del w:id="220" w:author="PR Preview" w:date="2026-01-01T00:00:00Z">
        <w:r>
          <w:delText xml:space="preserve"> </w:delText>
        </w:r>
      </w:del>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del w:id="221" w:author="PR Preview" w:date="2026-01-01T00:00:00Z">
        <w:r>
          <w:delText xml:space="preserve">.</w:delText>
        </w:r>
      </w:del>
    </w:p>
    <w:p>
      <w:pPr>
        <w:pStyle w:val="FirstParagraph"/>
      </w:pPr>
      <w:ins w:id="222" w:author="PR Preview" w:date="2026-01-01T00:00:00Z">
        <w:r>
          <w:t xml:space="preserve">so</w:t>
        </w:r>
      </w:ins>
      <w:ins w:id="223" w:author="PR Preview" w:date="2026-01-01T00:00:00Z">
        <w:r>
          <w:t xml:space="preserve"> </w:t>
        </w:r>
      </w:ins>
      <m:oMath>
        <m:r>
          <m:rPr>
            <m:sty m:val="p"/>
          </m:rPr>
          <m:t>(</m:t>
        </m:r>
        <m:r>
          <m:t>0.6</m:t>
        </m:r>
        <m:r>
          <m:rPr>
            <m:sty m:val="p"/>
          </m:rPr>
          <m:t>,</m:t>
        </m:r>
        <m:r>
          <m:t>0.8</m:t>
        </m:r>
        <m:r>
          <m:rPr>
            <m:sty m:val="p"/>
          </m:rPr>
          <m:t>)</m:t>
        </m:r>
      </m:oMath>
      <w:ins w:id="224" w:author="PR Preview" w:date="2026-01-01T00:00:00Z">
        <w:r>
          <w:t xml:space="preserve"> </w:t>
        </w:r>
      </w:ins>
      <w:ins w:id="225" w:author="PR Preview" w:date="2026-01-01T00:00:00Z">
        <w:r>
          <w:t xml:space="preserve">is a unit vector.</w:t>
        </w:r>
      </w:ins>
      <w:ins w:id="226" w:author="PR Preview" w:date="2026-01-01T00:00:00Z">
        <w:r>
          <w:t xml:space="preserve"> </w:t>
        </w:r>
      </w:ins>
      <w:ins w:id="227" w:author="PR Preview" w:date="2026-01-01T00:00:00Z">
        <w:r>
          <w:t xml:space="preserve">The vector</w:t>
        </w:r>
      </w:ins>
      <w:ins w:id="228" w:author="PR Preview" w:date="2026-01-01T00:00:00Z">
        <w:r>
          <w:t xml:space="preserve"> </w:t>
        </w:r>
      </w:ins>
      <m:oMath>
        <m:r>
          <m:rPr>
            <m:sty m:val="p"/>
          </m:rPr>
          <m:t>(</m:t>
        </m:r>
        <m:r>
          <m:t>1</m:t>
        </m:r>
        <m:r>
          <m:rPr>
            <m:sty m:val="p"/>
          </m:rPr>
          <m:t>,</m:t>
        </m:r>
        <m:r>
          <m:t>1</m:t>
        </m:r>
        <m:r>
          <m:rPr>
            <m:sty m:val="p"/>
          </m:rPr>
          <m:t>)</m:t>
        </m:r>
      </m:oMath>
      <w:ins w:id="229" w:author="PR Preview" w:date="2026-01-01T00:00:00Z">
        <w:r>
          <w:t xml:space="preserve"> </w:t>
        </w:r>
      </w:ins>
      <w:ins w:id="230" w:author="PR Preview" w:date="2026-01-01T00:00:00Z">
        <w:r>
          <w:t xml:space="preserve">is not:</w:t>
        </w:r>
      </w:ins>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del w:id="231" w:author="PR Preview" w:date="2026-01-01T00:00:00Z">
        <w:r>
          <w:delText xml:space="preserve">.</w:delText>
        </w:r>
      </w:del>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del w:id="232" w:author="PR Preview" w:date="2026-01-01T00:00:00Z">
        <w:r>
          <w:delText xml:space="preserve">.</w:delText>
        </w:r>
      </w:del>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del w:id="233" w:author="PR Preview" w:date="2026-01-01T00:00:00Z">
        <w:r>
          <w:delText xml:space="preserve">,</w:delText>
        </w:r>
      </w:del>
      <w:del w:id="234" w:author="PR Preview" w:date="2026-01-01T00:00:00Z">
        <w:r>
          <w:delText xml:space="preserve"> </w:delText>
        </w:r>
      </w:del>
      <w:del w:id="235" w:author="PR Preview" w:date="2026-01-01T00:00:00Z">
        <w:r>
          <w:delText xml:space="preserve">and</w:delText>
        </w:r>
      </w:del>
      <w:del w:id="236" w:author="PR Preview" w:date="2026-01-01T00:00:00Z">
        <w:r>
          <w:delText xml:space="preserve"> </w:delText>
        </w:r>
      </w:del>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del w:id="237" w:author="PR Preview" w:date="2026-01-01T00:00:00Z">
        <w:r>
          <w:delText xml:space="preserve">.</w:delText>
        </w:r>
      </w:del>
      <w:del w:id="238" w:author="PR Preview" w:date="2026-01-01T00:00:00Z">
        <w:r>
          <w:delText xml:space="preserve"> </w:delText>
        </w:r>
      </w:del>
      <w:del w:id="239" w:author="PR Preview" w:date="2026-01-01T00:00:00Z">
        <w:r>
          <w:delText xml:space="preserve">Yes, the result is the same.</w:delText>
        </w:r>
      </w:del>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ins w:id="240" w:author="PR Preview" w:date="2026-01-01T00:00:00Z">
        <w:r>
          <w:t xml:space="preserve">,</w:t>
        </w:r>
      </w:ins>
      <w:ins w:id="241" w:author="PR Preview" w:date="2026-01-01T00:00:00Z">
        <w:r>
          <w:t xml:space="preserve"> </w:t>
        </w:r>
      </w:ins>
      <w:ins w:id="242" w:author="PR Preview" w:date="2026-01-01T00:00:00Z">
        <w:r>
          <w:t xml:space="preserve">and</w:t>
        </w:r>
      </w:ins>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ins w:id="243" w:author="PR Preview" w:date="2026-01-01T00:00:00Z">
        <w:r>
          <w:t xml:space="preserve">Yes, the result is the same.</w:t>
        </w:r>
      </w:ins>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del w:id="244" w:author="PR Preview" w:date="2026-01-01T00:00:00Z">
        <w:r>
          <w:rPr>
            <w:i/>
            <w:iCs/>
          </w:rPr>
          <w:delText xml:space="preserve">Remark 8</w:delText>
        </w:r>
      </w:del>
      <w:del w:id="245" w:author="PR Preview" w:date="2026-01-01T00:00:00Z">
        <w:r>
          <w:delText xml:space="preserve"> (Distance from the origin). </w:delText>
        </w:r>
      </w:del>
      <w:del w:id="246" w:author="PR Preview" w:date="2026-01-01T00:00:00Z">
        <w:r>
          <w:delText xml:space="preserve">The distance from the origin</w:delText>
        </w:r>
      </w:del>
      <w:del w:id="247" w:author="PR Preview" w:date="2026-01-01T00:00:00Z">
        <w:r>
          <w:delText xml:space="preserve"> </w:delText>
        </w:r>
      </w:del>
      <m:oMath>
        <m:acc>
          <m:accPr>
            <m:chr m:val="̃"/>
          </m:accPr>
          <m:e>
            <m:r>
              <m:t>0</m:t>
            </m:r>
          </m:e>
        </m:acc>
      </m:oMath>
      <w:del w:id="248" w:author="PR Preview" w:date="2026-01-01T00:00:00Z">
        <w:r>
          <w:delText xml:space="preserve"> </w:delText>
        </w:r>
      </w:del>
      <w:del w:id="249" w:author="PR Preview" w:date="2026-01-01T00:00:00Z">
        <w:r>
          <w:delText xml:space="preserve">to a vector</w:delText>
        </w:r>
      </w:del>
      <w:del w:id="250" w:author="PR Preview" w:date="2026-01-01T00:00:00Z">
        <w:r>
          <w:delText xml:space="preserve"> </w:delText>
        </w:r>
      </w:del>
      <m:oMath>
        <m:acc>
          <m:accPr>
            <m:chr m:val="̃"/>
          </m:accPr>
          <m:e>
            <m:r>
              <m:t>x</m:t>
            </m:r>
          </m:e>
        </m:acc>
      </m:oMath>
      <w:del w:id="251" w:author="PR Preview" w:date="2026-01-01T00:00:00Z">
        <w:r>
          <w:delText xml:space="preserve"> </w:delText>
        </w:r>
      </w:del>
      <w:del w:id="252" w:author="PR Preview" w:date="2026-01-01T00:00:00Z">
        <w:r>
          <w:delText xml:space="preserve">is the norm of</w:delText>
        </w:r>
      </w:del>
      <w:del w:id="253" w:author="PR Preview" w:date="2026-01-01T00:00:00Z">
        <w:r>
          <w:delText xml:space="preserve"> </w:delText>
        </w:r>
      </w:del>
      <m:oMath>
        <m:acc>
          <m:accPr>
            <m:chr m:val="̃"/>
          </m:accPr>
          <m:e>
            <m:r>
              <m:t>x</m:t>
            </m:r>
          </m:e>
        </m:acc>
      </m:oMath>
      <w:del w:id="254" w:author="PR Preview" w:date="2026-01-01T00:00:00Z">
        <w:r>
          <w:delText xml:space="preserve">:</w:delText>
        </w:r>
      </w:del>
      <w:del w:id="255" w:author="PR Preview" w:date="2026-01-01T00:00:00Z">
        <w:r>
          <w:delText xml:space="preserve"> </w:delText>
        </w:r>
      </w:del>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del w:id="256" w:author="PR Preview" w:date="2026-01-01T00:00:00Z">
        <w:r>
          <w:delText xml:space="preserve"> </w:delText>
        </w:r>
      </w:del>
      <w:del w:id="257" w:author="PR Preview" w:date="2026-01-01T00:00:00Z">
        <w:r>
          <w:delText xml:space="preserve">(Goodfellow et al. 2016, 39)</w:delText>
        </w:r>
      </w:del>
      <w:del w:id="258" w:author="PR Preview" w:date="2026-01-01T00:00:00Z">
        <w:r>
          <w:delText xml:space="preserve">.</w:delText>
        </w:r>
      </w:del>
    </w:p>
    <w:p>
      <w:pPr>
        <w:pStyle w:val="FirstParagraph"/>
      </w:pPr>
      <w:ins w:id="259" w:author="PR Preview" w:date="2026-01-01T00:00:00Z">
        <w:r>
          <w:rPr>
            <w:i/>
            <w:iCs/>
          </w:rPr>
          <w:t xml:space="preserve">Remark 8</w:t>
        </w:r>
      </w:ins>
      <w:ins w:id="260" w:author="PR Preview" w:date="2026-01-01T00:00:00Z">
        <w:r>
          <w:t xml:space="preserve"> (Distance from the origin). </w:t>
        </w:r>
      </w:ins>
      <w:ins w:id="261" w:author="PR Preview" w:date="2026-01-01T00:00:00Z">
        <w:r>
          <w:t xml:space="preserve">The distance from the origin</w:t>
        </w:r>
      </w:ins>
      <w:ins w:id="262" w:author="PR Preview" w:date="2026-01-01T00:00:00Z">
        <w:r>
          <w:t xml:space="preserve"> </w:t>
        </w:r>
      </w:ins>
      <m:oMath>
        <m:acc>
          <m:accPr>
            <m:chr m:val="̃"/>
          </m:accPr>
          <m:e>
            <m:r>
              <m:t>0</m:t>
            </m:r>
          </m:e>
        </m:acc>
      </m:oMath>
      <w:ins w:id="263" w:author="PR Preview" w:date="2026-01-01T00:00:00Z">
        <w:r>
          <w:t xml:space="preserve"> </w:t>
        </w:r>
      </w:ins>
      <w:ins w:id="264" w:author="PR Preview" w:date="2026-01-01T00:00:00Z">
        <w:r>
          <w:t xml:space="preserve">to a vector</w:t>
        </w:r>
      </w:ins>
      <w:ins w:id="265" w:author="PR Preview" w:date="2026-01-01T00:00:00Z">
        <w:r>
          <w:t xml:space="preserve"> </w:t>
        </w:r>
      </w:ins>
      <m:oMath>
        <m:acc>
          <m:accPr>
            <m:chr m:val="̃"/>
          </m:accPr>
          <m:e>
            <m:r>
              <m:t>x</m:t>
            </m:r>
          </m:e>
        </m:acc>
      </m:oMath>
      <w:ins w:id="266" w:author="PR Preview" w:date="2026-01-01T00:00:00Z">
        <w:r>
          <w:t xml:space="preserve"> </w:t>
        </w:r>
      </w:ins>
      <w:ins w:id="267" w:author="PR Preview" w:date="2026-01-01T00:00:00Z">
        <w:r>
          <w:t xml:space="preserve">is the norm of</w:t>
        </w:r>
      </w:ins>
      <w:ins w:id="268" w:author="PR Preview" w:date="2026-01-01T00:00:00Z">
        <w:r>
          <w:t xml:space="preserve"> </w:t>
        </w:r>
      </w:ins>
      <m:oMath>
        <m:acc>
          <m:accPr>
            <m:chr m:val="̃"/>
          </m:accPr>
          <m:e>
            <m:r>
              <m:t>x</m:t>
            </m:r>
          </m:e>
        </m:acc>
      </m:oMath>
      <w:ins w:id="269" w:author="PR Preview" w:date="2026-01-01T00:00:00Z">
        <w:r>
          <w:t xml:space="preserve">:</w:t>
        </w:r>
      </w:ins>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ins w:id="270" w:author="PR Preview" w:date="2026-01-01T00:00:00Z">
        <w:r>
          <w:t xml:space="preserve">(Goodfellow et al. 2016, 39)</w:t>
        </w:r>
      </w:ins>
      <w:ins w:id="271" w:author="PR Preview" w:date="2026-01-01T00:00:00Z">
        <w:r>
          <w:t xml:space="preserve">.</w:t>
        </w:r>
      </w:ins>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del w:id="272" w:author="PR Preview" w:date="2026-01-01T00:00:00Z">
        <w:r>
          <w:rPr>
            <w:b/>
            <w:bCs/>
          </w:rPr>
          <w:delText xml:space="preserve">Example 11 (Indicator vectors are orthonormal)</w:delText>
        </w:r>
      </w:del>
      <w:del w:id="273" w:author="PR Preview" w:date="2026-01-01T00:00:00Z">
        <w:r>
          <w:delText xml:space="preserve"> </w:delText>
        </w:r>
      </w:del>
      <w:del w:id="274" w:author="PR Preview" w:date="2026-01-01T00:00:00Z">
        <w:r>
          <w:delText xml:space="preserve">The indicator vectors</w:delText>
        </w:r>
      </w:del>
      <w:del w:id="275" w:author="PR Preview" w:date="2026-01-01T00:00:00Z">
        <w:r>
          <w:delText xml:space="preserve"> </w:delText>
        </w:r>
      </w:del>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del w:id="276" w:author="PR Preview" w:date="2026-01-01T00:00:00Z">
        <w:r>
          <w:delText xml:space="preserve"> </w:delText>
        </w:r>
      </w:del>
      <w:del w:id="277" w:author="PR Preview" w:date="2026-01-01T00:00:00Z">
        <w:r>
          <w:delText xml:space="preserve">(</w:delText>
        </w:r>
      </w:del>
      <w:hyperlink w:anchor="def-indicator-vector">
        <w:del w:id="278" w:author="PR Preview" w:date="2026-01-01T00:00:00Z">
          <w:r>
            <w:rPr>
              <w:rStyle w:val="Hyperlink"/>
            </w:rPr>
            <w:delText xml:space="preserve">Definition 12</w:delText>
          </w:r>
        </w:del>
      </w:hyperlink>
      <w:del w:id="279" w:author="PR Preview" w:date="2026-01-01T00:00:00Z">
        <w:r>
          <w:delText xml:space="preserve">) form an orthonormal set.</w:delText>
        </w:r>
      </w:del>
      <w:del w:id="280" w:author="PR Preview" w:date="2026-01-01T00:00:00Z">
        <w:r>
          <w:delText xml:space="preserve"> </w:delText>
        </w:r>
      </w:del>
      <w:del w:id="281" w:author="PR Preview" w:date="2026-01-01T00:00:00Z">
        <w:r>
          <w:delText xml:space="preserve">By</w:delText>
        </w:r>
      </w:del>
      <w:del w:id="282" w:author="PR Preview" w:date="2026-01-01T00:00:00Z">
        <w:r>
          <w:delText xml:space="preserve"> </w:delText>
        </w:r>
      </w:del>
      <w:hyperlink w:anchor="thm-indicator-selection">
        <w:del w:id="283" w:author="PR Preview" w:date="2026-01-01T00:00:00Z">
          <w:r>
            <w:rPr>
              <w:rStyle w:val="Hyperlink"/>
            </w:rPr>
            <w:delText xml:space="preserve">Theorem 2</w:delText>
          </w:r>
        </w:del>
      </w:hyperlink>
      <w:del w:id="284" w:author="PR Preview" w:date="2026-01-01T00:00:00Z">
        <w:r>
          <w:delText xml:space="preserve">,</w:delText>
        </w:r>
      </w:del>
      <w:del w:id="285" w:author="PR Preview" w:date="2026-01-01T00:00:00Z">
        <w:r>
          <w:delText xml:space="preserve"> </w:delText>
        </w:r>
      </w:del>
      <m:oMath>
        <m:sSub>
          <m:e>
            <m:acc>
              <m:accPr>
                <m:chr m:val="̃"/>
              </m:accPr>
              <m:e>
                <m:r>
                  <m:t>e</m:t>
                </m:r>
              </m:e>
            </m:acc>
          </m:e>
          <m:sub>
            <m:r>
              <m:t>i</m:t>
            </m:r>
          </m:sub>
        </m:sSub>
        <m:r>
          <m:rPr>
            <m:sty m:val="p"/>
          </m:rPr>
          <m:t>⋅</m:t>
        </m:r>
        <m:sSub>
          <m:e>
            <m:acc>
              <m:accPr>
                <m:chr m:val="̃"/>
              </m:accPr>
              <m:e>
                <m:r>
                  <m:t>e</m:t>
                </m:r>
              </m:e>
            </m:acc>
          </m:e>
          <m:sub>
            <m:r>
              <m:t>j</m:t>
            </m:r>
          </m:sub>
        </m:sSub>
      </m:oMath>
      <w:del w:id="286" w:author="PR Preview" w:date="2026-01-01T00:00:00Z">
        <w:r>
          <w:delText xml:space="preserve"> </w:delText>
        </w:r>
      </w:del>
      <w:del w:id="287" w:author="PR Preview" w:date="2026-01-01T00:00:00Z">
        <w:r>
          <w:delText xml:space="preserve">is entry</w:delText>
        </w:r>
      </w:del>
      <w:del w:id="288" w:author="PR Preview" w:date="2026-01-01T00:00:00Z">
        <w:r>
          <w:delText xml:space="preserve"> </w:delText>
        </w:r>
      </w:del>
      <m:oMath>
        <m:r>
          <m:t>i</m:t>
        </m:r>
      </m:oMath>
      <w:del w:id="289" w:author="PR Preview" w:date="2026-01-01T00:00:00Z">
        <w:r>
          <w:delText xml:space="preserve"> </w:delText>
        </w:r>
      </w:del>
      <w:del w:id="290" w:author="PR Preview" w:date="2026-01-01T00:00:00Z">
        <w:r>
          <w:delText xml:space="preserve">of</w:delText>
        </w:r>
      </w:del>
      <w:del w:id="291" w:author="PR Preview" w:date="2026-01-01T00:00:00Z">
        <w:r>
          <w:delText xml:space="preserve"> </w:delText>
        </w:r>
      </w:del>
      <m:oMath>
        <m:sSub>
          <m:e>
            <m:acc>
              <m:accPr>
                <m:chr m:val="̃"/>
              </m:accPr>
              <m:e>
                <m:r>
                  <m:t>e</m:t>
                </m:r>
              </m:e>
            </m:acc>
          </m:e>
          <m:sub>
            <m:r>
              <m:t>j</m:t>
            </m:r>
          </m:sub>
        </m:sSub>
      </m:oMath>
      <w:del w:id="292" w:author="PR Preview" w:date="2026-01-01T00:00:00Z">
        <w:r>
          <w:delText xml:space="preserve">,</w:delText>
        </w:r>
      </w:del>
      <w:del w:id="293" w:author="PR Preview" w:date="2026-01-01T00:00:00Z">
        <w:r>
          <w:delText xml:space="preserve"> </w:delText>
        </w:r>
      </w:del>
      <w:del w:id="294" w:author="PR Preview" w:date="2026-01-01T00:00:00Z">
        <w:r>
          <w:delText xml:space="preserve">which is</w:delText>
        </w:r>
      </w:del>
      <w:del w:id="295" w:author="PR Preview" w:date="2026-01-01T00:00:00Z">
        <w:r>
          <w:delText xml:space="preserve"> </w:delText>
        </w:r>
      </w:del>
      <m:oMath>
        <m:r>
          <m:t>1</m:t>
        </m:r>
      </m:oMath>
      <w:del w:id="296" w:author="PR Preview" w:date="2026-01-01T00:00:00Z">
        <w:r>
          <w:delText xml:space="preserve"> </w:delText>
        </w:r>
      </w:del>
      <w:del w:id="297" w:author="PR Preview" w:date="2026-01-01T00:00:00Z">
        <w:r>
          <w:delText xml:space="preserve">if</w:delText>
        </w:r>
      </w:del>
      <w:del w:id="298" w:author="PR Preview" w:date="2026-01-01T00:00:00Z">
        <w:r>
          <w:delText xml:space="preserve"> </w:delText>
        </w:r>
      </w:del>
      <m:oMath>
        <m:r>
          <m:t>i</m:t>
        </m:r>
        <m:r>
          <m:rPr>
            <m:sty m:val="p"/>
          </m:rPr>
          <m:t>=</m:t>
        </m:r>
        <m:r>
          <m:t>j</m:t>
        </m:r>
      </m:oMath>
      <w:del w:id="299" w:author="PR Preview" w:date="2026-01-01T00:00:00Z">
        <w:r>
          <w:delText xml:space="preserve"> </w:delText>
        </w:r>
      </w:del>
      <w:del w:id="300" w:author="PR Preview" w:date="2026-01-01T00:00:00Z">
        <w:r>
          <w:delText xml:space="preserve">and</w:delText>
        </w:r>
      </w:del>
      <w:del w:id="301" w:author="PR Preview" w:date="2026-01-01T00:00:00Z">
        <w:r>
          <w:delText xml:space="preserve"> </w:delText>
        </w:r>
      </w:del>
      <m:oMath>
        <m:r>
          <m:t>0</m:t>
        </m:r>
      </m:oMath>
      <w:del w:id="302" w:author="PR Preview" w:date="2026-01-01T00:00:00Z">
        <w:r>
          <w:delText xml:space="preserve"> </w:delText>
        </w:r>
      </w:del>
      <w:del w:id="303" w:author="PR Preview" w:date="2026-01-01T00:00:00Z">
        <w:r>
          <w:delText xml:space="preserve">if</w:delText>
        </w:r>
      </w:del>
      <w:del w:id="304" w:author="PR Preview" w:date="2026-01-01T00:00:00Z">
        <w:r>
          <w:delText xml:space="preserve"> </w:delText>
        </w:r>
      </w:del>
      <m:oMath>
        <m:r>
          <m:t>i</m:t>
        </m:r>
        <m:r>
          <m:rPr>
            <m:sty m:val="p"/>
          </m:rPr>
          <m:t>≠</m:t>
        </m:r>
        <m:r>
          <m:t>j</m:t>
        </m:r>
      </m:oMath>
      <w:del w:id="305" w:author="PR Preview" w:date="2026-01-01T00:00:00Z">
        <w:r>
          <w:delText xml:space="preserve">.</w:delText>
        </w:r>
      </w:del>
      <w:del w:id="306" w:author="PR Preview" w:date="2026-01-01T00:00:00Z">
        <w:r>
          <w:delText xml:space="preserve"> </w:delText>
        </w:r>
      </w:del>
      <w:del w:id="307" w:author="PR Preview" w:date="2026-01-01T00:00:00Z">
        <w:r>
          <w:delText xml:space="preserve">For</w:delText>
        </w:r>
      </w:del>
      <w:del w:id="308" w:author="PR Preview" w:date="2026-01-01T00:00:00Z">
        <w:r>
          <w:delText xml:space="preserve"> </w:delText>
        </w:r>
      </w:del>
      <m:oMath>
        <m:r>
          <m:t>p</m:t>
        </m:r>
        <m:r>
          <m:rPr>
            <m:sty m:val="p"/>
          </m:rPr>
          <m:t>=</m:t>
        </m:r>
        <m:r>
          <m:t>2</m:t>
        </m:r>
      </m:oMath>
      <w:del w:id="309" w:author="PR Preview" w:date="2026-01-01T00:00:00Z">
        <w:r>
          <w:delText xml:space="preserve">:</w:delText>
        </w:r>
      </w:del>
      <w:del w:id="310" w:author="PR Preview" w:date="2026-01-01T00:00:00Z">
        <w:r>
          <w:delText xml:space="preserve"> </w:delText>
        </w:r>
      </w:del>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del w:id="311" w:author="PR Preview" w:date="2026-01-01T00:00:00Z">
        <w:r>
          <w:delText xml:space="preserve">,</w:delText>
        </w:r>
      </w:del>
      <w:del w:id="312" w:author="PR Preview" w:date="2026-01-01T00:00:00Z">
        <w:r>
          <w:delText xml:space="preserve"> </w:delText>
        </w:r>
      </w:del>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del w:id="313" w:author="PR Preview" w:date="2026-01-01T00:00:00Z">
        <w:r>
          <w:delText xml:space="preserve">,</w:delText>
        </w:r>
      </w:del>
      <w:del w:id="314" w:author="PR Preview" w:date="2026-01-01T00:00:00Z">
        <w:r>
          <w:delText xml:space="preserve"> </w:delText>
        </w:r>
      </w:del>
      <w:del w:id="315" w:author="PR Preview" w:date="2026-01-01T00:00:00Z">
        <w:r>
          <w:delText xml:space="preserve">and</w:delText>
        </w:r>
      </w:del>
      <w:del w:id="316" w:author="PR Preview" w:date="2026-01-01T00:00:00Z">
        <w:r>
          <w:delText xml:space="preserve"> </w:delText>
        </w:r>
      </w:del>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del w:id="317" w:author="PR Preview" w:date="2026-01-01T00:00:00Z">
        <w:r>
          <w:delText xml:space="preserve">.</w:delText>
        </w:r>
      </w:del>
    </w:p>
    <w:p>
      <w:pPr>
        <w:pStyle w:val="FirstParagraph"/>
      </w:pPr>
      <w:ins w:id="318" w:author="PR Preview" w:date="2026-01-01T00:00:00Z">
        <w:r>
          <w:rPr>
            <w:b/>
            <w:bCs/>
          </w:rPr>
          <w:t xml:space="preserve">Example 11 (Indicator vectors are orthonormal)</w:t>
        </w:r>
      </w:ins>
      <w:ins w:id="319" w:author="PR Preview" w:date="2026-01-01T00:00:00Z">
        <w:r>
          <w:t xml:space="preserve"> </w:t>
        </w:r>
      </w:ins>
      <w:ins w:id="320" w:author="PR Preview" w:date="2026-01-01T00:00:00Z">
        <w:r>
          <w:t xml:space="preserve">The indicator vectors</w:t>
        </w:r>
      </w:ins>
      <w:ins w:id="321" w:author="PR Preview" w:date="2026-01-01T00:00:00Z">
        <w:r>
          <w:t xml:space="preserve"> </w:t>
        </w:r>
      </w:ins>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ins w:id="322" w:author="PR Preview" w:date="2026-01-01T00:00:00Z">
        <w:r>
          <w:t xml:space="preserve"> </w:t>
        </w:r>
      </w:ins>
      <w:ins w:id="323" w:author="PR Preview" w:date="2026-01-01T00:00:00Z">
        <w:r>
          <w:t xml:space="preserve">(</w:t>
        </w:r>
      </w:ins>
      <w:hyperlink w:anchor="def-indicator-vector">
        <w:ins w:id="324" w:author="PR Preview" w:date="2026-01-01T00:00:00Z">
          <w:r>
            <w:rPr>
              <w:rStyle w:val="Hyperlink"/>
            </w:rPr>
            <w:t xml:space="preserve">Definition 12</w:t>
          </w:r>
        </w:ins>
      </w:hyperlink>
      <w:ins w:id="325" w:author="PR Preview" w:date="2026-01-01T00:00:00Z">
        <w:r>
          <w:t xml:space="preserve">) form an orthonormal set.</w:t>
        </w:r>
      </w:ins>
      <w:ins w:id="326" w:author="PR Preview" w:date="2026-01-01T00:00:00Z">
        <w:r>
          <w:t xml:space="preserve"> </w:t>
        </w:r>
      </w:ins>
      <w:ins w:id="327" w:author="PR Preview" w:date="2026-01-01T00:00:00Z">
        <w:r>
          <w:t xml:space="preserve">By</w:t>
        </w:r>
      </w:ins>
      <w:ins w:id="328" w:author="PR Preview" w:date="2026-01-01T00:00:00Z">
        <w:r>
          <w:t xml:space="preserve"> </w:t>
        </w:r>
      </w:ins>
      <w:hyperlink w:anchor="thm-indicator-selection">
        <w:ins w:id="329" w:author="PR Preview" w:date="2026-01-01T00:00:00Z">
          <w:r>
            <w:rPr>
              <w:rStyle w:val="Hyperlink"/>
            </w:rPr>
            <w:t xml:space="preserve">Theorem 2</w:t>
          </w:r>
        </w:ins>
      </w:hyperlink>
      <w:ins w:id="330" w:author="PR Preview" w:date="2026-01-01T00:00:00Z">
        <w:r>
          <w:t xml:space="preserve">,</w:t>
        </w:r>
      </w:ins>
      <w:ins w:id="331" w:author="PR Preview" w:date="2026-01-01T00:00:00Z">
        <w:r>
          <w:t xml:space="preserve"> </w:t>
        </w:r>
      </w:ins>
      <m:oMath>
        <m:sSub>
          <m:e>
            <m:acc>
              <m:accPr>
                <m:chr m:val="̃"/>
              </m:accPr>
              <m:e>
                <m:r>
                  <m:t>e</m:t>
                </m:r>
              </m:e>
            </m:acc>
          </m:e>
          <m:sub>
            <m:r>
              <m:t>i</m:t>
            </m:r>
          </m:sub>
        </m:sSub>
        <m:r>
          <m:rPr>
            <m:sty m:val="p"/>
          </m:rPr>
          <m:t>⋅</m:t>
        </m:r>
        <m:sSub>
          <m:e>
            <m:acc>
              <m:accPr>
                <m:chr m:val="̃"/>
              </m:accPr>
              <m:e>
                <m:r>
                  <m:t>e</m:t>
                </m:r>
              </m:e>
            </m:acc>
          </m:e>
          <m:sub>
            <m:r>
              <m:t>j</m:t>
            </m:r>
          </m:sub>
        </m:sSub>
      </m:oMath>
      <w:ins w:id="332" w:author="PR Preview" w:date="2026-01-01T00:00:00Z">
        <w:r>
          <w:t xml:space="preserve"> </w:t>
        </w:r>
      </w:ins>
      <w:ins w:id="333" w:author="PR Preview" w:date="2026-01-01T00:00:00Z">
        <w:r>
          <w:t xml:space="preserve">is entry</w:t>
        </w:r>
      </w:ins>
      <w:ins w:id="334" w:author="PR Preview" w:date="2026-01-01T00:00:00Z">
        <w:r>
          <w:t xml:space="preserve"> </w:t>
        </w:r>
      </w:ins>
      <m:oMath>
        <m:r>
          <m:t>i</m:t>
        </m:r>
      </m:oMath>
      <w:ins w:id="335" w:author="PR Preview" w:date="2026-01-01T00:00:00Z">
        <w:r>
          <w:t xml:space="preserve"> </w:t>
        </w:r>
      </w:ins>
      <w:ins w:id="336" w:author="PR Preview" w:date="2026-01-01T00:00:00Z">
        <w:r>
          <w:t xml:space="preserve">of</w:t>
        </w:r>
      </w:ins>
      <w:ins w:id="337" w:author="PR Preview" w:date="2026-01-01T00:00:00Z">
        <w:r>
          <w:t xml:space="preserve"> </w:t>
        </w:r>
      </w:ins>
      <m:oMath>
        <m:sSub>
          <m:e>
            <m:acc>
              <m:accPr>
                <m:chr m:val="̃"/>
              </m:accPr>
              <m:e>
                <m:r>
                  <m:t>e</m:t>
                </m:r>
              </m:e>
            </m:acc>
          </m:e>
          <m:sub>
            <m:r>
              <m:t>j</m:t>
            </m:r>
          </m:sub>
        </m:sSub>
      </m:oMath>
      <w:ins w:id="338" w:author="PR Preview" w:date="2026-01-01T00:00:00Z">
        <w:r>
          <w:t xml:space="preserve">,</w:t>
        </w:r>
      </w:ins>
      <w:ins w:id="339" w:author="PR Preview" w:date="2026-01-01T00:00:00Z">
        <w:r>
          <w:t xml:space="preserve"> </w:t>
        </w:r>
      </w:ins>
      <w:ins w:id="340" w:author="PR Preview" w:date="2026-01-01T00:00:00Z">
        <w:r>
          <w:t xml:space="preserve">which is</w:t>
        </w:r>
      </w:ins>
      <w:ins w:id="341" w:author="PR Preview" w:date="2026-01-01T00:00:00Z">
        <w:r>
          <w:t xml:space="preserve"> </w:t>
        </w:r>
      </w:ins>
      <m:oMath>
        <m:r>
          <m:t>1</m:t>
        </m:r>
      </m:oMath>
      <w:ins w:id="342" w:author="PR Preview" w:date="2026-01-01T00:00:00Z">
        <w:r>
          <w:t xml:space="preserve"> </w:t>
        </w:r>
      </w:ins>
      <w:ins w:id="343" w:author="PR Preview" w:date="2026-01-01T00:00:00Z">
        <w:r>
          <w:t xml:space="preserve">if</w:t>
        </w:r>
      </w:ins>
      <w:ins w:id="344" w:author="PR Preview" w:date="2026-01-01T00:00:00Z">
        <w:r>
          <w:t xml:space="preserve"> </w:t>
        </w:r>
      </w:ins>
      <m:oMath>
        <m:r>
          <m:t>i</m:t>
        </m:r>
        <m:r>
          <m:rPr>
            <m:sty m:val="p"/>
          </m:rPr>
          <m:t>=</m:t>
        </m:r>
        <m:r>
          <m:t>j</m:t>
        </m:r>
      </m:oMath>
      <w:ins w:id="345" w:author="PR Preview" w:date="2026-01-01T00:00:00Z">
        <w:r>
          <w:t xml:space="preserve"> </w:t>
        </w:r>
      </w:ins>
      <w:ins w:id="346" w:author="PR Preview" w:date="2026-01-01T00:00:00Z">
        <w:r>
          <w:t xml:space="preserve">and</w:t>
        </w:r>
      </w:ins>
      <w:ins w:id="347" w:author="PR Preview" w:date="2026-01-01T00:00:00Z">
        <w:r>
          <w:t xml:space="preserve"> </w:t>
        </w:r>
      </w:ins>
      <m:oMath>
        <m:r>
          <m:t>0</m:t>
        </m:r>
      </m:oMath>
      <w:ins w:id="348" w:author="PR Preview" w:date="2026-01-01T00:00:00Z">
        <w:r>
          <w:t xml:space="preserve"> </w:t>
        </w:r>
      </w:ins>
      <w:ins w:id="349" w:author="PR Preview" w:date="2026-01-01T00:00:00Z">
        <w:r>
          <w:t xml:space="preserve">if</w:t>
        </w:r>
      </w:ins>
      <w:ins w:id="350" w:author="PR Preview" w:date="2026-01-01T00:00:00Z">
        <w:r>
          <w:t xml:space="preserve"> </w:t>
        </w:r>
      </w:ins>
      <m:oMath>
        <m:r>
          <m:t>i</m:t>
        </m:r>
        <m:r>
          <m:rPr>
            <m:sty m:val="p"/>
          </m:rPr>
          <m:t>≠</m:t>
        </m:r>
        <m:r>
          <m:t>j</m:t>
        </m:r>
      </m:oMath>
      <w:ins w:id="351" w:author="PR Preview" w:date="2026-01-01T00:00:00Z">
        <w:r>
          <w:t xml:space="preserve">.</w:t>
        </w:r>
      </w:ins>
      <w:ins w:id="352" w:author="PR Preview" w:date="2026-01-01T00:00:00Z">
        <w:r>
          <w:t xml:space="preserve"> </w:t>
        </w:r>
      </w:ins>
      <w:ins w:id="353" w:author="PR Preview" w:date="2026-01-01T00:00:00Z">
        <w:r>
          <w:t xml:space="preserve">For</w:t>
        </w:r>
      </w:ins>
      <w:ins w:id="354" w:author="PR Preview" w:date="2026-01-01T00:00:00Z">
        <w:r>
          <w:t xml:space="preserve"> </w:t>
        </w:r>
      </w:ins>
      <m:oMath>
        <m:r>
          <m:t>p</m:t>
        </m:r>
        <m:r>
          <m:rPr>
            <m:sty m:val="p"/>
          </m:rPr>
          <m:t>=</m:t>
        </m:r>
        <m:r>
          <m:t>2</m:t>
        </m:r>
      </m:oMath>
      <w:ins w:id="355" w:author="PR Preview" w:date="2026-01-01T00:00:00Z">
        <w:r>
          <w:t xml:space="preserve">:</w:t>
        </w:r>
      </w:ins>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ins w:id="356" w:author="PR Preview" w:date="2026-01-01T00:00:00Z">
        <w:r>
          <w:t xml:space="preserve">and</w:t>
        </w:r>
      </w:ins>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del w:id="357" w:author="PR Preview" w:date="2026-01-01T00:00:00Z">
        <w:r>
          <w:delText xml:space="preserve"> </w:delText>
        </w:r>
      </w:del>
      <w:del w:id="358" w:author="PR Preview" w:date="2026-01-01T00:00:00Z">
        <w:r>
          <w:delText xml:space="preserve">and</w:delText>
        </w:r>
      </w:del>
      <w:del w:id="359" w:author="PR Preview" w:date="2026-01-01T00:00:00Z">
        <w:r>
          <w:delText xml:space="preserve"> </w:delText>
        </w:r>
      </w:del>
      <m:oMath>
        <m:r>
          <m:rPr>
            <m:sty m:val="p"/>
          </m:rPr>
          <m:t>(</m:t>
        </m:r>
        <m:r>
          <m:t>0.6</m:t>
        </m:r>
        <m:r>
          <m:rPr>
            <m:sty m:val="p"/>
          </m:rPr>
          <m:t>,</m:t>
        </m:r>
        <m:r>
          <m:t>0.8</m:t>
        </m:r>
        <m:r>
          <m:rPr>
            <m:sty m:val="p"/>
          </m:rPr>
          <m:t>)</m:t>
        </m:r>
      </m:oMath>
      <w:del w:id="360" w:author="PR Preview" w:date="2026-01-01T00:00:00Z">
        <w:r>
          <w:delText xml:space="preserve"> </w:delText>
        </w:r>
      </w:del>
      <w:del w:id="361" w:author="PR Preview" w:date="2026-01-01T00:00:00Z">
        <w:r>
          <w:delText xml:space="preserve">both have unit length,</w:delText>
        </w:r>
      </w:del>
      <w:del w:id="362" w:author="PR Preview" w:date="2026-01-01T00:00:00Z">
        <w:r>
          <w:delText xml:space="preserve"> </w:delText>
        </w:r>
      </w:del>
      <w:del w:id="363" w:author="PR Preview" w:date="2026-01-01T00:00:00Z">
        <w:r>
          <w:delText xml:space="preserve">since</w:delText>
        </w:r>
      </w:del>
      <w:del w:id="364"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del w:id="365" w:author="PR Preview" w:date="2026-01-01T00:00:00Z">
        <w:r>
          <w:delText xml:space="preserve"> </w:delText>
        </w:r>
      </w:del>
      <w:del w:id="366" w:author="PR Preview" w:date="2026-01-01T00:00:00Z">
        <w:r>
          <w:delText xml:space="preserve">and</w:delText>
        </w:r>
      </w:del>
      <w:del w:id="367" w:author="PR Preview" w:date="2026-01-01T00:00:00Z">
        <w:r>
          <w:delText xml:space="preserve"> </w:delText>
        </w:r>
      </w:del>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del w:id="368" w:author="PR Preview" w:date="2026-01-01T00:00:00Z">
        <w:r>
          <w:delText xml:space="preserve">,</w:delText>
        </w:r>
      </w:del>
      <w:del w:id="369" w:author="PR Preview" w:date="2026-01-01T00:00:00Z">
        <w:r>
          <w:delText xml:space="preserve"> </w:delText>
        </w:r>
      </w:del>
      <w:del w:id="370" w:author="PR Preview" w:date="2026-01-01T00:00:00Z">
        <w:r>
          <w:delText xml:space="preserve">but they are not orthonormal:</w:delText>
        </w:r>
      </w:del>
      <w:del w:id="371"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del w:id="372" w:author="PR Preview" w:date="2026-01-01T00:00:00Z">
        <w:r>
          <w:delText xml:space="preserve">.</w:delText>
        </w:r>
      </w:del>
    </w:p>
    <w:p>
      <w:pPr>
        <w:numPr>
          <w:ilvl w:val="0"/>
          <w:numId w:val="1006"/>
        </w:numPr>
      </w:pPr>
      <m:oMath>
        <m:r>
          <m:rPr>
            <m:sty m:val="p"/>
          </m:rPr>
          <m:t>(</m:t>
        </m:r>
        <m:r>
          <m:t>1</m:t>
        </m:r>
        <m:r>
          <m:rPr>
            <m:sty m:val="p"/>
          </m:rPr>
          <m:t>,</m:t>
        </m:r>
        <m:r>
          <m:t>0</m:t>
        </m:r>
        <m:r>
          <m:rPr>
            <m:sty m:val="p"/>
          </m:rPr>
          <m:t>)</m:t>
        </m:r>
      </m:oMath>
      <w:ins w:id="373" w:author="PR Preview" w:date="2026-01-01T00:00:00Z">
        <w:r>
          <w:t xml:space="preserve"> </w:t>
        </w:r>
      </w:ins>
      <w:ins w:id="374" w:author="PR Preview" w:date="2026-01-01T00:00:00Z">
        <w:r>
          <w:t xml:space="preserve">and</w:t>
        </w:r>
      </w:ins>
      <w:ins w:id="375" w:author="PR Preview" w:date="2026-01-01T00:00:00Z">
        <w:r>
          <w:t xml:space="preserve"> </w:t>
        </w:r>
      </w:ins>
      <m:oMath>
        <m:r>
          <m:rPr>
            <m:sty m:val="p"/>
          </m:rPr>
          <m:t>(</m:t>
        </m:r>
        <m:r>
          <m:t>0.6</m:t>
        </m:r>
        <m:r>
          <m:rPr>
            <m:sty m:val="p"/>
          </m:rPr>
          <m:t>,</m:t>
        </m:r>
        <m:r>
          <m:t>0.8</m:t>
        </m:r>
        <m:r>
          <m:rPr>
            <m:sty m:val="p"/>
          </m:rPr>
          <m:t>)</m:t>
        </m:r>
      </m:oMath>
      <w:ins w:id="376" w:author="PR Preview" w:date="2026-01-01T00:00:00Z">
        <w:r>
          <w:t xml:space="preserve"> </w:t>
        </w:r>
      </w:ins>
      <w:ins w:id="377" w:author="PR Preview" w:date="2026-01-01T00:00:00Z">
        <w:r>
          <w:t xml:space="preserve">both have unit length,</w:t>
        </w:r>
      </w:ins>
      <w:ins w:id="378" w:author="PR Preview" w:date="2026-01-01T00:00:00Z">
        <w:r>
          <w:t xml:space="preserve"> </w:t>
        </w:r>
      </w:ins>
      <w:ins w:id="379" w:author="PR Preview" w:date="2026-01-01T00:00:00Z">
        <w:r>
          <w:t xml:space="preserve">since</w:t>
        </w:r>
      </w:ins>
      <w:ins w:id="380"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ins w:id="381" w:author="PR Preview" w:date="2026-01-01T00:00:00Z">
        <w:r>
          <w:t xml:space="preserve"> </w:t>
        </w:r>
      </w:ins>
      <w:ins w:id="382" w:author="PR Preview" w:date="2026-01-01T00:00:00Z">
        <w:r>
          <w:t xml:space="preserve">and</w:t>
        </w:r>
      </w:ins>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ins w:id="383" w:author="PR Preview" w:date="2026-01-01T00:00:00Z">
        <w:r>
          <w:t xml:space="preserve">but they are not orthonormal:</w:t>
        </w:r>
      </w:ins>
      <w:ins w:id="384" w:author="PR Preview" w:date="2026-01-01T00:00:00Z">
        <w:r>
          <w:t xml:space="preserve"> </w:t>
        </w:r>
      </w:ins>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ins w:id="385" w:author="PR Preview" w:date="2026-01-01T00:00:00Z">
        <w:r>
          <w:t xml:space="preserve">.</w:t>
        </w:r>
      </w:ins>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del w:id="386" w:author="PR Preview" w:date="2026-01-01T00:00:00Z">
        <w:r>
          <w:rPr>
            <w:i/>
            <w:iCs/>
          </w:rPr>
          <w:delText xml:space="preserve">Proof</w:delText>
        </w:r>
      </w:del>
      <w:del w:id="387" w:author="PR Preview" w:date="2026-01-01T00:00:00Z">
        <w:r>
          <w:delText xml:space="preserve">. </w:delText>
        </w:r>
      </w:del>
      <w:del w:id="388" w:author="PR Preview" w:date="2026-01-01T00:00:00Z">
        <w:r>
          <w:delText xml:space="preserve">Entry</w:delText>
        </w:r>
      </w:del>
      <w:del w:id="389" w:author="PR Preview" w:date="2026-01-01T00:00:00Z">
        <w:r>
          <w:delText xml:space="preserve"> </w:delText>
        </w:r>
      </w:del>
      <m:oMath>
        <m:r>
          <m:rPr>
            <m:sty m:val="p"/>
          </m:rPr>
          <m:t>(</m:t>
        </m:r>
        <m:r>
          <m:t>i</m:t>
        </m:r>
        <m:r>
          <m:rPr>
            <m:sty m:val="p"/>
          </m:rPr>
          <m:t>,</m:t>
        </m:r>
        <m:r>
          <m:t>j</m:t>
        </m:r>
        <m:r>
          <m:rPr>
            <m:sty m:val="p"/>
          </m:rPr>
          <m:t>)</m:t>
        </m:r>
      </m:oMath>
      <w:del w:id="390" w:author="PR Preview" w:date="2026-01-01T00:00:00Z">
        <w:r>
          <w:delText xml:space="preserve"> </w:delText>
        </w:r>
      </w:del>
      <w:del w:id="391" w:author="PR Preview" w:date="2026-01-01T00:00:00Z">
        <w:r>
          <w:delText xml:space="preserve">of each side, from</w:delText>
        </w:r>
      </w:del>
      <w:del w:id="392" w:author="PR Preview" w:date="2026-01-01T00:00:00Z">
        <w:r>
          <w:delText xml:space="preserve"> </w:delText>
        </w:r>
      </w:del>
      <w:hyperlink w:anchor="def-matrix-mult">
        <w:del w:id="393" w:author="PR Preview" w:date="2026-01-01T00:00:00Z">
          <w:r>
            <w:rPr>
              <w:rStyle w:val="Hyperlink"/>
            </w:rPr>
            <w:delText xml:space="preserve">Definition 24</w:delText>
          </w:r>
        </w:del>
      </w:hyperlink>
      <w:del w:id="394" w:author="PR Preview" w:date="2026-01-01T00:00:00Z">
        <w:r>
          <w:delText xml:space="preserve">:</w:delText>
        </w:r>
      </w:del>
    </w:p>
    <w:p>
      <w:pPr>
        <w:pStyle w:val="FirstParagraph"/>
      </w:pPr>
      <w:ins w:id="395" w:author="PR Preview" w:date="2026-01-01T00:00:00Z">
        <w:r>
          <w:rPr>
            <w:i/>
            <w:iCs/>
          </w:rPr>
          <w:t xml:space="preserve">Proof</w:t>
        </w:r>
      </w:ins>
      <w:ins w:id="396" w:author="PR Preview" w:date="2026-01-01T00:00:00Z">
        <w:r>
          <w:t xml:space="preserve">. </w:t>
        </w:r>
      </w:ins>
      <w:ins w:id="397" w:author="PR Preview" w:date="2026-01-01T00:00:00Z">
        <w:r>
          <w:t xml:space="preserve">Entry</w:t>
        </w:r>
      </w:ins>
      <w:ins w:id="398" w:author="PR Preview" w:date="2026-01-01T00:00:00Z">
        <w:r>
          <w:t xml:space="preserve"> </w:t>
        </w:r>
      </w:ins>
      <m:oMath>
        <m:r>
          <m:rPr>
            <m:sty m:val="p"/>
          </m:rPr>
          <m:t>(</m:t>
        </m:r>
        <m:r>
          <m:t>i</m:t>
        </m:r>
        <m:r>
          <m:rPr>
            <m:sty m:val="p"/>
          </m:rPr>
          <m:t>,</m:t>
        </m:r>
        <m:r>
          <m:t>j</m:t>
        </m:r>
        <m:r>
          <m:rPr>
            <m:sty m:val="p"/>
          </m:rPr>
          <m:t>)</m:t>
        </m:r>
      </m:oMath>
      <w:ins w:id="399" w:author="PR Preview" w:date="2026-01-01T00:00:00Z">
        <w:r>
          <w:t xml:space="preserve"> </w:t>
        </w:r>
      </w:ins>
      <w:ins w:id="400" w:author="PR Preview" w:date="2026-01-01T00:00:00Z">
        <w:r>
          <w:t xml:space="preserve">of each side, from 4:</w:t>
        </w:r>
      </w:ins>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del w:id="401" w:author="PR Preview" w:date="2026-01-01T00:00:00Z">
        <w:r>
          <w:rPr>
            <w:i/>
            <w:iCs/>
          </w:rPr>
          <w:delText xml:space="preserve">Remark 11</w:delText>
        </w:r>
      </w:del>
      <w:del w:id="402" w:author="PR Preview" w:date="2026-01-01T00:00:00Z">
        <w:r>
          <w:delText xml:space="preserve"> (Each entry is a dot product). </w:delText>
        </w:r>
      </w:del>
      <w:del w:id="403" w:author="PR Preview" w:date="2026-01-01T00:00:00Z">
        <w:r>
          <w:delText xml:space="preserve">Matrix-vector multiplication extends the dot product (</w:delText>
        </w:r>
      </w:del>
      <w:hyperlink w:anchor="def-dot-product">
        <w:del w:id="404" w:author="PR Preview" w:date="2026-01-01T00:00:00Z">
          <w:r>
            <w:rPr>
              <w:rStyle w:val="Hyperlink"/>
            </w:rPr>
            <w:delText xml:space="preserve">Definition 7</w:delText>
          </w:r>
        </w:del>
      </w:hyperlink>
      <w:del w:id="405" w:author="PR Preview" w:date="2026-01-01T00:00:00Z">
        <w:r>
          <w:delText xml:space="preserve">):</w:delText>
        </w:r>
      </w:del>
      <w:del w:id="406" w:author="PR Preview" w:date="2026-01-01T00:00:00Z">
        <w:r>
          <w:delText xml:space="preserve"> </w:delText>
        </w:r>
      </w:del>
      <w:del w:id="407" w:author="PR Preview" w:date="2026-01-01T00:00:00Z">
        <w:r>
          <w:delText xml:space="preserve">entry</w:delText>
        </w:r>
      </w:del>
      <w:del w:id="408" w:author="PR Preview" w:date="2026-01-01T00:00:00Z">
        <w:r>
          <w:delText xml:space="preserve"> </w:delText>
        </w:r>
      </w:del>
      <m:oMath>
        <m:r>
          <m:t>i</m:t>
        </m:r>
      </m:oMath>
      <w:del w:id="409" w:author="PR Preview" w:date="2026-01-01T00:00:00Z">
        <w:r>
          <w:delText xml:space="preserve"> </w:delText>
        </w:r>
      </w:del>
      <w:del w:id="410" w:author="PR Preview" w:date="2026-01-01T00:00:00Z">
        <w:r>
          <w:delText xml:space="preserve">of</w:delText>
        </w:r>
      </w:del>
      <w:del w:id="411" w:author="PR Preview" w:date="2026-01-01T00:00:00Z">
        <w:r>
          <w:delText xml:space="preserve"> </w:delText>
        </w:r>
      </w:del>
      <m:oMath>
        <m:r>
          <m:rPr>
            <m:sty m:val="bi"/>
          </m:rPr>
          <m:t>A</m:t>
        </m:r>
        <m:acc>
          <m:accPr>
            <m:chr m:val="̃"/>
          </m:accPr>
          <m:e>
            <m:r>
              <m:t>x</m:t>
            </m:r>
          </m:e>
        </m:acc>
      </m:oMath>
      <w:del w:id="412" w:author="PR Preview" w:date="2026-01-01T00:00:00Z">
        <w:r>
          <w:delText xml:space="preserve"> </w:delText>
        </w:r>
      </w:del>
      <w:del w:id="413" w:author="PR Preview" w:date="2026-01-01T00:00:00Z">
        <w:r>
          <w:delText xml:space="preserve">is the dot product of row</w:delText>
        </w:r>
      </w:del>
      <w:del w:id="414" w:author="PR Preview" w:date="2026-01-01T00:00:00Z">
        <w:r>
          <w:delText xml:space="preserve"> </w:delText>
        </w:r>
      </w:del>
      <m:oMath>
        <m:r>
          <m:t>i</m:t>
        </m:r>
      </m:oMath>
      <w:del w:id="415" w:author="PR Preview" w:date="2026-01-01T00:00:00Z">
        <w:r>
          <w:delText xml:space="preserve"> </w:delText>
        </w:r>
      </w:del>
      <w:del w:id="416" w:author="PR Preview" w:date="2026-01-01T00:00:00Z">
        <w:r>
          <w:delText xml:space="preserve">of</w:delText>
        </w:r>
      </w:del>
      <w:del w:id="417" w:author="PR Preview" w:date="2026-01-01T00:00:00Z">
        <w:r>
          <w:delText xml:space="preserve"> </w:delText>
        </w:r>
      </w:del>
      <m:oMath>
        <m:r>
          <m:rPr>
            <m:sty m:val="bi"/>
          </m:rPr>
          <m:t>A</m:t>
        </m:r>
      </m:oMath>
      <w:del w:id="418" w:author="PR Preview" w:date="2026-01-01T00:00:00Z">
        <w:r>
          <w:delText xml:space="preserve"> </w:delText>
        </w:r>
      </w:del>
      <w:del w:id="419" w:author="PR Preview" w:date="2026-01-01T00:00:00Z">
        <w:r>
          <w:delText xml:space="preserve">with</w:delText>
        </w:r>
      </w:del>
      <w:del w:id="420" w:author="PR Preview" w:date="2026-01-01T00:00:00Z">
        <w:r>
          <w:delText xml:space="preserve"> </w:delText>
        </w:r>
      </w:del>
      <m:oMath>
        <m:acc>
          <m:accPr>
            <m:chr m:val="̃"/>
          </m:accPr>
          <m:e>
            <m:r>
              <m:t>x</m:t>
            </m:r>
          </m:e>
        </m:acc>
      </m:oMath>
      <w:del w:id="421" w:author="PR Preview" w:date="2026-01-01T00:00:00Z">
        <w:r>
          <w:delText xml:space="preserve">.</w:delText>
        </w:r>
      </w:del>
      <w:del w:id="422" w:author="PR Preview" w:date="2026-01-01T00:00:00Z">
        <w:r>
          <w:delText xml:space="preserve"> </w:delText>
        </w:r>
      </w:del>
      <w:del w:id="423" w:author="PR Preview" w:date="2026-01-01T00:00:00Z">
        <w:r>
          <w:delText xml:space="preserve">For example,</w:delText>
        </w:r>
      </w:del>
    </w:p>
    <w:p>
      <w:pPr>
        <w:pStyle w:val="FirstParagraph"/>
      </w:pPr>
      <w:ins w:id="424" w:author="PR Preview" w:date="2026-01-01T00:00:00Z">
        <w:r>
          <w:rPr>
            <w:i/>
            <w:iCs/>
          </w:rPr>
          <w:t xml:space="preserve">Remark 11</w:t>
        </w:r>
      </w:ins>
      <w:ins w:id="425" w:author="PR Preview" w:date="2026-01-01T00:00:00Z">
        <w:r>
          <w:t xml:space="preserve"> (Each entry is a dot product). </w:t>
        </w:r>
      </w:ins>
      <w:ins w:id="426" w:author="PR Preview" w:date="2026-01-01T00:00:00Z">
        <w:r>
          <w:t xml:space="preserve">Matrix-vector multiplication extends the dot product (2):</w:t>
        </w:r>
      </w:ins>
      <w:ins w:id="427" w:author="PR Preview" w:date="2026-01-01T00:00:00Z">
        <w:r>
          <w:t xml:space="preserve"> </w:t>
        </w:r>
      </w:ins>
      <w:ins w:id="428" w:author="PR Preview" w:date="2026-01-01T00:00:00Z">
        <w:r>
          <w:t xml:space="preserve">entry</w:t>
        </w:r>
      </w:ins>
      <w:ins w:id="429" w:author="PR Preview" w:date="2026-01-01T00:00:00Z">
        <w:r>
          <w:t xml:space="preserve"> </w:t>
        </w:r>
      </w:ins>
      <m:oMath>
        <m:r>
          <m:t>i</m:t>
        </m:r>
      </m:oMath>
      <w:ins w:id="430" w:author="PR Preview" w:date="2026-01-01T00:00:00Z">
        <w:r>
          <w:t xml:space="preserve"> </w:t>
        </w:r>
      </w:ins>
      <w:ins w:id="431" w:author="PR Preview" w:date="2026-01-01T00:00:00Z">
        <w:r>
          <w:t xml:space="preserve">of</w:t>
        </w:r>
      </w:ins>
      <w:ins w:id="432" w:author="PR Preview" w:date="2026-01-01T00:00:00Z">
        <w:r>
          <w:t xml:space="preserve"> </w:t>
        </w:r>
      </w:ins>
      <m:oMath>
        <m:r>
          <m:rPr>
            <m:sty m:val="bi"/>
          </m:rPr>
          <m:t>A</m:t>
        </m:r>
        <m:acc>
          <m:accPr>
            <m:chr m:val="̃"/>
          </m:accPr>
          <m:e>
            <m:r>
              <m:t>x</m:t>
            </m:r>
          </m:e>
        </m:acc>
      </m:oMath>
      <w:ins w:id="433" w:author="PR Preview" w:date="2026-01-01T00:00:00Z">
        <w:r>
          <w:t xml:space="preserve"> </w:t>
        </w:r>
      </w:ins>
      <w:ins w:id="434" w:author="PR Preview" w:date="2026-01-01T00:00:00Z">
        <w:r>
          <w:t xml:space="preserve">is the dot product of row</w:t>
        </w:r>
      </w:ins>
      <w:ins w:id="435" w:author="PR Preview" w:date="2026-01-01T00:00:00Z">
        <w:r>
          <w:t xml:space="preserve"> </w:t>
        </w:r>
      </w:ins>
      <m:oMath>
        <m:r>
          <m:t>i</m:t>
        </m:r>
      </m:oMath>
      <w:ins w:id="436" w:author="PR Preview" w:date="2026-01-01T00:00:00Z">
        <w:r>
          <w:t xml:space="preserve"> </w:t>
        </w:r>
      </w:ins>
      <w:ins w:id="437" w:author="PR Preview" w:date="2026-01-01T00:00:00Z">
        <w:r>
          <w:t xml:space="preserve">of</w:t>
        </w:r>
      </w:ins>
      <w:ins w:id="438" w:author="PR Preview" w:date="2026-01-01T00:00:00Z">
        <w:r>
          <w:t xml:space="preserve"> </w:t>
        </w:r>
      </w:ins>
      <m:oMath>
        <m:r>
          <m:rPr>
            <m:sty m:val="bi"/>
          </m:rPr>
          <m:t>A</m:t>
        </m:r>
      </m:oMath>
      <w:ins w:id="439" w:author="PR Preview" w:date="2026-01-01T00:00:00Z">
        <w:r>
          <w:t xml:space="preserve"> </w:t>
        </w:r>
      </w:ins>
      <w:ins w:id="440" w:author="PR Preview" w:date="2026-01-01T00:00:00Z">
        <w:r>
          <w:t xml:space="preserve">with</w:t>
        </w:r>
      </w:ins>
      <w:ins w:id="441" w:author="PR Preview" w:date="2026-01-01T00:00:00Z">
        <w:r>
          <w:t xml:space="preserve"> </w:t>
        </w:r>
      </w:ins>
      <m:oMath>
        <m:acc>
          <m:accPr>
            <m:chr m:val="̃"/>
          </m:accPr>
          <m:e>
            <m:r>
              <m:t>x</m:t>
            </m:r>
          </m:e>
        </m:acc>
      </m:oMath>
      <w:ins w:id="442" w:author="PR Preview" w:date="2026-01-01T00:00:00Z">
        <w:r>
          <w:t xml:space="preserve">.</w:t>
        </w:r>
      </w:ins>
      <w:ins w:id="443" w:author="PR Preview" w:date="2026-01-01T00:00:00Z">
        <w:r>
          <w:t xml:space="preserve"> </w:t>
        </w:r>
      </w:ins>
      <w:ins w:id="444"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445" w:author="PR Preview" w:date="2026-01-01T00:00:00Z">
        <w:r>
          <w:delText xml:space="preserve"> </w:delText>
        </w:r>
      </w:del>
      <w:del w:id="446" w:author="PR Preview" w:date="2026-01-01T00:00:00Z">
        <w:r>
          <w:delText xml:space="preserve">on</w:delText>
        </w:r>
      </w:del>
      <w:del w:id="447" w:author="PR Preview" w:date="2026-01-01T00:00:00Z">
        <w:r>
          <w:delText xml:space="preserve"> </w:delText>
        </w:r>
      </w:del>
      <m:oMath>
        <m:sSup>
          <m:e>
            <m:r>
              <m:rPr>
                <m:scr m:val="double-struck"/>
                <m:sty m:val="p"/>
              </m:rPr>
              <m:t>R</m:t>
            </m:r>
          </m:e>
          <m:sup>
            <m:r>
              <m:t>2</m:t>
            </m:r>
          </m:sup>
        </m:sSup>
      </m:oMath>
      <w:del w:id="448" w:author="PR Preview" w:date="2026-01-01T00:00:00Z">
        <w:r>
          <w:delText xml:space="preserve"> </w:delText>
        </w:r>
      </w:del>
      <w:del w:id="449" w:author="PR Preview" w:date="2026-01-01T00:00:00Z">
        <w:r>
          <w:delText xml:space="preserve">is linear. For</w:delText>
        </w:r>
      </w:del>
      <w:del w:id="450"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2</m:t>
            </m:r>
          </m:sup>
        </m:sSup>
      </m:oMath>
      <w:del w:id="451" w:author="PR Preview" w:date="2026-01-01T00:00:00Z">
        <w:r>
          <w:delText xml:space="preserve"> </w:delText>
        </w:r>
      </w:del>
      <w:del w:id="452" w:author="PR Preview" w:date="2026-01-01T00:00:00Z">
        <w:r>
          <w:delText xml:space="preserve">and</w:delText>
        </w:r>
      </w:del>
      <w:del w:id="453" w:author="PR Preview" w:date="2026-01-01T00:00:00Z">
        <w:r>
          <w:delText xml:space="preserve"> </w:delText>
        </w:r>
      </w:del>
      <m:oMath>
        <m:r>
          <m:t>c</m:t>
        </m:r>
        <m:r>
          <m:rPr>
            <m:sty m:val="p"/>
          </m:rPr>
          <m:t>∈</m:t>
        </m:r>
        <m:r>
          <m:rPr>
            <m:scr m:val="double-struck"/>
            <m:sty m:val="p"/>
          </m:rPr>
          <m:t>R</m:t>
        </m:r>
      </m:oMath>
      <w:del w:id="454" w:author="PR Preview" w:date="2026-01-01T00:00:00Z">
        <w:r>
          <w:delText xml:space="preserve">:</w:delText>
        </w:r>
      </w:del>
      <w:del w:id="455" w:author="PR Preview" w:date="2026-01-01T00:00:00Z">
        <w:r>
          <w:delText xml:space="preserve"> </w:delText>
        </w:r>
      </w:del>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del w:id="456" w:author="PR Preview" w:date="2026-01-01T00:00:00Z">
        <w:r>
          <w:delText xml:space="preserve"> </w:delText>
        </w:r>
      </w:del>
      <w:del w:id="457" w:author="PR Preview" w:date="2026-01-01T00:00:00Z">
        <w:r>
          <w:delText xml:space="preserve">and</w:delText>
        </w:r>
      </w:del>
      <w:del w:id="458" w:author="PR Preview" w:date="2026-01-01T00:00:00Z">
        <w:r>
          <w:delText xml:space="preserve"> </w:delText>
        </w:r>
      </w:del>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del w:id="459" w:author="PR Preview" w:date="2026-01-01T00:00:00Z">
        <w:r>
          <w:delText xml:space="preserve">.</w:delText>
        </w:r>
      </w:del>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ins w:id="460" w:author="PR Preview" w:date="2026-01-01T00:00:00Z">
        <w:r>
          <w:t xml:space="preserve"> </w:t>
        </w:r>
      </w:ins>
      <w:ins w:id="461" w:author="PR Preview" w:date="2026-01-01T00:00:00Z">
        <w:r>
          <w:t xml:space="preserve">on</w:t>
        </w:r>
      </w:ins>
      <w:ins w:id="462" w:author="PR Preview" w:date="2026-01-01T00:00:00Z">
        <w:r>
          <w:t xml:space="preserve"> </w:t>
        </w:r>
      </w:ins>
      <m:oMath>
        <m:sSup>
          <m:e>
            <m:r>
              <m:rPr>
                <m:scr m:val="double-struck"/>
                <m:sty m:val="p"/>
              </m:rPr>
              <m:t>R</m:t>
            </m:r>
          </m:e>
          <m:sup>
            <m:r>
              <m:t>2</m:t>
            </m:r>
          </m:sup>
        </m:sSup>
      </m:oMath>
      <w:ins w:id="463" w:author="PR Preview" w:date="2026-01-01T00:00:00Z">
        <w:r>
          <w:t xml:space="preserve"> </w:t>
        </w:r>
      </w:ins>
      <w:ins w:id="464" w:author="PR Preview" w:date="2026-01-01T00:00:00Z">
        <w:r>
          <w:t xml:space="preserve">is linear. For</w:t>
        </w:r>
      </w:ins>
      <w:ins w:id="465"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2</m:t>
            </m:r>
          </m:sup>
        </m:sSup>
      </m:oMath>
      <w:ins w:id="466" w:author="PR Preview" w:date="2026-01-01T00:00:00Z">
        <w:r>
          <w:t xml:space="preserve"> </w:t>
        </w:r>
      </w:ins>
      <w:ins w:id="467" w:author="PR Preview" w:date="2026-01-01T00:00:00Z">
        <w:r>
          <w:t xml:space="preserve">and</w:t>
        </w:r>
      </w:ins>
      <w:ins w:id="468" w:author="PR Preview" w:date="2026-01-01T00:00:00Z">
        <w:r>
          <w:t xml:space="preserve"> </w:t>
        </w:r>
      </w:ins>
      <m:oMath>
        <m:r>
          <m:t>c</m:t>
        </m:r>
        <m:r>
          <m:rPr>
            <m:sty m:val="p"/>
          </m:rPr>
          <m:t>∈</m:t>
        </m:r>
        <m:r>
          <m:rPr>
            <m:scr m:val="double-struck"/>
            <m:sty m:val="p"/>
          </m:rPr>
          <m:t>R</m:t>
        </m:r>
      </m:oMath>
      <w:ins w:id="469" w:author="PR Preview" w:date="2026-01-01T00:00:00Z">
        <w:r>
          <w:t xml:space="preserve">:</w:t>
        </w:r>
      </w:ins>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ins w:id="470" w:author="PR Preview" w:date="2026-01-01T00:00:00Z">
        <w:r>
          <w:t xml:space="preserve">and</w:t>
        </w:r>
      </w:ins>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del w:id="471" w:author="PR Preview" w:date="2026-01-01T00:00:00Z">
        <w:r>
          <w:delText xml:space="preserve">So</w:delText>
        </w:r>
      </w:del>
      <w:del w:id="472" w:author="PR Preview" w:date="2026-01-01T00:00:00Z">
        <w:r>
          <w:delText xml:space="preserve"> </w:delText>
        </w:r>
      </w:del>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del w:id="473" w:author="PR Preview" w:date="2026-01-01T00:00:00Z">
        <w:r>
          <w:delText xml:space="preserve"> </w:delText>
        </w:r>
      </w:del>
      <w:del w:id="474" w:author="PR Preview" w:date="2026-01-01T00:00:00Z">
        <w:r>
          <w:delText xml:space="preserve">for every</w:delText>
        </w:r>
      </w:del>
      <w:del w:id="475" w:author="PR Preview" w:date="2026-01-01T00:00:00Z">
        <w:r>
          <w:delText xml:space="preserve"> </w:delText>
        </w:r>
      </w:del>
      <m:oMath>
        <m:r>
          <m:t>i</m:t>
        </m:r>
      </m:oMath>
      <w:del w:id="476" w:author="PR Preview" w:date="2026-01-01T00:00:00Z">
        <w:r>
          <w:delText xml:space="preserve"> </w:delText>
        </w:r>
      </w:del>
      <w:del w:id="477" w:author="PR Preview" w:date="2026-01-01T00:00:00Z">
        <w:r>
          <w:delText xml:space="preserve">and</w:delText>
        </w:r>
      </w:del>
      <w:del w:id="478" w:author="PR Preview" w:date="2026-01-01T00:00:00Z">
        <w:r>
          <w:delText xml:space="preserve"> </w:delText>
        </w:r>
      </w:del>
      <m:oMath>
        <m:r>
          <m:t>j</m:t>
        </m:r>
      </m:oMath>
      <w:del w:id="479" w:author="PR Preview" w:date="2026-01-01T00:00:00Z">
        <w:r>
          <w:delText xml:space="preserve">,</w:delText>
        </w:r>
      </w:del>
      <w:del w:id="480" w:author="PR Preview" w:date="2026-01-01T00:00:00Z">
        <w:r>
          <w:delText xml:space="preserve"> </w:delText>
        </w:r>
      </w:del>
      <w:del w:id="481" w:author="PR Preview" w:date="2026-01-01T00:00:00Z">
        <w:r>
          <w:delText xml:space="preserve">and</w:delText>
        </w:r>
      </w:del>
      <w:del w:id="482" w:author="PR Preview" w:date="2026-01-01T00:00:00Z">
        <w:r>
          <w:delText xml:space="preserve"> </w:delText>
        </w:r>
      </w:del>
      <m:oMath>
        <m:r>
          <m:rPr>
            <m:sty m:val="bi"/>
          </m:rPr>
          <m:t>B</m:t>
        </m:r>
        <m:r>
          <m:rPr>
            <m:sty m:val="p"/>
          </m:rPr>
          <m:t>=</m:t>
        </m:r>
        <m:r>
          <m:rPr>
            <m:sty m:val="bi"/>
          </m:rPr>
          <m:t>A</m:t>
        </m:r>
      </m:oMath>
      <w:del w:id="483" w:author="PR Preview" w:date="2026-01-01T00:00:00Z">
        <w:r>
          <w:delText xml:space="preserve">.</w:delText>
        </w:r>
      </w:del>
    </w:p>
    <w:p>
      <w:pPr>
        <w:pStyle w:val="FirstParagraph"/>
      </w:pPr>
      <w:ins w:id="484" w:author="PR Preview" w:date="2026-01-01T00:00:00Z">
        <w:r>
          <w:t xml:space="preserve">So</w:t>
        </w:r>
      </w:ins>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ins w:id="485" w:author="PR Preview" w:date="2026-01-01T00:00:00Z">
        <w:r>
          <w:t xml:space="preserve">for every</w:t>
        </w:r>
      </w:ins>
      <w:ins w:id="486" w:author="PR Preview" w:date="2026-01-01T00:00:00Z">
        <w:r>
          <w:t xml:space="preserve"> </w:t>
        </w:r>
      </w:ins>
      <m:oMath>
        <m:r>
          <m:t>i</m:t>
        </m:r>
      </m:oMath>
      <w:ins w:id="487" w:author="PR Preview" w:date="2026-01-01T00:00:00Z">
        <w:r>
          <w:t xml:space="preserve"> </w:t>
        </w:r>
      </w:ins>
      <w:ins w:id="488" w:author="PR Preview" w:date="2026-01-01T00:00:00Z">
        <w:r>
          <w:t xml:space="preserve">and</w:t>
        </w:r>
      </w:ins>
      <w:ins w:id="489" w:author="PR Preview" w:date="2026-01-01T00:00:00Z">
        <w:r>
          <w:t xml:space="preserve"> </w:t>
        </w:r>
      </w:ins>
      <m:oMath>
        <m:r>
          <m:t>j</m:t>
        </m:r>
      </m:oMath>
      <w:ins w:id="490" w:author="PR Preview" w:date="2026-01-01T00:00:00Z">
        <w:r>
          <w:t xml:space="preserve">,</w:t>
        </w:r>
      </w:ins>
      <w:ins w:id="491" w:author="PR Preview" w:date="2026-01-01T00:00:00Z">
        <w:r>
          <w:t xml:space="preserve"> </w:t>
        </w:r>
      </w:ins>
      <w:ins w:id="492" w:author="PR Preview" w:date="2026-01-01T00:00:00Z">
        <w:r>
          <w:t xml:space="preserve">and</w:t>
        </w:r>
      </w:ins>
      <w:ins w:id="493" w:author="PR Preview" w:date="2026-01-01T00:00:00Z">
        <w:r>
          <w:t xml:space="preserve"> </w:t>
        </w:r>
      </w:ins>
      <m:oMath>
        <m:r>
          <m:rPr>
            <m:sty m:val="bi"/>
          </m:rPr>
          <m:t>B</m:t>
        </m:r>
        <m:r>
          <m:rPr>
            <m:sty m:val="p"/>
          </m:rPr>
          <m:t>=</m:t>
        </m:r>
        <m:r>
          <m:rPr>
            <m:sty m:val="bi"/>
          </m:rPr>
          <m:t>A</m:t>
        </m:r>
      </m:oMath>
      <w:ins w:id="494" w:author="PR Preview" w:date="2026-01-01T00:00:00Z">
        <w:r>
          <w:t xml:space="preserve">.</w:t>
        </w:r>
      </w:ins>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del w:id="495" w:author="PR Preview" w:date="2026-01-01T00:00:00Z">
        <w:r>
          <w:delText xml:space="preserve">and</w:delText>
        </w:r>
      </w:del>
      <w:del w:id="496" w:author="PR Preview" w:date="2026-01-01T00:00:00Z">
        <w:r>
          <w:delText xml:space="preserve"> </w:delText>
        </w:r>
      </w:del>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del w:id="497" w:author="PR Preview" w:date="2026-01-01T00:00:00Z">
        <w:r>
          <w:delText xml:space="preserve">.</w:delText>
        </w:r>
      </w:del>
    </w:p>
    <w:p>
      <w:pPr>
        <w:pStyle w:val="FirstParagraph"/>
      </w:pPr>
      <w:ins w:id="498" w:author="PR Preview" w:date="2026-01-01T00:00:00Z">
        <w:r>
          <w:t xml:space="preserve">and</w:t>
        </w:r>
      </w:ins>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del w:id="499" w:author="PR Preview" w:date="2026-01-01T00:00:00Z">
        <w:r>
          <w:rPr>
            <w:b/>
            <w:bCs/>
          </w:rPr>
          <w:delText xml:space="preserve">Example 27 (A linear function from</w:delText>
        </w:r>
      </w:del>
      <w:del w:id="500" w:author="PR Preview" w:date="2026-01-01T00:00:00Z">
        <w:r>
          <w:rPr>
            <w:b/>
            <w:bCs/>
          </w:rPr>
          <w:delText xml:space="preserve"> </w:delText>
        </w:r>
      </w:del>
      <m:oMath>
        <m:sSup>
          <m:e>
            <m:r>
              <m:rPr>
                <m:scr m:val="double-struck"/>
                <m:sty m:val="p"/>
              </m:rPr>
              <m:t>R</m:t>
            </m:r>
          </m:e>
          <m:sup>
            <m:r>
              <m:t>2</m:t>
            </m:r>
          </m:sup>
        </m:sSup>
      </m:oMath>
      <w:del w:id="501" w:author="PR Preview" w:date="2026-01-01T00:00:00Z">
        <w:r>
          <w:rPr>
            <w:b/>
            <w:bCs/>
          </w:rPr>
          <w:delText xml:space="preserve"> </w:delText>
        </w:r>
      </w:del>
      <w:del w:id="502" w:author="PR Preview" w:date="2026-01-01T00:00:00Z">
        <w:r>
          <w:rPr>
            <w:b/>
            <w:bCs/>
          </w:rPr>
          <w:delText xml:space="preserve">to</w:delText>
        </w:r>
      </w:del>
      <w:del w:id="503" w:author="PR Preview" w:date="2026-01-01T00:00:00Z">
        <w:r>
          <w:rPr>
            <w:b/>
            <w:bCs/>
          </w:rPr>
          <w:delText xml:space="preserve"> </w:delText>
        </w:r>
      </w:del>
      <m:oMath>
        <m:r>
          <m:rPr>
            <m:scr m:val="double-struck"/>
            <m:sty m:val="p"/>
          </m:rPr>
          <m:t>R</m:t>
        </m:r>
      </m:oMath>
      <w:del w:id="504" w:author="PR Preview" w:date="2026-01-01T00:00:00Z">
        <w:r>
          <w:rPr>
            <w:b/>
            <w:bCs/>
          </w:rPr>
          <w:delText xml:space="preserve">)</w:delText>
        </w:r>
      </w:del>
      <w:del w:id="505" w:author="PR Preview" w:date="2026-01-01T00:00:00Z">
        <w:r>
          <w:delText xml:space="preserve"> </w:delText>
        </w:r>
      </w:del>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del w:id="506" w:author="PR Preview" w:date="2026-01-01T00:00:00Z">
        <w:r>
          <w:delText xml:space="preserve"> </w:delText>
        </w:r>
      </w:del>
      <w:del w:id="507" w:author="PR Preview" w:date="2026-01-01T00:00:00Z">
        <w:r>
          <w:delText xml:space="preserve">is</w:delText>
        </w:r>
      </w:del>
      <w:del w:id="508" w:author="PR Preview" w:date="2026-01-01T00:00:00Z">
        <w:r>
          <w:delText xml:space="preserve"> </w:delText>
        </w:r>
      </w:del>
      <m:oMath>
        <m:acc>
          <m:accPr>
            <m:chr m:val="̃"/>
          </m:accPr>
          <m:e>
            <m:r>
              <m:t>w</m:t>
            </m:r>
          </m:e>
        </m:acc>
        <m:r>
          <m:rPr>
            <m:sty m:val="p"/>
          </m:rPr>
          <m:t>⋅</m:t>
        </m:r>
        <m:acc>
          <m:accPr>
            <m:chr m:val="̃"/>
          </m:accPr>
          <m:e>
            <m:r>
              <m:t>x</m:t>
            </m:r>
          </m:e>
        </m:acc>
      </m:oMath>
      <w:del w:id="509" w:author="PR Preview" w:date="2026-01-01T00:00:00Z">
        <w:r>
          <w:delText xml:space="preserve"> </w:delText>
        </w:r>
      </w:del>
      <w:del w:id="510" w:author="PR Preview" w:date="2026-01-01T00:00:00Z">
        <w:r>
          <w:delText xml:space="preserve">with</w:delText>
        </w:r>
      </w:del>
      <w:del w:id="511" w:author="PR Preview" w:date="2026-01-01T00:00:00Z">
        <w:r>
          <w:delText xml:space="preserve"> </w:delText>
        </w:r>
      </w:del>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del w:id="512" w:author="PR Preview" w:date="2026-01-01T00:00:00Z">
        <w:r>
          <w:delText xml:space="preserve">,</w:delText>
        </w:r>
      </w:del>
      <w:del w:id="513" w:author="PR Preview" w:date="2026-01-01T00:00:00Z">
        <w:r>
          <w:delText xml:space="preserve"> </w:delText>
        </w:r>
      </w:del>
      <w:del w:id="514" w:author="PR Preview" w:date="2026-01-01T00:00:00Z">
        <w:r>
          <w:delText xml:space="preserve">so it is linear by</w:delText>
        </w:r>
      </w:del>
      <w:del w:id="515" w:author="PR Preview" w:date="2026-01-01T00:00:00Z">
        <w:r>
          <w:delText xml:space="preserve"> </w:delText>
        </w:r>
      </w:del>
      <w:hyperlink w:anchor="cor-linear-scalar">
        <w:del w:id="516" w:author="PR Preview" w:date="2026-01-01T00:00:00Z">
          <w:r>
            <w:rPr>
              <w:rStyle w:val="Hyperlink"/>
            </w:rPr>
            <w:delText xml:space="preserve">Corollary 1</w:delText>
          </w:r>
        </w:del>
      </w:hyperlink>
      <w:del w:id="517" w:author="PR Preview" w:date="2026-01-01T00:00:00Z">
        <w:r>
          <w:delText xml:space="preserve">.</w:delText>
        </w:r>
      </w:del>
      <w:del w:id="518" w:author="PR Preview" w:date="2026-01-01T00:00:00Z">
        <w:r>
          <w:delText xml:space="preserve"> </w:delText>
        </w:r>
      </w:del>
      <w:del w:id="519" w:author="PR Preview" w:date="2026-01-01T00:00:00Z">
        <w:r>
          <w:delText xml:space="preserve">The entries of</w:delText>
        </w:r>
      </w:del>
      <w:del w:id="520" w:author="PR Preview" w:date="2026-01-01T00:00:00Z">
        <w:r>
          <w:delText xml:space="preserve"> </w:delText>
        </w:r>
      </w:del>
      <m:oMath>
        <m:acc>
          <m:accPr>
            <m:chr m:val="̃"/>
          </m:accPr>
          <m:e>
            <m:r>
              <m:t>w</m:t>
            </m:r>
          </m:e>
        </m:acc>
      </m:oMath>
      <w:del w:id="521" w:author="PR Preview" w:date="2026-01-01T00:00:00Z">
        <w:r>
          <w:delText xml:space="preserve"> </w:delText>
        </w:r>
      </w:del>
      <w:del w:id="522" w:author="PR Preview" w:date="2026-01-01T00:00:00Z">
        <w:r>
          <w:delText xml:space="preserve">are the values at the indicator vectors:</w:delText>
        </w:r>
      </w:del>
      <w:del w:id="523" w:author="PR Preview" w:date="2026-01-01T00:00:00Z">
        <w:r>
          <w:delText xml:space="preserve"> </w:delText>
        </w:r>
      </w:del>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del w:id="524" w:author="PR Preview" w:date="2026-01-01T00:00:00Z">
        <w:r>
          <w:delText xml:space="preserve"> </w:delText>
        </w:r>
      </w:del>
      <w:del w:id="525" w:author="PR Preview" w:date="2026-01-01T00:00:00Z">
        <w:r>
          <w:delText xml:space="preserve">and</w:delText>
        </w:r>
      </w:del>
      <w:del w:id="526" w:author="PR Preview" w:date="2026-01-01T00:00:00Z">
        <w:r>
          <w:delText xml:space="preserve"> </w:delText>
        </w:r>
      </w:del>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del w:id="527" w:author="PR Preview" w:date="2026-01-01T00:00:00Z">
        <w:r>
          <w:delText xml:space="preserve">.</w:delText>
        </w:r>
      </w:del>
    </w:p>
    <w:p>
      <w:pPr>
        <w:pStyle w:val="BodyText"/>
      </w:pPr>
      <w:ins w:id="528" w:author="PR Preview" w:date="2026-01-01T00:00:00Z">
        <w:r>
          <w:rPr>
            <w:b/>
            <w:bCs/>
          </w:rPr>
          <w:t xml:space="preserve">Example 27 (A linear function from</w:t>
        </w:r>
      </w:ins>
      <w:ins w:id="529" w:author="PR Preview" w:date="2026-01-01T00:00:00Z">
        <w:r>
          <w:rPr>
            <w:b/>
            <w:bCs/>
          </w:rPr>
          <w:t xml:space="preserve"> </w:t>
        </w:r>
      </w:ins>
      <m:oMath>
        <m:sSup>
          <m:e>
            <m:r>
              <m:rPr>
                <m:scr m:val="double-struck"/>
                <m:sty m:val="p"/>
              </m:rPr>
              <m:t>R</m:t>
            </m:r>
          </m:e>
          <m:sup>
            <m:r>
              <m:t>2</m:t>
            </m:r>
          </m:sup>
        </m:sSup>
      </m:oMath>
      <w:ins w:id="530" w:author="PR Preview" w:date="2026-01-01T00:00:00Z">
        <w:r>
          <w:rPr>
            <w:b/>
            <w:bCs/>
          </w:rPr>
          <w:t xml:space="preserve"> </w:t>
        </w:r>
      </w:ins>
      <w:ins w:id="531" w:author="PR Preview" w:date="2026-01-01T00:00:00Z">
        <w:r>
          <w:rPr>
            <w:b/>
            <w:bCs/>
          </w:rPr>
          <w:t xml:space="preserve">to</w:t>
        </w:r>
      </w:ins>
      <w:ins w:id="532" w:author="PR Preview" w:date="2026-01-01T00:00:00Z">
        <w:r>
          <w:rPr>
            <w:b/>
            <w:bCs/>
          </w:rPr>
          <w:t xml:space="preserve"> </w:t>
        </w:r>
      </w:ins>
      <m:oMath>
        <m:r>
          <m:rPr>
            <m:scr m:val="double-struck"/>
            <m:sty m:val="p"/>
          </m:rPr>
          <m:t>R</m:t>
        </m:r>
      </m:oMath>
      <w:ins w:id="533" w:author="PR Preview" w:date="2026-01-01T00:00:00Z">
        <w:r>
          <w:rPr>
            <w:b/>
            <w:bCs/>
          </w:rPr>
          <w:t xml:space="preserve">)</w:t>
        </w:r>
      </w:ins>
      <w:ins w:id="534" w:author="PR Preview" w:date="2026-01-01T00:00:00Z">
        <w:r>
          <w:t xml:space="preserve"> </w:t>
        </w:r>
      </w:ins>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ins w:id="535" w:author="PR Preview" w:date="2026-01-01T00:00:00Z">
        <w:r>
          <w:t xml:space="preserve"> </w:t>
        </w:r>
      </w:ins>
      <w:ins w:id="536" w:author="PR Preview" w:date="2026-01-01T00:00:00Z">
        <w:r>
          <w:t xml:space="preserve">is</w:t>
        </w:r>
      </w:ins>
      <w:ins w:id="537" w:author="PR Preview" w:date="2026-01-01T00:00:00Z">
        <w:r>
          <w:t xml:space="preserve"> </w:t>
        </w:r>
      </w:ins>
      <m:oMath>
        <m:acc>
          <m:accPr>
            <m:chr m:val="̃"/>
          </m:accPr>
          <m:e>
            <m:r>
              <m:t>w</m:t>
            </m:r>
          </m:e>
        </m:acc>
        <m:r>
          <m:rPr>
            <m:sty m:val="p"/>
          </m:rPr>
          <m:t>⋅</m:t>
        </m:r>
        <m:acc>
          <m:accPr>
            <m:chr m:val="̃"/>
          </m:accPr>
          <m:e>
            <m:r>
              <m:t>x</m:t>
            </m:r>
          </m:e>
        </m:acc>
      </m:oMath>
      <w:ins w:id="538" w:author="PR Preview" w:date="2026-01-01T00:00:00Z">
        <w:r>
          <w:t xml:space="preserve"> </w:t>
        </w:r>
      </w:ins>
      <w:ins w:id="539" w:author="PR Preview" w:date="2026-01-01T00:00:00Z">
        <w:r>
          <w:t xml:space="preserve">with</w:t>
        </w:r>
      </w:ins>
      <w:ins w:id="540" w:author="PR Preview" w:date="2026-01-01T00:00:00Z">
        <w:r>
          <w:t xml:space="preserve"> </w:t>
        </w:r>
      </w:ins>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ins w:id="541" w:author="PR Preview" w:date="2026-01-01T00:00:00Z">
        <w:r>
          <w:t xml:space="preserve">,</w:t>
        </w:r>
      </w:ins>
      <w:ins w:id="542" w:author="PR Preview" w:date="2026-01-01T00:00:00Z">
        <w:r>
          <w:t xml:space="preserve"> </w:t>
        </w:r>
      </w:ins>
      <w:ins w:id="543" w:author="PR Preview" w:date="2026-01-01T00:00:00Z">
        <w:r>
          <w:t xml:space="preserve">so it is linear by</w:t>
        </w:r>
      </w:ins>
      <w:ins w:id="544" w:author="PR Preview" w:date="2026-01-01T00:00:00Z">
        <w:r>
          <w:t xml:space="preserve"> </w:t>
        </w:r>
      </w:ins>
      <w:hyperlink w:anchor="cor-linear-scalar">
        <w:ins w:id="545" w:author="PR Preview" w:date="2026-01-01T00:00:00Z">
          <w:r>
            <w:rPr>
              <w:rStyle w:val="Hyperlink"/>
            </w:rPr>
            <w:t xml:space="preserve">Corollary 1</w:t>
          </w:r>
        </w:ins>
      </w:hyperlink>
      <w:ins w:id="546" w:author="PR Preview" w:date="2026-01-01T00:00:00Z">
        <w:r>
          <w:t xml:space="preserve">.</w:t>
        </w:r>
      </w:ins>
      <w:ins w:id="547" w:author="PR Preview" w:date="2026-01-01T00:00:00Z">
        <w:r>
          <w:t xml:space="preserve"> </w:t>
        </w:r>
      </w:ins>
      <w:ins w:id="548" w:author="PR Preview" w:date="2026-01-01T00:00:00Z">
        <w:r>
          <w:t xml:space="preserve">The entries of</w:t>
        </w:r>
      </w:ins>
      <w:ins w:id="549" w:author="PR Preview" w:date="2026-01-01T00:00:00Z">
        <w:r>
          <w:t xml:space="preserve"> </w:t>
        </w:r>
      </w:ins>
      <m:oMath>
        <m:acc>
          <m:accPr>
            <m:chr m:val="̃"/>
          </m:accPr>
          <m:e>
            <m:r>
              <m:t>w</m:t>
            </m:r>
          </m:e>
        </m:acc>
      </m:oMath>
      <w:ins w:id="550" w:author="PR Preview" w:date="2026-01-01T00:00:00Z">
        <w:r>
          <w:t xml:space="preserve"> </w:t>
        </w:r>
      </w:ins>
      <w:ins w:id="551" w:author="PR Preview" w:date="2026-01-01T00:00:00Z">
        <w:r>
          <w:t xml:space="preserve">are the values at the indicator vectors:</w:t>
        </w:r>
      </w:ins>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ins w:id="552" w:author="PR Preview" w:date="2026-01-01T00:00:00Z">
        <w:r>
          <w:t xml:space="preserve">and</w:t>
        </w:r>
      </w:ins>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del w:id="553" w:author="PR Preview" w:date="2026-01-01T00:00:00Z">
        <w:r>
          <w:rPr>
            <w:i/>
            <w:iCs/>
          </w:rPr>
          <w:delText xml:space="preserve">Proof</w:delText>
        </w:r>
      </w:del>
      <w:del w:id="554" w:author="PR Preview" w:date="2026-01-01T00:00:00Z">
        <w:r>
          <w:delText xml:space="preserve">. </w:delText>
        </w:r>
      </w:del>
      <w:del w:id="555" w:author="PR Preview" w:date="2026-01-01T00:00:00Z">
        <w:r>
          <w:delText xml:space="preserve">If</w:delText>
        </w:r>
      </w:del>
      <w:del w:id="556" w:author="PR Preview" w:date="2026-01-01T00:00:00Z">
        <w:r>
          <w:delText xml:space="preserve"> </w:delText>
        </w:r>
      </w:del>
      <m:oMath>
        <m:acc>
          <m:accPr>
            <m:chr m:val="̃"/>
          </m:accPr>
          <m:e>
            <m:r>
              <m:t>b</m:t>
            </m:r>
          </m:e>
        </m:acc>
        <m:r>
          <m:rPr>
            <m:sty m:val="p"/>
          </m:rPr>
          <m:t>=</m:t>
        </m:r>
        <m:acc>
          <m:accPr>
            <m:chr m:val="̃"/>
          </m:accPr>
          <m:e>
            <m:r>
              <m:t>0</m:t>
            </m:r>
          </m:e>
        </m:acc>
      </m:oMath>
      <w:del w:id="557" w:author="PR Preview" w:date="2026-01-01T00:00:00Z">
        <w:r>
          <w:delText xml:space="preserve">, then</w:delText>
        </w:r>
      </w:del>
      <w:del w:id="558" w:author="PR Preview" w:date="2026-01-01T00:00:00Z">
        <w:r>
          <w:delText xml:space="preserve"> </w:delText>
        </w:r>
      </w:del>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del w:id="559" w:author="PR Preview" w:date="2026-01-01T00:00:00Z">
        <w:r>
          <w:delText xml:space="preserve">,</w:delText>
        </w:r>
      </w:del>
      <w:del w:id="560" w:author="PR Preview" w:date="2026-01-01T00:00:00Z">
        <w:r>
          <w:delText xml:space="preserve"> </w:delText>
        </w:r>
      </w:del>
      <w:del w:id="561" w:author="PR Preview" w:date="2026-01-01T00:00:00Z">
        <w:r>
          <w:delText xml:space="preserve">which is linear by</w:delText>
        </w:r>
      </w:del>
      <w:del w:id="562" w:author="PR Preview" w:date="2026-01-01T00:00:00Z">
        <w:r>
          <w:delText xml:space="preserve"> </w:delText>
        </w:r>
      </w:del>
      <w:hyperlink w:anchor="thm-matrix-map-linear">
        <w:del w:id="563" w:author="PR Preview" w:date="2026-01-01T00:00:00Z">
          <w:r>
            <w:rPr>
              <w:rStyle w:val="Hyperlink"/>
            </w:rPr>
            <w:delText xml:space="preserve">Theorem 12</w:delText>
          </w:r>
        </w:del>
      </w:hyperlink>
      <w:del w:id="564" w:author="PR Preview" w:date="2026-01-01T00:00:00Z">
        <w:r>
          <w:delText xml:space="preserve">.</w:delText>
        </w:r>
      </w:del>
      <w:del w:id="565" w:author="PR Preview" w:date="2026-01-01T00:00:00Z">
        <w:r>
          <w:delText xml:space="preserve"> </w:delText>
        </w:r>
      </w:del>
      <w:del w:id="566" w:author="PR Preview" w:date="2026-01-01T00:00:00Z">
        <w:r>
          <w:delText xml:space="preserve">Conversely, if</w:delText>
        </w:r>
      </w:del>
      <w:del w:id="567" w:author="PR Preview" w:date="2026-01-01T00:00:00Z">
        <w:r>
          <w:delText xml:space="preserve"> </w:delText>
        </w:r>
      </w:del>
      <m:oMath>
        <m:r>
          <m:t>f</m:t>
        </m:r>
      </m:oMath>
      <w:del w:id="568" w:author="PR Preview" w:date="2026-01-01T00:00:00Z">
        <w:r>
          <w:delText xml:space="preserve"> </w:delText>
        </w:r>
      </w:del>
      <w:del w:id="569" w:author="PR Preview" w:date="2026-01-01T00:00:00Z">
        <w:r>
          <w:delText xml:space="preserve">is linear, then</w:delText>
        </w:r>
      </w:del>
      <w:del w:id="570" w:author="PR Preview" w:date="2026-01-01T00:00:00Z">
        <w:r>
          <w:delText xml:space="preserve"> </w:delText>
        </w:r>
      </w:del>
      <m:oMath>
        <m:r>
          <m:t>f</m:t>
        </m:r>
        <m:r>
          <m:rPr>
            <m:sty m:val="p"/>
          </m:rPr>
          <m:t>(</m:t>
        </m:r>
        <m:acc>
          <m:accPr>
            <m:chr m:val="̃"/>
          </m:accPr>
          <m:e>
            <m:r>
              <m:t>0</m:t>
            </m:r>
          </m:e>
        </m:acc>
        <m:r>
          <m:rPr>
            <m:sty m:val="p"/>
          </m:rPr>
          <m:t>)</m:t>
        </m:r>
        <m:r>
          <m:rPr>
            <m:sty m:val="p"/>
          </m:rPr>
          <m:t>=</m:t>
        </m:r>
        <m:acc>
          <m:accPr>
            <m:chr m:val="̃"/>
          </m:accPr>
          <m:e>
            <m:r>
              <m:t>0</m:t>
            </m:r>
          </m:e>
        </m:acc>
      </m:oMath>
      <w:del w:id="571" w:author="PR Preview" w:date="2026-01-01T00:00:00Z">
        <w:r>
          <w:delText xml:space="preserve"> </w:delText>
        </w:r>
      </w:del>
      <w:del w:id="572" w:author="PR Preview" w:date="2026-01-01T00:00:00Z">
        <w:r>
          <w:delText xml:space="preserve">by</w:delText>
        </w:r>
      </w:del>
      <w:del w:id="573" w:author="PR Preview" w:date="2026-01-01T00:00:00Z">
        <w:r>
          <w:delText xml:space="preserve"> </w:delText>
        </w:r>
      </w:del>
      <w:hyperlink w:anchor="thm-linear-map-zero">
        <w:del w:id="574" w:author="PR Preview" w:date="2026-01-01T00:00:00Z">
          <w:r>
            <w:rPr>
              <w:rStyle w:val="Hyperlink"/>
            </w:rPr>
            <w:delText xml:space="preserve">Theorem 11</w:delText>
          </w:r>
        </w:del>
      </w:hyperlink>
      <w:del w:id="575" w:author="PR Preview" w:date="2026-01-01T00:00:00Z">
        <w:r>
          <w:delText xml:space="preserve">,</w:delText>
        </w:r>
      </w:del>
      <w:del w:id="576" w:author="PR Preview" w:date="2026-01-01T00:00:00Z">
        <w:r>
          <w:delText xml:space="preserve"> </w:delText>
        </w:r>
      </w:del>
      <w:del w:id="577" w:author="PR Preview" w:date="2026-01-01T00:00:00Z">
        <w:r>
          <w:delText xml:space="preserve">and</w:delText>
        </w:r>
      </w:del>
      <w:del w:id="578" w:author="PR Preview" w:date="2026-01-01T00:00:00Z">
        <w:r>
          <w:delText xml:space="preserve"> </w:delText>
        </w:r>
      </w:del>
      <m:oMath>
        <m:r>
          <m:t>f</m:t>
        </m:r>
        <m:r>
          <m:rPr>
            <m:sty m:val="p"/>
          </m:rPr>
          <m:t>(</m:t>
        </m:r>
        <m:acc>
          <m:accPr>
            <m:chr m:val="̃"/>
          </m:accPr>
          <m:e>
            <m:r>
              <m:t>0</m:t>
            </m:r>
          </m:e>
        </m:acc>
        <m:r>
          <m:rPr>
            <m:sty m:val="p"/>
          </m:rPr>
          <m:t>)</m:t>
        </m:r>
        <m:r>
          <m:rPr>
            <m:sty m:val="p"/>
          </m:rPr>
          <m:t>=</m:t>
        </m:r>
        <m:acc>
          <m:accPr>
            <m:chr m:val="̃"/>
          </m:accPr>
          <m:e>
            <m:r>
              <m:t>b</m:t>
            </m:r>
          </m:e>
        </m:acc>
      </m:oMath>
      <w:del w:id="579" w:author="PR Preview" w:date="2026-01-01T00:00:00Z">
        <w:r>
          <w:delText xml:space="preserve"> </w:delText>
        </w:r>
      </w:del>
      <w:del w:id="580" w:author="PR Preview" w:date="2026-01-01T00:00:00Z">
        <w:r>
          <w:delText xml:space="preserve">by</w:delText>
        </w:r>
      </w:del>
      <w:del w:id="581" w:author="PR Preview" w:date="2026-01-01T00:00:00Z">
        <w:r>
          <w:delText xml:space="preserve"> </w:delText>
        </w:r>
      </w:del>
      <w:hyperlink w:anchor="thm-affine-map-zero">
        <w:del w:id="582" w:author="PR Preview" w:date="2026-01-01T00:00:00Z">
          <w:r>
            <w:rPr>
              <w:rStyle w:val="Hyperlink"/>
            </w:rPr>
            <w:delText xml:space="preserve">Theorem 15</w:delText>
          </w:r>
        </w:del>
      </w:hyperlink>
      <w:del w:id="583" w:author="PR Preview" w:date="2026-01-01T00:00:00Z">
        <w:r>
          <w:delText xml:space="preserve">,</w:delText>
        </w:r>
      </w:del>
      <w:del w:id="584" w:author="PR Preview" w:date="2026-01-01T00:00:00Z">
        <w:r>
          <w:delText xml:space="preserve"> </w:delText>
        </w:r>
      </w:del>
      <w:del w:id="585" w:author="PR Preview" w:date="2026-01-01T00:00:00Z">
        <w:r>
          <w:delText xml:space="preserve">so</w:delText>
        </w:r>
      </w:del>
      <w:del w:id="586" w:author="PR Preview" w:date="2026-01-01T00:00:00Z">
        <w:r>
          <w:delText xml:space="preserve"> </w:delText>
        </w:r>
      </w:del>
      <m:oMath>
        <m:acc>
          <m:accPr>
            <m:chr m:val="̃"/>
          </m:accPr>
          <m:e>
            <m:r>
              <m:t>b</m:t>
            </m:r>
          </m:e>
        </m:acc>
        <m:r>
          <m:rPr>
            <m:sty m:val="p"/>
          </m:rPr>
          <m:t>=</m:t>
        </m:r>
        <m:acc>
          <m:accPr>
            <m:chr m:val="̃"/>
          </m:accPr>
          <m:e>
            <m:r>
              <m:t>0</m:t>
            </m:r>
          </m:e>
        </m:acc>
      </m:oMath>
      <w:del w:id="587" w:author="PR Preview" w:date="2026-01-01T00:00:00Z">
        <w:r>
          <w:delText xml:space="preserve">.</w:delText>
        </w:r>
      </w:del>
    </w:p>
    <w:p>
      <w:pPr>
        <w:pStyle w:val="BodyText"/>
      </w:pPr>
      <w:ins w:id="588" w:author="PR Preview" w:date="2026-01-01T00:00:00Z">
        <w:r>
          <w:rPr>
            <w:i/>
            <w:iCs/>
          </w:rPr>
          <w:t xml:space="preserve">Proof</w:t>
        </w:r>
      </w:ins>
      <w:ins w:id="589" w:author="PR Preview" w:date="2026-01-01T00:00:00Z">
        <w:r>
          <w:t xml:space="preserve">. </w:t>
        </w:r>
      </w:ins>
      <w:ins w:id="590" w:author="PR Preview" w:date="2026-01-01T00:00:00Z">
        <w:r>
          <w:t xml:space="preserve">If</w:t>
        </w:r>
      </w:ins>
      <w:ins w:id="591" w:author="PR Preview" w:date="2026-01-01T00:00:00Z">
        <w:r>
          <w:t xml:space="preserve"> </w:t>
        </w:r>
      </w:ins>
      <m:oMath>
        <m:acc>
          <m:accPr>
            <m:chr m:val="̃"/>
          </m:accPr>
          <m:e>
            <m:r>
              <m:t>b</m:t>
            </m:r>
          </m:e>
        </m:acc>
        <m:r>
          <m:rPr>
            <m:sty m:val="p"/>
          </m:rPr>
          <m:t>=</m:t>
        </m:r>
        <m:acc>
          <m:accPr>
            <m:chr m:val="̃"/>
          </m:accPr>
          <m:e>
            <m:r>
              <m:t>0</m:t>
            </m:r>
          </m:e>
        </m:acc>
      </m:oMath>
      <w:ins w:id="592" w:author="PR Preview" w:date="2026-01-01T00:00:00Z">
        <w:r>
          <w:t xml:space="preserve">, then</w:t>
        </w:r>
      </w:ins>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ins w:id="593" w:author="PR Preview" w:date="2026-01-01T00:00:00Z">
        <w:r>
          <w:t xml:space="preserve">which is linear by</w:t>
        </w:r>
      </w:ins>
      <w:ins w:id="594" w:author="PR Preview" w:date="2026-01-01T00:00:00Z">
        <w:r>
          <w:t xml:space="preserve"> </w:t>
        </w:r>
      </w:ins>
      <w:hyperlink w:anchor="thm-matrix-map-linear">
        <w:ins w:id="595" w:author="PR Preview" w:date="2026-01-01T00:00:00Z">
          <w:r>
            <w:rPr>
              <w:rStyle w:val="Hyperlink"/>
            </w:rPr>
            <w:t xml:space="preserve">Theorem 12</w:t>
          </w:r>
        </w:ins>
      </w:hyperlink>
      <w:ins w:id="596" w:author="PR Preview" w:date="2026-01-01T00:00:00Z">
        <w:r>
          <w:t xml:space="preserve">.</w:t>
        </w:r>
      </w:ins>
      <w:ins w:id="597" w:author="PR Preview" w:date="2026-01-01T00:00:00Z">
        <w:r>
          <w:t xml:space="preserve"> </w:t>
        </w:r>
      </w:ins>
      <w:ins w:id="598" w:author="PR Preview" w:date="2026-01-01T00:00:00Z">
        <w:r>
          <w:t xml:space="preserve">Conversely, if</w:t>
        </w:r>
      </w:ins>
      <w:ins w:id="599" w:author="PR Preview" w:date="2026-01-01T00:00:00Z">
        <w:r>
          <w:t xml:space="preserve"> </w:t>
        </w:r>
      </w:ins>
      <m:oMath>
        <m:r>
          <m:t>f</m:t>
        </m:r>
      </m:oMath>
      <w:ins w:id="600" w:author="PR Preview" w:date="2026-01-01T00:00:00Z">
        <w:r>
          <w:t xml:space="preserve"> </w:t>
        </w:r>
      </w:ins>
      <w:ins w:id="601" w:author="PR Preview" w:date="2026-01-01T00:00:00Z">
        <w:r>
          <w:t xml:space="preserve">is linear, then</w:t>
        </w:r>
      </w:ins>
      <w:ins w:id="602" w:author="PR Preview" w:date="2026-01-01T00:00:00Z">
        <w:r>
          <w:t xml:space="preserve"> </w:t>
        </w:r>
      </w:ins>
      <m:oMath>
        <m:r>
          <m:t>f</m:t>
        </m:r>
        <m:r>
          <m:rPr>
            <m:sty m:val="p"/>
          </m:rPr>
          <m:t>(</m:t>
        </m:r>
        <m:acc>
          <m:accPr>
            <m:chr m:val="̃"/>
          </m:accPr>
          <m:e>
            <m:r>
              <m:t>0</m:t>
            </m:r>
          </m:e>
        </m:acc>
        <m:r>
          <m:rPr>
            <m:sty m:val="p"/>
          </m:rPr>
          <m:t>)</m:t>
        </m:r>
        <m:r>
          <m:rPr>
            <m:sty m:val="p"/>
          </m:rPr>
          <m:t>=</m:t>
        </m:r>
        <m:acc>
          <m:accPr>
            <m:chr m:val="̃"/>
          </m:accPr>
          <m:e>
            <m:r>
              <m:t>0</m:t>
            </m:r>
          </m:e>
        </m:acc>
      </m:oMath>
      <w:ins w:id="603" w:author="PR Preview" w:date="2026-01-01T00:00:00Z">
        <w:r>
          <w:t xml:space="preserve"> </w:t>
        </w:r>
      </w:ins>
      <w:ins w:id="604" w:author="PR Preview" w:date="2026-01-01T00:00:00Z">
        <w:r>
          <w:t xml:space="preserve">by</w:t>
        </w:r>
      </w:ins>
      <w:ins w:id="605" w:author="PR Preview" w:date="2026-01-01T00:00:00Z">
        <w:r>
          <w:t xml:space="preserve"> </w:t>
        </w:r>
      </w:ins>
      <w:hyperlink w:anchor="thm-linear-map-zero">
        <w:ins w:id="606" w:author="PR Preview" w:date="2026-01-01T00:00:00Z">
          <w:r>
            <w:rPr>
              <w:rStyle w:val="Hyperlink"/>
            </w:rPr>
            <w:t xml:space="preserve">Theorem 11</w:t>
          </w:r>
        </w:ins>
      </w:hyperlink>
      <w:ins w:id="607" w:author="PR Preview" w:date="2026-01-01T00:00:00Z">
        <w:r>
          <w:t xml:space="preserve">,</w:t>
        </w:r>
      </w:ins>
      <w:ins w:id="608" w:author="PR Preview" w:date="2026-01-01T00:00:00Z">
        <w:r>
          <w:t xml:space="preserve"> </w:t>
        </w:r>
      </w:ins>
      <w:ins w:id="609" w:author="PR Preview" w:date="2026-01-01T00:00:00Z">
        <w:r>
          <w:t xml:space="preserve">and</w:t>
        </w:r>
      </w:ins>
      <w:ins w:id="610" w:author="PR Preview" w:date="2026-01-01T00:00:00Z">
        <w:r>
          <w:t xml:space="preserve"> </w:t>
        </w:r>
      </w:ins>
      <m:oMath>
        <m:r>
          <m:t>f</m:t>
        </m:r>
        <m:r>
          <m:rPr>
            <m:sty m:val="p"/>
          </m:rPr>
          <m:t>(</m:t>
        </m:r>
        <m:acc>
          <m:accPr>
            <m:chr m:val="̃"/>
          </m:accPr>
          <m:e>
            <m:r>
              <m:t>0</m:t>
            </m:r>
          </m:e>
        </m:acc>
        <m:r>
          <m:rPr>
            <m:sty m:val="p"/>
          </m:rPr>
          <m:t>)</m:t>
        </m:r>
        <m:r>
          <m:rPr>
            <m:sty m:val="p"/>
          </m:rPr>
          <m:t>=</m:t>
        </m:r>
        <m:acc>
          <m:accPr>
            <m:chr m:val="̃"/>
          </m:accPr>
          <m:e>
            <m:r>
              <m:t>b</m:t>
            </m:r>
          </m:e>
        </m:acc>
      </m:oMath>
      <w:ins w:id="611" w:author="PR Preview" w:date="2026-01-01T00:00:00Z">
        <w:r>
          <w:t xml:space="preserve"> </w:t>
        </w:r>
      </w:ins>
      <w:ins w:id="612" w:author="PR Preview" w:date="2026-01-01T00:00:00Z">
        <w:r>
          <w:t xml:space="preserve">by</w:t>
        </w:r>
      </w:ins>
      <w:ins w:id="613" w:author="PR Preview" w:date="2026-01-01T00:00:00Z">
        <w:r>
          <w:t xml:space="preserve"> </w:t>
        </w:r>
      </w:ins>
      <w:hyperlink w:anchor="thm-affine-map-zero">
        <w:ins w:id="614" w:author="PR Preview" w:date="2026-01-01T00:00:00Z">
          <w:r>
            <w:rPr>
              <w:rStyle w:val="Hyperlink"/>
            </w:rPr>
            <w:t xml:space="preserve">Theorem 15</w:t>
          </w:r>
        </w:ins>
      </w:hyperlink>
      <w:ins w:id="615" w:author="PR Preview" w:date="2026-01-01T00:00:00Z">
        <w:r>
          <w:t xml:space="preserve">,</w:t>
        </w:r>
      </w:ins>
      <w:ins w:id="616" w:author="PR Preview" w:date="2026-01-01T00:00:00Z">
        <w:r>
          <w:t xml:space="preserve"> </w:t>
        </w:r>
      </w:ins>
      <w:ins w:id="617" w:author="PR Preview" w:date="2026-01-01T00:00:00Z">
        <w:r>
          <w:t xml:space="preserve">so</w:t>
        </w:r>
      </w:ins>
      <w:ins w:id="618" w:author="PR Preview" w:date="2026-01-01T00:00:00Z">
        <w:r>
          <w:t xml:space="preserve"> </w:t>
        </w:r>
      </w:ins>
      <m:oMath>
        <m:acc>
          <m:accPr>
            <m:chr m:val="̃"/>
          </m:accPr>
          <m:e>
            <m:r>
              <m:t>b</m:t>
            </m:r>
          </m:e>
        </m:acc>
        <m:r>
          <m:rPr>
            <m:sty m:val="p"/>
          </m:rPr>
          <m:t>=</m:t>
        </m:r>
        <m:acc>
          <m:accPr>
            <m:chr m:val="̃"/>
          </m:accPr>
          <m:e>
            <m:r>
              <m:t>0</m:t>
            </m:r>
          </m:e>
        </m:acc>
      </m:oMath>
      <w:ins w:id="619" w:author="PR Preview" w:date="2026-01-01T00:00:00Z">
        <w:r>
          <w:t xml:space="preserve">.</w:t>
        </w:r>
      </w:ins>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del w:id="620" w:author="PR Preview" w:date="2026-01-01T00:00:00Z">
        <w:r>
          <w:rPr>
            <w:i/>
            <w:iCs/>
          </w:rPr>
          <w:delText xml:space="preserve">Proof</w:delText>
        </w:r>
      </w:del>
      <w:del w:id="621" w:author="PR Preview" w:date="2026-01-01T00:00:00Z">
        <w:r>
          <w:delText xml:space="preserve">. </w:delText>
        </w:r>
      </w:del>
      <w:del w:id="622" w:author="PR Preview" w:date="2026-01-01T00:00:00Z">
        <w:r>
          <w:delText xml:space="preserve">If</w:delText>
        </w:r>
      </w:del>
      <w:del w:id="623" w:author="PR Preview" w:date="2026-01-01T00:00:00Z">
        <w:r>
          <w:delText xml:space="preserve"> </w:delText>
        </w:r>
      </w:del>
      <m:oMath>
        <m:r>
          <m:t>f</m:t>
        </m:r>
      </m:oMath>
      <w:del w:id="624" w:author="PR Preview" w:date="2026-01-01T00:00:00Z">
        <w:r>
          <w:delText xml:space="preserve"> </w:delText>
        </w:r>
      </w:del>
      <w:del w:id="625" w:author="PR Preview" w:date="2026-01-01T00:00:00Z">
        <w:r>
          <w:delText xml:space="preserve">is linear,</w:delText>
        </w:r>
      </w:del>
      <w:del w:id="626" w:author="PR Preview" w:date="2026-01-01T00:00:00Z">
        <w:r>
          <w:delText xml:space="preserve"> </w:delText>
        </w:r>
      </w:del>
      <w:hyperlink w:anchor="thm-linear-map-matrix">
        <w:del w:id="627" w:author="PR Preview" w:date="2026-01-01T00:00:00Z">
          <w:r>
            <w:rPr>
              <w:rStyle w:val="Hyperlink"/>
            </w:rPr>
            <w:delText xml:space="preserve">Theorem 14</w:delText>
          </w:r>
        </w:del>
      </w:hyperlink>
      <w:del w:id="628" w:author="PR Preview" w:date="2026-01-01T00:00:00Z">
        <w:r>
          <w:delText xml:space="preserve"> </w:delText>
        </w:r>
      </w:del>
      <w:del w:id="629" w:author="PR Preview" w:date="2026-01-01T00:00:00Z">
        <w:r>
          <w:delText xml:space="preserve">gives a matrix</w:delText>
        </w:r>
      </w:del>
      <w:del w:id="630" w:author="PR Preview" w:date="2026-01-01T00:00:00Z">
        <w:r>
          <w:delText xml:space="preserve"> </w:delText>
        </w:r>
      </w:del>
      <m:oMath>
        <m:r>
          <m:rPr>
            <m:sty m:val="bi"/>
          </m:rPr>
          <m:t>A</m:t>
        </m:r>
      </m:oMath>
      <w:del w:id="631" w:author="PR Preview" w:date="2026-01-01T00:00:00Z">
        <w:r>
          <w:delText xml:space="preserve"> </w:delText>
        </w:r>
      </w:del>
      <w:del w:id="632" w:author="PR Preview" w:date="2026-01-01T00:00:00Z">
        <w:r>
          <w:delText xml:space="preserve">with</w:delText>
        </w:r>
      </w:del>
      <w:del w:id="633" w:author="PR Preview" w:date="2026-01-01T00:00:00Z">
        <w:r>
          <w:delText xml:space="preserve"> </w:delText>
        </w:r>
      </w:del>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del w:id="634" w:author="PR Preview" w:date="2026-01-01T00:00:00Z">
        <w:r>
          <w:delText xml:space="preserve">,</w:delText>
        </w:r>
      </w:del>
      <w:del w:id="635" w:author="PR Preview" w:date="2026-01-01T00:00:00Z">
        <w:r>
          <w:delText xml:space="preserve"> </w:delText>
        </w:r>
      </w:del>
      <w:del w:id="636" w:author="PR Preview" w:date="2026-01-01T00:00:00Z">
        <w:r>
          <w:delText xml:space="preserve">which is</w:delText>
        </w:r>
      </w:del>
      <w:del w:id="637" w:author="PR Preview" w:date="2026-01-01T00:00:00Z">
        <w:r>
          <w:delText xml:space="preserve"> </w:delText>
        </w:r>
      </w:del>
      <w:hyperlink w:anchor="def-affine-map">
        <w:del w:id="638" w:author="PR Preview" w:date="2026-01-01T00:00:00Z">
          <w:r>
            <w:rPr>
              <w:rStyle w:val="Hyperlink"/>
            </w:rPr>
            <w:delText xml:space="preserve">Definition 34</w:delText>
          </w:r>
        </w:del>
      </w:hyperlink>
      <w:del w:id="639" w:author="PR Preview" w:date="2026-01-01T00:00:00Z">
        <w:r>
          <w:delText xml:space="preserve"> </w:delText>
        </w:r>
      </w:del>
      <w:del w:id="640" w:author="PR Preview" w:date="2026-01-01T00:00:00Z">
        <w:r>
          <w:delText xml:space="preserve">with</w:delText>
        </w:r>
      </w:del>
      <w:del w:id="641" w:author="PR Preview" w:date="2026-01-01T00:00:00Z">
        <w:r>
          <w:delText xml:space="preserve"> </w:delText>
        </w:r>
      </w:del>
      <m:oMath>
        <m:acc>
          <m:accPr>
            <m:chr m:val="̃"/>
          </m:accPr>
          <m:e>
            <m:r>
              <m:t>b</m:t>
            </m:r>
          </m:e>
        </m:acc>
        <m:r>
          <m:rPr>
            <m:sty m:val="p"/>
          </m:rPr>
          <m:t>=</m:t>
        </m:r>
        <m:acc>
          <m:accPr>
            <m:chr m:val="̃"/>
          </m:accPr>
          <m:e>
            <m:r>
              <m:t>0</m:t>
            </m:r>
          </m:e>
        </m:acc>
      </m:oMath>
      <w:del w:id="642" w:author="PR Preview" w:date="2026-01-01T00:00:00Z">
        <w:r>
          <w:delText xml:space="preserve">.</w:delText>
        </w:r>
      </w:del>
    </w:p>
    <w:p>
      <w:pPr>
        <w:pStyle w:val="BodyText"/>
      </w:pPr>
      <w:ins w:id="643" w:author="PR Preview" w:date="2026-01-01T00:00:00Z">
        <w:r>
          <w:rPr>
            <w:i/>
            <w:iCs/>
          </w:rPr>
          <w:t xml:space="preserve">Proof</w:t>
        </w:r>
      </w:ins>
      <w:ins w:id="644" w:author="PR Preview" w:date="2026-01-01T00:00:00Z">
        <w:r>
          <w:t xml:space="preserve">. </w:t>
        </w:r>
      </w:ins>
      <w:ins w:id="645" w:author="PR Preview" w:date="2026-01-01T00:00:00Z">
        <w:r>
          <w:t xml:space="preserve">If</w:t>
        </w:r>
      </w:ins>
      <w:ins w:id="646" w:author="PR Preview" w:date="2026-01-01T00:00:00Z">
        <w:r>
          <w:t xml:space="preserve"> </w:t>
        </w:r>
      </w:ins>
      <m:oMath>
        <m:r>
          <m:t>f</m:t>
        </m:r>
      </m:oMath>
      <w:ins w:id="647" w:author="PR Preview" w:date="2026-01-01T00:00:00Z">
        <w:r>
          <w:t xml:space="preserve"> </w:t>
        </w:r>
      </w:ins>
      <w:ins w:id="648" w:author="PR Preview" w:date="2026-01-01T00:00:00Z">
        <w:r>
          <w:t xml:space="preserve">is linear,</w:t>
        </w:r>
      </w:ins>
      <w:ins w:id="649" w:author="PR Preview" w:date="2026-01-01T00:00:00Z">
        <w:r>
          <w:t xml:space="preserve"> </w:t>
        </w:r>
      </w:ins>
      <w:hyperlink w:anchor="thm-linear-map-matrix">
        <w:ins w:id="650" w:author="PR Preview" w:date="2026-01-01T00:00:00Z">
          <w:r>
            <w:rPr>
              <w:rStyle w:val="Hyperlink"/>
            </w:rPr>
            <w:t xml:space="preserve">Theorem 14</w:t>
          </w:r>
        </w:ins>
      </w:hyperlink>
      <w:ins w:id="651" w:author="PR Preview" w:date="2026-01-01T00:00:00Z">
        <w:r>
          <w:t xml:space="preserve"> </w:t>
        </w:r>
      </w:ins>
      <w:ins w:id="652" w:author="PR Preview" w:date="2026-01-01T00:00:00Z">
        <w:r>
          <w:t xml:space="preserve">gives a matrix</w:t>
        </w:r>
      </w:ins>
      <w:ins w:id="653" w:author="PR Preview" w:date="2026-01-01T00:00:00Z">
        <w:r>
          <w:t xml:space="preserve"> </w:t>
        </w:r>
      </w:ins>
      <m:oMath>
        <m:r>
          <m:rPr>
            <m:sty m:val="bi"/>
          </m:rPr>
          <m:t>A</m:t>
        </m:r>
      </m:oMath>
      <w:ins w:id="654" w:author="PR Preview" w:date="2026-01-01T00:00:00Z">
        <w:r>
          <w:t xml:space="preserve"> </w:t>
        </w:r>
      </w:ins>
      <w:ins w:id="655" w:author="PR Preview" w:date="2026-01-01T00:00:00Z">
        <w:r>
          <w:t xml:space="preserve">with</w:t>
        </w:r>
      </w:ins>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ins w:id="656" w:author="PR Preview" w:date="2026-01-01T00:00:00Z">
        <w:r>
          <w:t xml:space="preserve">which is</w:t>
        </w:r>
      </w:ins>
      <w:ins w:id="657" w:author="PR Preview" w:date="2026-01-01T00:00:00Z">
        <w:r>
          <w:t xml:space="preserve"> </w:t>
        </w:r>
      </w:ins>
      <w:hyperlink w:anchor="def-affine-map">
        <w:ins w:id="658" w:author="PR Preview" w:date="2026-01-01T00:00:00Z">
          <w:r>
            <w:rPr>
              <w:rStyle w:val="Hyperlink"/>
            </w:rPr>
            <w:t xml:space="preserve">Definition 34</w:t>
          </w:r>
        </w:ins>
      </w:hyperlink>
      <w:ins w:id="659" w:author="PR Preview" w:date="2026-01-01T00:00:00Z">
        <w:r>
          <w:t xml:space="preserve"> </w:t>
        </w:r>
      </w:ins>
      <w:ins w:id="660" w:author="PR Preview" w:date="2026-01-01T00:00:00Z">
        <w:r>
          <w:t xml:space="preserve">with</w:t>
        </w:r>
      </w:ins>
      <w:ins w:id="661" w:author="PR Preview" w:date="2026-01-01T00:00:00Z">
        <w:r>
          <w:t xml:space="preserve"> </w:t>
        </w:r>
      </w:ins>
      <m:oMath>
        <m:acc>
          <m:accPr>
            <m:chr m:val="̃"/>
          </m:accPr>
          <m:e>
            <m:r>
              <m:t>b</m:t>
            </m:r>
          </m:e>
        </m:acc>
        <m:r>
          <m:rPr>
            <m:sty m:val="p"/>
          </m:rPr>
          <m:t>=</m:t>
        </m:r>
        <m:acc>
          <m:accPr>
            <m:chr m:val="̃"/>
          </m:accPr>
          <m:e>
            <m:r>
              <m:t>0</m:t>
            </m:r>
          </m:e>
        </m:acc>
      </m:oMath>
      <w:ins w:id="662" w:author="PR Preview" w:date="2026-01-01T00:00:00Z">
        <w:r>
          <w:t xml:space="preserve">.</w:t>
        </w:r>
      </w:ins>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del w:id="663" w:author="PR Preview" w:date="2026-01-01T00:00:00Z">
        <w:r>
          <w:rPr>
            <w:i/>
            <w:iCs/>
          </w:rPr>
          <w:delText xml:space="preserve">Proof</w:delText>
        </w:r>
      </w:del>
      <w:del w:id="664" w:author="PR Preview" w:date="2026-01-01T00:00:00Z">
        <w:r>
          <w:delText xml:space="preserve">. </w:delText>
        </w:r>
      </w:del>
      <w:del w:id="665" w:author="PR Preview" w:date="2026-01-01T00:00:00Z">
        <w:r>
          <w:delText xml:space="preserve">By</w:delText>
        </w:r>
      </w:del>
      <w:del w:id="666" w:author="PR Preview" w:date="2026-01-01T00:00:00Z">
        <w:r>
          <w:delText xml:space="preserve"> </w:delText>
        </w:r>
      </w:del>
      <w:hyperlink w:anchor="thm-affine-map-zero">
        <w:del w:id="667" w:author="PR Preview" w:date="2026-01-01T00:00:00Z">
          <w:r>
            <w:rPr>
              <w:rStyle w:val="Hyperlink"/>
            </w:rPr>
            <w:delText xml:space="preserve">Theorem 15</w:delText>
          </w:r>
        </w:del>
      </w:hyperlink>
      <w:del w:id="668" w:author="PR Preview" w:date="2026-01-01T00:00:00Z">
        <w:r>
          <w:delText xml:space="preserve">, applied to each formula,</w:delText>
        </w:r>
      </w:del>
      <w:del w:id="669" w:author="PR Preview" w:date="2026-01-01T00:00:00Z">
        <w:r>
          <w:delText xml:space="preserve"> </w:delText>
        </w:r>
      </w:del>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del w:id="670" w:author="PR Preview" w:date="2026-01-01T00:00:00Z">
        <w:r>
          <w:delText xml:space="preserve">.</w:delText>
        </w:r>
      </w:del>
      <w:del w:id="671" w:author="PR Preview" w:date="2026-01-01T00:00:00Z">
        <w:r>
          <w:delText xml:space="preserve"> </w:delText>
        </w:r>
      </w:del>
      <w:del w:id="672" w:author="PR Preview" w:date="2026-01-01T00:00:00Z">
        <w:r>
          <w:delText xml:space="preserve">Then</w:delText>
        </w:r>
      </w:del>
      <w:del w:id="673" w:author="PR Preview" w:date="2026-01-01T00:00:00Z">
        <w:r>
          <w:delText xml:space="preserve"> </w:delText>
        </w:r>
      </w:del>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del w:id="674" w:author="PR Preview" w:date="2026-01-01T00:00:00Z">
        <w:r>
          <w:delText xml:space="preserve"> </w:delText>
        </w:r>
      </w:del>
      <w:del w:id="675" w:author="PR Preview" w:date="2026-01-01T00:00:00Z">
        <w:r>
          <w:delText xml:space="preserve">for all</w:delText>
        </w:r>
      </w:del>
      <w:del w:id="676" w:author="PR Preview" w:date="2026-01-01T00:00:00Z">
        <w:r>
          <w:delText xml:space="preserve"> </w:delText>
        </w:r>
      </w:del>
      <m:oMath>
        <m:acc>
          <m:accPr>
            <m:chr m:val="̃"/>
          </m:accPr>
          <m:e>
            <m:r>
              <m:t>x</m:t>
            </m:r>
          </m:e>
        </m:acc>
      </m:oMath>
      <w:del w:id="677" w:author="PR Preview" w:date="2026-01-01T00:00:00Z">
        <w:r>
          <w:delText xml:space="preserve">,</w:delText>
        </w:r>
      </w:del>
      <w:del w:id="678" w:author="PR Preview" w:date="2026-01-01T00:00:00Z">
        <w:r>
          <w:delText xml:space="preserve"> </w:delText>
        </w:r>
      </w:del>
      <w:del w:id="679" w:author="PR Preview" w:date="2026-01-01T00:00:00Z">
        <w:r>
          <w:delText xml:space="preserve">so</w:delText>
        </w:r>
      </w:del>
      <w:del w:id="680" w:author="PR Preview" w:date="2026-01-01T00:00:00Z">
        <w:r>
          <w:delText xml:space="preserve"> </w:delText>
        </w:r>
      </w:del>
      <m:oMath>
        <m:r>
          <m:rPr>
            <m:sty m:val="bi"/>
          </m:rPr>
          <m:t>A</m:t>
        </m:r>
      </m:oMath>
      <w:del w:id="681" w:author="PR Preview" w:date="2026-01-01T00:00:00Z">
        <w:r>
          <w:delText xml:space="preserve"> </w:delText>
        </w:r>
      </w:del>
      <w:del w:id="682" w:author="PR Preview" w:date="2026-01-01T00:00:00Z">
        <w:r>
          <w:delText xml:space="preserve">and</w:delText>
        </w:r>
      </w:del>
      <w:del w:id="683" w:author="PR Preview" w:date="2026-01-01T00:00:00Z">
        <w:r>
          <w:delText xml:space="preserve"> </w:delText>
        </w:r>
      </w:del>
      <m:oMath>
        <m:sSup>
          <m:e>
            <m:r>
              <m:rPr>
                <m:sty m:val="bi"/>
              </m:rPr>
              <m:t>A</m:t>
            </m:r>
          </m:e>
          <m:sup>
            <m:r>
              <m:rPr>
                <m:sty m:val="p"/>
              </m:rPr>
              <m:t>′</m:t>
            </m:r>
          </m:sup>
        </m:sSup>
      </m:oMath>
      <w:del w:id="684" w:author="PR Preview" w:date="2026-01-01T00:00:00Z">
        <w:r>
          <w:delText xml:space="preserve"> </w:delText>
        </w:r>
      </w:del>
      <w:del w:id="685" w:author="PR Preview" w:date="2026-01-01T00:00:00Z">
        <w:r>
          <w:delText xml:space="preserve">are both matrices (</w:delText>
        </w:r>
      </w:del>
      <w:hyperlink w:anchor="def-matrix-of-linear-map">
        <w:del w:id="686" w:author="PR Preview" w:date="2026-01-01T00:00:00Z">
          <w:r>
            <w:rPr>
              <w:rStyle w:val="Hyperlink"/>
            </w:rPr>
            <w:delText xml:space="preserve">Definition 32</w:delText>
          </w:r>
        </w:del>
      </w:hyperlink>
      <w:del w:id="687" w:author="PR Preview" w:date="2026-01-01T00:00:00Z">
        <w:r>
          <w:delText xml:space="preserve">) of the linear map</w:delText>
        </w:r>
      </w:del>
      <w:del w:id="688" w:author="PR Preview" w:date="2026-01-01T00:00:00Z">
        <w:r>
          <w:delText xml:space="preserve"> </w:delText>
        </w:r>
      </w:del>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del w:id="689" w:author="PR Preview" w:date="2026-01-01T00:00:00Z">
        <w:r>
          <w:delText xml:space="preserve"> </w:delText>
        </w:r>
      </w:del>
      <w:del w:id="690" w:author="PR Preview" w:date="2026-01-01T00:00:00Z">
        <w:r>
          <w:delText xml:space="preserve">(linear by</w:delText>
        </w:r>
      </w:del>
      <w:del w:id="691" w:author="PR Preview" w:date="2026-01-01T00:00:00Z">
        <w:r>
          <w:delText xml:space="preserve"> </w:delText>
        </w:r>
      </w:del>
      <w:hyperlink w:anchor="thm-matrix-map-linear">
        <w:del w:id="692" w:author="PR Preview" w:date="2026-01-01T00:00:00Z">
          <w:r>
            <w:rPr>
              <w:rStyle w:val="Hyperlink"/>
            </w:rPr>
            <w:delText xml:space="preserve">Theorem 12</w:delText>
          </w:r>
        </w:del>
      </w:hyperlink>
      <w:del w:id="693" w:author="PR Preview" w:date="2026-01-01T00:00:00Z">
        <w:r>
          <w:delText xml:space="preserve">),</w:delText>
        </w:r>
      </w:del>
      <w:del w:id="694" w:author="PR Preview" w:date="2026-01-01T00:00:00Z">
        <w:r>
          <w:delText xml:space="preserve"> </w:delText>
        </w:r>
      </w:del>
      <w:del w:id="695" w:author="PR Preview" w:date="2026-01-01T00:00:00Z">
        <w:r>
          <w:delText xml:space="preserve">and the uniqueness in</w:delText>
        </w:r>
      </w:del>
      <w:del w:id="696" w:author="PR Preview" w:date="2026-01-01T00:00:00Z">
        <w:r>
          <w:delText xml:space="preserve"> </w:delText>
        </w:r>
      </w:del>
      <w:hyperlink w:anchor="thm-linear-map-matrix">
        <w:del w:id="697" w:author="PR Preview" w:date="2026-01-01T00:00:00Z">
          <w:r>
            <w:rPr>
              <w:rStyle w:val="Hyperlink"/>
            </w:rPr>
            <w:delText xml:space="preserve">Theorem 14</w:delText>
          </w:r>
        </w:del>
      </w:hyperlink>
      <w:del w:id="698" w:author="PR Preview" w:date="2026-01-01T00:00:00Z">
        <w:r>
          <w:delText xml:space="preserve"> </w:delText>
        </w:r>
      </w:del>
      <w:del w:id="699" w:author="PR Preview" w:date="2026-01-01T00:00:00Z">
        <w:r>
          <w:delText xml:space="preserve">gives</w:delText>
        </w:r>
      </w:del>
      <w:del w:id="700" w:author="PR Preview" w:date="2026-01-01T00:00:00Z">
        <w:r>
          <w:delText xml:space="preserve"> </w:delText>
        </w:r>
      </w:del>
      <m:oMath>
        <m:sSup>
          <m:e>
            <m:r>
              <m:rPr>
                <m:sty m:val="bi"/>
              </m:rPr>
              <m:t>A</m:t>
            </m:r>
          </m:e>
          <m:sup>
            <m:r>
              <m:rPr>
                <m:sty m:val="p"/>
              </m:rPr>
              <m:t>′</m:t>
            </m:r>
          </m:sup>
        </m:sSup>
        <m:r>
          <m:rPr>
            <m:sty m:val="p"/>
          </m:rPr>
          <m:t>=</m:t>
        </m:r>
        <m:r>
          <m:rPr>
            <m:sty m:val="bi"/>
          </m:rPr>
          <m:t>A</m:t>
        </m:r>
      </m:oMath>
      <w:del w:id="701" w:author="PR Preview" w:date="2026-01-01T00:00:00Z">
        <w:r>
          <w:delText xml:space="preserve">.</w:delText>
        </w:r>
      </w:del>
    </w:p>
    <w:p>
      <w:pPr>
        <w:pStyle w:val="BodyText"/>
      </w:pPr>
      <w:ins w:id="702" w:author="PR Preview" w:date="2026-01-01T00:00:00Z">
        <w:r>
          <w:rPr>
            <w:i/>
            <w:iCs/>
          </w:rPr>
          <w:t xml:space="preserve">Proof</w:t>
        </w:r>
      </w:ins>
      <w:ins w:id="703" w:author="PR Preview" w:date="2026-01-01T00:00:00Z">
        <w:r>
          <w:t xml:space="preserve">. </w:t>
        </w:r>
      </w:ins>
      <w:ins w:id="704" w:author="PR Preview" w:date="2026-01-01T00:00:00Z">
        <w:r>
          <w:t xml:space="preserve">By</w:t>
        </w:r>
      </w:ins>
      <w:ins w:id="705" w:author="PR Preview" w:date="2026-01-01T00:00:00Z">
        <w:r>
          <w:t xml:space="preserve"> </w:t>
        </w:r>
      </w:ins>
      <w:hyperlink w:anchor="thm-affine-map-zero">
        <w:ins w:id="706" w:author="PR Preview" w:date="2026-01-01T00:00:00Z">
          <w:r>
            <w:rPr>
              <w:rStyle w:val="Hyperlink"/>
            </w:rPr>
            <w:t xml:space="preserve">Theorem 15</w:t>
          </w:r>
        </w:ins>
      </w:hyperlink>
      <w:ins w:id="707" w:author="PR Preview" w:date="2026-01-01T00:00:00Z">
        <w:r>
          <w:t xml:space="preserve">, applied to each formula,</w:t>
        </w:r>
      </w:ins>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ins w:id="708" w:author="PR Preview" w:date="2026-01-01T00:00:00Z">
        <w:r>
          <w:t xml:space="preserve">Then</w:t>
        </w:r>
      </w:ins>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ins w:id="709" w:author="PR Preview" w:date="2026-01-01T00:00:00Z">
        <w:r>
          <w:t xml:space="preserve">for all</w:t>
        </w:r>
      </w:ins>
      <w:ins w:id="710" w:author="PR Preview" w:date="2026-01-01T00:00:00Z">
        <w:r>
          <w:t xml:space="preserve"> </w:t>
        </w:r>
      </w:ins>
      <m:oMath>
        <m:acc>
          <m:accPr>
            <m:chr m:val="̃"/>
          </m:accPr>
          <m:e>
            <m:r>
              <m:t>x</m:t>
            </m:r>
          </m:e>
        </m:acc>
      </m:oMath>
      <w:ins w:id="711" w:author="PR Preview" w:date="2026-01-01T00:00:00Z">
        <w:r>
          <w:t xml:space="preserve">,</w:t>
        </w:r>
      </w:ins>
      <w:ins w:id="712" w:author="PR Preview" w:date="2026-01-01T00:00:00Z">
        <w:r>
          <w:t xml:space="preserve"> </w:t>
        </w:r>
      </w:ins>
      <w:ins w:id="713" w:author="PR Preview" w:date="2026-01-01T00:00:00Z">
        <w:r>
          <w:t xml:space="preserve">so</w:t>
        </w:r>
      </w:ins>
      <w:ins w:id="714" w:author="PR Preview" w:date="2026-01-01T00:00:00Z">
        <w:r>
          <w:t xml:space="preserve"> </w:t>
        </w:r>
      </w:ins>
      <m:oMath>
        <m:r>
          <m:rPr>
            <m:sty m:val="bi"/>
          </m:rPr>
          <m:t>A</m:t>
        </m:r>
      </m:oMath>
      <w:ins w:id="715" w:author="PR Preview" w:date="2026-01-01T00:00:00Z">
        <w:r>
          <w:t xml:space="preserve"> </w:t>
        </w:r>
      </w:ins>
      <w:ins w:id="716" w:author="PR Preview" w:date="2026-01-01T00:00:00Z">
        <w:r>
          <w:t xml:space="preserve">and</w:t>
        </w:r>
      </w:ins>
      <w:ins w:id="717" w:author="PR Preview" w:date="2026-01-01T00:00:00Z">
        <w:r>
          <w:t xml:space="preserve"> </w:t>
        </w:r>
      </w:ins>
      <m:oMath>
        <m:sSup>
          <m:e>
            <m:r>
              <m:rPr>
                <m:sty m:val="bi"/>
              </m:rPr>
              <m:t>A</m:t>
            </m:r>
          </m:e>
          <m:sup>
            <m:r>
              <m:rPr>
                <m:sty m:val="p"/>
              </m:rPr>
              <m:t>′</m:t>
            </m:r>
          </m:sup>
        </m:sSup>
      </m:oMath>
      <w:ins w:id="718" w:author="PR Preview" w:date="2026-01-01T00:00:00Z">
        <w:r>
          <w:t xml:space="preserve"> </w:t>
        </w:r>
      </w:ins>
      <w:ins w:id="719" w:author="PR Preview" w:date="2026-01-01T00:00:00Z">
        <w:r>
          <w:t xml:space="preserve">are both matrices (</w:t>
        </w:r>
      </w:ins>
      <w:hyperlink w:anchor="def-matrix-of-linear-map">
        <w:ins w:id="720" w:author="PR Preview" w:date="2026-01-01T00:00:00Z">
          <w:r>
            <w:rPr>
              <w:rStyle w:val="Hyperlink"/>
            </w:rPr>
            <w:t xml:space="preserve">Definition 32</w:t>
          </w:r>
        </w:ins>
      </w:hyperlink>
      <w:ins w:id="721" w:author="PR Preview" w:date="2026-01-01T00:00:00Z">
        <w:r>
          <w:t xml:space="preserve">) of the linear map</w:t>
        </w:r>
      </w:ins>
      <w:ins w:id="722" w:author="PR Preview" w:date="2026-01-01T00:00:00Z">
        <w:r>
          <w:t xml:space="preserve"> </w:t>
        </w:r>
      </w:ins>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ins w:id="723" w:author="PR Preview" w:date="2026-01-01T00:00:00Z">
        <w:r>
          <w:t xml:space="preserve"> </w:t>
        </w:r>
      </w:ins>
      <w:ins w:id="724" w:author="PR Preview" w:date="2026-01-01T00:00:00Z">
        <w:r>
          <w:t xml:space="preserve">(linear by</w:t>
        </w:r>
      </w:ins>
      <w:ins w:id="725" w:author="PR Preview" w:date="2026-01-01T00:00:00Z">
        <w:r>
          <w:t xml:space="preserve"> </w:t>
        </w:r>
      </w:ins>
      <w:hyperlink w:anchor="thm-matrix-map-linear">
        <w:ins w:id="726" w:author="PR Preview" w:date="2026-01-01T00:00:00Z">
          <w:r>
            <w:rPr>
              <w:rStyle w:val="Hyperlink"/>
            </w:rPr>
            <w:t xml:space="preserve">Theorem 12</w:t>
          </w:r>
        </w:ins>
      </w:hyperlink>
      <w:ins w:id="727" w:author="PR Preview" w:date="2026-01-01T00:00:00Z">
        <w:r>
          <w:t xml:space="preserve">),</w:t>
        </w:r>
      </w:ins>
      <w:ins w:id="728" w:author="PR Preview" w:date="2026-01-01T00:00:00Z">
        <w:r>
          <w:t xml:space="preserve"> </w:t>
        </w:r>
      </w:ins>
      <w:ins w:id="729" w:author="PR Preview" w:date="2026-01-01T00:00:00Z">
        <w:r>
          <w:t xml:space="preserve">and the uniqueness in</w:t>
        </w:r>
      </w:ins>
      <w:ins w:id="730" w:author="PR Preview" w:date="2026-01-01T00:00:00Z">
        <w:r>
          <w:t xml:space="preserve"> </w:t>
        </w:r>
      </w:ins>
      <w:hyperlink w:anchor="thm-linear-map-matrix">
        <w:ins w:id="731" w:author="PR Preview" w:date="2026-01-01T00:00:00Z">
          <w:r>
            <w:rPr>
              <w:rStyle w:val="Hyperlink"/>
            </w:rPr>
            <w:t xml:space="preserve">Theorem 14</w:t>
          </w:r>
        </w:ins>
      </w:hyperlink>
      <w:ins w:id="732" w:author="PR Preview" w:date="2026-01-01T00:00:00Z">
        <w:r>
          <w:t xml:space="preserve"> </w:t>
        </w:r>
      </w:ins>
      <w:ins w:id="733" w:author="PR Preview" w:date="2026-01-01T00:00:00Z">
        <w:r>
          <w:t xml:space="preserve">gives</w:t>
        </w:r>
      </w:ins>
      <w:ins w:id="734" w:author="PR Preview" w:date="2026-01-01T00:00:00Z">
        <w:r>
          <w:t xml:space="preserve"> </w:t>
        </w:r>
      </w:ins>
      <m:oMath>
        <m:sSup>
          <m:e>
            <m:r>
              <m:rPr>
                <m:sty m:val="bi"/>
              </m:rPr>
              <m:t>A</m:t>
            </m:r>
          </m:e>
          <m:sup>
            <m:r>
              <m:rPr>
                <m:sty m:val="p"/>
              </m:rPr>
              <m:t>′</m:t>
            </m:r>
          </m:sup>
        </m:sSup>
        <m:r>
          <m:rPr>
            <m:sty m:val="p"/>
          </m:rPr>
          <m:t>=</m:t>
        </m:r>
        <m:r>
          <m:rPr>
            <m:sty m:val="bi"/>
          </m:rPr>
          <m:t>A</m:t>
        </m:r>
      </m:oMath>
      <w:ins w:id="735" w:author="PR Preview" w:date="2026-01-01T00:00:00Z">
        <w:r>
          <w:t xml:space="preserve">.</w:t>
        </w:r>
      </w:ins>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del w:id="736" w:author="PR Preview" w:date="2026-01-01T00:00:00Z">
        <w:r>
          <w:rPr>
            <w:i/>
            <w:iCs/>
          </w:rPr>
          <w:delText xml:space="preserve">Remark 13</w:delText>
        </w:r>
      </w:del>
      <w:del w:id="737" w:author="PR Preview" w:date="2026-01-01T00:00:00Z">
        <w:r>
          <w:delText xml:space="preserve"> (The order of the factors reverses). </w:delText>
        </w:r>
      </w:del>
      <w:del w:id="738" w:author="PR Preview" w:date="2026-01-01T00:00:00Z">
        <w:r>
          <w:delText xml:space="preserve">Transposing a product reverses the order of the factors.</w:delText>
        </w:r>
      </w:del>
      <w:del w:id="739" w:author="PR Preview" w:date="2026-01-01T00:00:00Z">
        <w:r>
          <w:delText xml:space="preserve"> </w:delText>
        </w:r>
      </w:del>
      <w:del w:id="740" w:author="PR Preview" w:date="2026-01-01T00:00:00Z">
        <w:r>
          <w:delText xml:space="preserve">Keeping the original order usually gives an undefined product</w:delText>
        </w:r>
      </w:del>
      <w:del w:id="741" w:author="PR Preview" w:date="2026-01-01T00:00:00Z">
        <w:r>
          <w:delText xml:space="preserve"> </w:delText>
        </w:r>
      </w:del>
      <w:del w:id="742" w:author="PR Preview" w:date="2026-01-01T00:00:00Z">
        <w:r>
          <w:delText xml:space="preserve">or a different matrix.</w:delText>
        </w:r>
      </w:del>
      <w:del w:id="743" w:author="PR Preview" w:date="2026-01-01T00:00:00Z">
        <w:r>
          <w:delText xml:space="preserve"> </w:delText>
        </w:r>
      </w:del>
      <w:del w:id="744" w:author="PR Preview" w:date="2026-01-01T00:00:00Z">
        <w:r>
          <w:delText xml:space="preserve">For example, with</w:delText>
        </w:r>
      </w:del>
      <w:del w:id="745" w:author="PR Preview" w:date="2026-01-01T00:00:00Z">
        <w:r>
          <w:delText xml:space="preserve"> </w:delText>
        </w:r>
      </w:del>
      <m:oMath>
        <m:r>
          <m:rPr>
            <m:sty m:val="bi"/>
          </m:rPr>
          <m:t>A</m:t>
        </m:r>
        <m:r>
          <m:rPr>
            <m:sty m:val="p"/>
          </m:rPr>
          <m:t>=</m:t>
        </m:r>
        <m:r>
          <m:rPr>
            <m:sty m:val="p"/>
          </m:rPr>
          <m:t>[</m:t>
        </m:r>
        <m:r>
          <m:t>1</m:t>
        </m:r>
        <m:r>
          <m:rPr>
            <m:sty m:val="p"/>
          </m:rPr>
          <m:t>,</m:t>
        </m:r>
        <m:r>
          <m:t> </m:t>
        </m:r>
        <m:r>
          <m:t>2</m:t>
        </m:r>
        <m:r>
          <m:rPr>
            <m:sty m:val="p"/>
          </m:rPr>
          <m:t>]</m:t>
        </m:r>
      </m:oMath>
      <w:del w:id="746" w:author="PR Preview" w:date="2026-01-01T00:00:00Z">
        <w:r>
          <w:delText xml:space="preserve"> </w:delText>
        </w:r>
      </w:del>
      <w:del w:id="747" w:author="PR Preview" w:date="2026-01-01T00:00:00Z">
        <w:r>
          <w:delText xml:space="preserve">(</w:delText>
        </w:r>
      </w:del>
      <m:oMath>
        <m:r>
          <m:t>1</m:t>
        </m:r>
        <m:r>
          <m:rPr>
            <m:sty m:val="p"/>
          </m:rPr>
          <m:t>×</m:t>
        </m:r>
        <m:r>
          <m:t>2</m:t>
        </m:r>
      </m:oMath>
      <w:del w:id="748" w:author="PR Preview" w:date="2026-01-01T00:00:00Z">
        <w:r>
          <w:delText xml:space="preserve">)</w:delText>
        </w:r>
      </w:del>
      <w:del w:id="749" w:author="PR Preview" w:date="2026-01-01T00:00:00Z">
        <w:r>
          <w:delText xml:space="preserve"> </w:delText>
        </w:r>
      </w:del>
      <w:del w:id="750" w:author="PR Preview" w:date="2026-01-01T00:00:00Z">
        <w:r>
          <w:delText xml:space="preserve">and</w:delText>
        </w:r>
      </w:del>
      <w:del w:id="75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752" w:author="PR Preview" w:date="2026-01-01T00:00:00Z">
        <w:r>
          <w:delText xml:space="preserve"> </w:delText>
        </w:r>
      </w:del>
      <w:del w:id="753" w:author="PR Preview" w:date="2026-01-01T00:00:00Z">
        <w:r>
          <w:delText xml:space="preserve">(</w:delText>
        </w:r>
      </w:del>
      <m:oMath>
        <m:r>
          <m:t>2</m:t>
        </m:r>
        <m:r>
          <m:rPr>
            <m:sty m:val="p"/>
          </m:rPr>
          <m:t>×</m:t>
        </m:r>
        <m:r>
          <m:t>1</m:t>
        </m:r>
      </m:oMath>
      <w:del w:id="754" w:author="PR Preview" w:date="2026-01-01T00:00:00Z">
        <w:r>
          <w:delText xml:space="preserve">),</w:delText>
        </w:r>
      </w:del>
      <w:del w:id="755" w:author="PR Preview" w:date="2026-01-01T00:00:00Z">
        <w:r>
          <w:delText xml:space="preserve"> </w:delText>
        </w:r>
      </w:del>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del w:id="756" w:author="PR Preview" w:date="2026-01-01T00:00:00Z">
        <w:r>
          <w:delText xml:space="preserve">, so</w:delText>
        </w:r>
      </w:del>
      <w:del w:id="757" w:author="PR Preview" w:date="2026-01-01T00:00:00Z">
        <w:r>
          <w:delText xml:space="preserve"> </w:delText>
        </w:r>
      </w:del>
      <m:oMath>
        <m:sSup>
          <m:e>
            <m:r>
              <m:rPr>
                <m:sty m:val="p"/>
              </m:rPr>
              <m:t>(</m:t>
            </m:r>
            <m:r>
              <m:rPr>
                <m:sty m:val="bi"/>
              </m:rPr>
              <m:t>A</m:t>
            </m:r>
            <m:r>
              <m:rPr>
                <m:sty m:val="bi"/>
              </m:rPr>
              <m:t>B</m:t>
            </m:r>
            <m:r>
              <m:rPr>
                <m:sty m:val="p"/>
              </m:rPr>
              <m:t>)</m:t>
            </m:r>
          </m:e>
          <m:sup>
            <m:r>
              <m:rPr>
                <m:sty m:val="p"/>
              </m:rPr>
              <m:t>⊤</m:t>
            </m:r>
          </m:sup>
        </m:sSup>
        <m:r>
          <m:rPr>
            <m:sty m:val="p"/>
          </m:rPr>
          <m:t>=</m:t>
        </m:r>
        <m:r>
          <m:t>11</m:t>
        </m:r>
      </m:oMath>
      <w:del w:id="758" w:author="PR Preview" w:date="2026-01-01T00:00:00Z">
        <w:r>
          <w:delText xml:space="preserve">, and</w:delText>
        </w:r>
      </w:del>
    </w:p>
    <w:p>
      <w:pPr>
        <w:pStyle w:val="FirstParagraph"/>
      </w:pPr>
      <w:ins w:id="759" w:author="PR Preview" w:date="2026-01-01T00:00:00Z">
        <w:r>
          <w:rPr>
            <w:i/>
            <w:iCs/>
          </w:rPr>
          <w:t xml:space="preserve">Remark 13</w:t>
        </w:r>
      </w:ins>
      <w:ins w:id="760" w:author="PR Preview" w:date="2026-01-01T00:00:00Z">
        <w:r>
          <w:t xml:space="preserve"> (The order of the factors reverses). </w:t>
        </w:r>
      </w:ins>
      <w:ins w:id="761" w:author="PR Preview" w:date="2026-01-01T00:00:00Z">
        <w:r>
          <w:t xml:space="preserve">Transposing a product reverses the order of the factors.</w:t>
        </w:r>
      </w:ins>
      <w:ins w:id="762" w:author="PR Preview" w:date="2026-01-01T00:00:00Z">
        <w:r>
          <w:t xml:space="preserve"> </w:t>
        </w:r>
      </w:ins>
      <w:ins w:id="763" w:author="PR Preview" w:date="2026-01-01T00:00:00Z">
        <w:r>
          <w:t xml:space="preserve">Keeping the original order usually gives an undefined product</w:t>
        </w:r>
      </w:ins>
      <w:ins w:id="764" w:author="PR Preview" w:date="2026-01-01T00:00:00Z">
        <w:r>
          <w:t xml:space="preserve"> </w:t>
        </w:r>
      </w:ins>
      <w:ins w:id="765" w:author="PR Preview" w:date="2026-01-01T00:00:00Z">
        <w:r>
          <w:t xml:space="preserve">or a different matrix.</w:t>
        </w:r>
      </w:ins>
      <w:ins w:id="766" w:author="PR Preview" w:date="2026-01-01T00:00:00Z">
        <w:r>
          <w:t xml:space="preserve"> </w:t>
        </w:r>
      </w:ins>
      <w:ins w:id="767" w:author="PR Preview" w:date="2026-01-01T00:00:00Z">
        <w:r>
          <w:t xml:space="preserve">For example, with</w:t>
        </w:r>
      </w:ins>
      <w:ins w:id="768" w:author="PR Preview" w:date="2026-01-01T00:00:00Z">
        <w:r>
          <w:t xml:space="preserve"> </w:t>
        </w:r>
      </w:ins>
      <m:oMath>
        <m:r>
          <m:rPr>
            <m:sty m:val="bi"/>
          </m:rPr>
          <m:t>A</m:t>
        </m:r>
        <m:r>
          <m:rPr>
            <m:sty m:val="p"/>
          </m:rPr>
          <m:t>=</m:t>
        </m:r>
        <m:r>
          <m:rPr>
            <m:sty m:val="p"/>
          </m:rPr>
          <m:t>[</m:t>
        </m:r>
        <m:r>
          <m:t>1</m:t>
        </m:r>
        <m:r>
          <m:rPr>
            <m:sty m:val="p"/>
          </m:rPr>
          <m:t>,</m:t>
        </m:r>
        <m:r>
          <m:t> </m:t>
        </m:r>
        <m:r>
          <m:t>2</m:t>
        </m:r>
        <m:r>
          <m:rPr>
            <m:sty m:val="p"/>
          </m:rPr>
          <m:t>]</m:t>
        </m:r>
      </m:oMath>
      <w:ins w:id="769" w:author="PR Preview" w:date="2026-01-01T00:00:00Z">
        <w:r>
          <w:t xml:space="preserve"> </w:t>
        </w:r>
      </w:ins>
      <w:ins w:id="770" w:author="PR Preview" w:date="2026-01-01T00:00:00Z">
        <w:r>
          <w:t xml:space="preserve">(</w:t>
        </w:r>
      </w:ins>
      <m:oMath>
        <m:r>
          <m:t>1</m:t>
        </m:r>
        <m:r>
          <m:rPr>
            <m:sty m:val="p"/>
          </m:rPr>
          <m:t>×</m:t>
        </m:r>
        <m:r>
          <m:t>2</m:t>
        </m:r>
      </m:oMath>
      <w:ins w:id="771" w:author="PR Preview" w:date="2026-01-01T00:00:00Z">
        <w:r>
          <w:t xml:space="preserve">)</w:t>
        </w:r>
      </w:ins>
      <w:ins w:id="772" w:author="PR Preview" w:date="2026-01-01T00:00:00Z">
        <w:r>
          <w:t xml:space="preserve"> </w:t>
        </w:r>
      </w:ins>
      <w:ins w:id="773" w:author="PR Preview" w:date="2026-01-01T00:00:00Z">
        <w:r>
          <w:t xml:space="preserve">and</w:t>
        </w:r>
      </w:ins>
      <w:ins w:id="774"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775" w:author="PR Preview" w:date="2026-01-01T00:00:00Z">
        <w:r>
          <w:t xml:space="preserve"> </w:t>
        </w:r>
      </w:ins>
      <w:ins w:id="776" w:author="PR Preview" w:date="2026-01-01T00:00:00Z">
        <w:r>
          <w:t xml:space="preserve">(</w:t>
        </w:r>
      </w:ins>
      <m:oMath>
        <m:r>
          <m:t>2</m:t>
        </m:r>
        <m:r>
          <m:rPr>
            <m:sty m:val="p"/>
          </m:rPr>
          <m:t>×</m:t>
        </m:r>
        <m:r>
          <m:t>1</m:t>
        </m:r>
      </m:oMath>
      <w:ins w:id="777" w:author="PR Preview" w:date="2026-01-01T00:00:00Z">
        <w:r>
          <w:t xml:space="preserve">),</w:t>
        </w:r>
      </w:ins>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ins w:id="778" w:author="PR Preview" w:date="2026-01-01T00:00:00Z">
        <w:r>
          <w:t xml:space="preserve">so</w:t>
        </w:r>
      </w:ins>
      <w:ins w:id="779" w:author="PR Preview" w:date="2026-01-01T00:00:00Z">
        <w:r>
          <w:t xml:space="preserve"> </w:t>
        </w:r>
      </w:ins>
      <m:oMath>
        <m:sSup>
          <m:e>
            <m:r>
              <m:rPr>
                <m:sty m:val="p"/>
              </m:rPr>
              <m:t>(</m:t>
            </m:r>
            <m:r>
              <m:rPr>
                <m:sty m:val="bi"/>
              </m:rPr>
              <m:t>A</m:t>
            </m:r>
            <m:r>
              <m:rPr>
                <m:sty m:val="bi"/>
              </m:rPr>
              <m:t>B</m:t>
            </m:r>
            <m:r>
              <m:rPr>
                <m:sty m:val="p"/>
              </m:rPr>
              <m:t>)</m:t>
            </m:r>
          </m:e>
          <m:sup>
            <m:r>
              <m:rPr>
                <m:sty m:val="p"/>
              </m:rPr>
              <m:t>⊤</m:t>
            </m:r>
          </m:sup>
        </m:sSup>
        <m:r>
          <m:rPr>
            <m:sty m:val="p"/>
          </m:rPr>
          <m:t>=</m:t>
        </m:r>
        <m:r>
          <m:t>11</m:t>
        </m:r>
      </m:oMath>
      <w:ins w:id="780" w:author="PR Preview" w:date="2026-01-01T00:00:00Z">
        <w:r>
          <w:t xml:space="preserve">, and</w:t>
        </w:r>
      </w:ins>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del w:id="781" w:author="PR Preview" w:date="2026-01-01T00:00:00Z">
        <w:r>
          <w:delText xml:space="preserve">are</w:delText>
        </w:r>
      </w:del>
      <w:del w:id="782"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t>0</m:t>
        </m:r>
      </m:oMath>
      <w:del w:id="783" w:author="PR Preview" w:date="2026-01-01T00:00:00Z">
        <w:r>
          <w:delText xml:space="preserve">.</w:delText>
        </w:r>
      </w:del>
      <w:del w:id="784" w:author="PR Preview" w:date="2026-01-01T00:00:00Z">
        <w:r>
          <w:delText xml:space="preserve"> </w:delText>
        </w:r>
      </w:del>
      <w:del w:id="785" w:author="PR Preview" w:date="2026-01-01T00:00:00Z">
        <w:r>
          <w:delText xml:space="preserve">Vectors that are not linearly independent are</w:delText>
        </w:r>
      </w:del>
      <w:del w:id="786" w:author="PR Preview" w:date="2026-01-01T00:00:00Z">
        <w:r>
          <w:delText xml:space="preserve"> </w:delText>
        </w:r>
      </w:del>
      <w:del w:id="787" w:author="PR Preview" w:date="2026-01-01T00:00:00Z">
        <w:r>
          <w:rPr>
            <w:b/>
            <w:bCs/>
          </w:rPr>
          <w:delText xml:space="preserve">linearly dependent</w:delText>
        </w:r>
      </w:del>
      <w:del w:id="788" w:author="PR Preview" w:date="2026-01-01T00:00:00Z">
        <w:r>
          <w:delText xml:space="preserve">.</w:delText>
        </w:r>
      </w:del>
    </w:p>
    <w:p>
      <w:pPr>
        <w:pStyle w:val="FirstParagraph"/>
      </w:pPr>
      <w:ins w:id="789" w:author="PR Preview" w:date="2026-01-01T00:00:00Z">
        <w:r>
          <w:t xml:space="preserve">are</w:t>
        </w:r>
      </w:ins>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ins w:id="790" w:author="PR Preview" w:date="2026-01-01T00:00:00Z">
        <w:r>
          <w:t xml:space="preserve">Vectors that are not linearly independent are</w:t>
        </w:r>
      </w:ins>
      <w:ins w:id="791" w:author="PR Preview" w:date="2026-01-01T00:00:00Z">
        <w:r>
          <w:t xml:space="preserve"> </w:t>
        </w:r>
      </w:ins>
      <w:ins w:id="792" w:author="PR Preview" w:date="2026-01-01T00:00:00Z">
        <w:r>
          <w:rPr>
            <w:b/>
            <w:bCs/>
          </w:rPr>
          <w:t xml:space="preserve">linearly dependent</w:t>
        </w:r>
      </w:ins>
      <w:ins w:id="793" w:author="PR Preview" w:date="2026-01-01T00:00:00Z">
        <w:r>
          <w:t xml:space="preserve">.</w:t>
        </w:r>
      </w:ins>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del w:id="794" w:author="PR Preview" w:date="2026-01-01T00:00:00Z">
        <w:r>
          <w:rPr>
            <w:b/>
            <w:bCs/>
          </w:rPr>
          <w:delText xml:space="preserve">Example 44 (Coefficients of</w:delText>
        </w:r>
      </w:del>
      <w:del w:id="795" w:author="PR Preview" w:date="2026-01-01T00:00:00Z">
        <w:r>
          <w:rPr>
            <w:b/>
            <w:bCs/>
          </w:rPr>
          <w:delText xml:space="preserve"> </w:delText>
        </w:r>
      </w:del>
      <m:oMath>
        <m:r>
          <m:rPr>
            <m:sty m:val="p"/>
          </m:rPr>
          <m:t>(</m:t>
        </m:r>
        <m:r>
          <m:t>3</m:t>
        </m:r>
        <m:r>
          <m:rPr>
            <m:sty m:val="p"/>
          </m:rPr>
          <m:t>,</m:t>
        </m:r>
        <m:r>
          <m:t>5</m:t>
        </m:r>
        <m:r>
          <m:rPr>
            <m:sty m:val="p"/>
          </m:rPr>
          <m:t>)</m:t>
        </m:r>
      </m:oMath>
      <w:del w:id="796" w:author="PR Preview" w:date="2026-01-01T00:00:00Z">
        <w:r>
          <w:rPr>
            <w:b/>
            <w:bCs/>
          </w:rPr>
          <w:delText xml:space="preserve"> </w:delText>
        </w:r>
      </w:del>
      <w:del w:id="797" w:author="PR Preview" w:date="2026-01-01T00:00:00Z">
        <w:r>
          <w:rPr>
            <w:b/>
            <w:bCs/>
          </w:rPr>
          <w:delText xml:space="preserve">in two bases)</w:delText>
        </w:r>
      </w:del>
      <w:del w:id="798" w:author="PR Preview" w:date="2026-01-01T00:00:00Z">
        <w:r>
          <w:delText xml:space="preserve"> </w:delText>
        </w:r>
      </w:del>
      <w:del w:id="799" w:author="PR Preview" w:date="2026-01-01T00:00:00Z">
        <w:r>
          <w:delText xml:space="preserve">In the basis</w:delText>
        </w:r>
      </w:del>
      <w:del w:id="800"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del w:id="801" w:author="PR Preview" w:date="2026-01-01T00:00:00Z">
        <w:r>
          <w:delText xml:space="preserve"> </w:delText>
        </w:r>
      </w:del>
      <w:del w:id="802" w:author="PR Preview" w:date="2026-01-01T00:00:00Z">
        <w:r>
          <w:delText xml:space="preserve">of</w:delText>
        </w:r>
      </w:del>
      <w:del w:id="803" w:author="PR Preview" w:date="2026-01-01T00:00:00Z">
        <w:r>
          <w:delText xml:space="preserve"> </w:delText>
        </w:r>
      </w:del>
      <w:hyperlink w:anchor="exm-basis">
        <w:del w:id="804" w:author="PR Preview" w:date="2026-01-01T00:00:00Z">
          <w:r>
            <w:rPr>
              <w:rStyle w:val="Hyperlink"/>
            </w:rPr>
            <w:delText xml:space="preserve">Example 42</w:delText>
          </w:r>
        </w:del>
      </w:hyperlink>
      <w:del w:id="805" w:author="PR Preview" w:date="2026-01-01T00:00:00Z">
        <w:r>
          <w:delText xml:space="preserve">,</w:delText>
        </w:r>
      </w:del>
      <w:del w:id="806" w:author="PR Preview" w:date="2026-01-01T00:00:00Z">
        <w:r>
          <w:delText xml:space="preserve"> </w:delText>
        </w:r>
      </w:del>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del w:id="807" w:author="PR Preview" w:date="2026-01-01T00:00:00Z">
        <w:r>
          <w:delText xml:space="preserve">,</w:delText>
        </w:r>
      </w:del>
      <w:del w:id="808" w:author="PR Preview" w:date="2026-01-01T00:00:00Z">
        <w:r>
          <w:delText xml:space="preserve"> </w:delText>
        </w:r>
      </w:del>
      <w:del w:id="809" w:author="PR Preview" w:date="2026-01-01T00:00:00Z">
        <w:r>
          <w:delText xml:space="preserve">and no other coefficients work.</w:delText>
        </w:r>
      </w:del>
      <w:del w:id="810" w:author="PR Preview" w:date="2026-01-01T00:00:00Z">
        <w:r>
          <w:delText xml:space="preserve"> </w:delText>
        </w:r>
      </w:del>
      <w:del w:id="811" w:author="PR Preview" w:date="2026-01-01T00:00:00Z">
        <w:r>
          <w:delText xml:space="preserve">In the basis</w:delText>
        </w:r>
      </w:del>
      <w:del w:id="812"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813" w:author="PR Preview" w:date="2026-01-01T00:00:00Z">
        <w:r>
          <w:delText xml:space="preserve">,</w:delText>
        </w:r>
      </w:del>
      <w:del w:id="814" w:author="PR Preview" w:date="2026-01-01T00:00:00Z">
        <w:r>
          <w:delText xml:space="preserve"> </w:delText>
        </w:r>
      </w:del>
      <w:del w:id="815" w:author="PR Preview" w:date="2026-01-01T00:00:00Z">
        <w:r>
          <w:delText xml:space="preserve">the formula in</w:delText>
        </w:r>
      </w:del>
      <w:del w:id="816" w:author="PR Preview" w:date="2026-01-01T00:00:00Z">
        <w:r>
          <w:delText xml:space="preserve"> </w:delText>
        </w:r>
      </w:del>
      <w:hyperlink w:anchor="exm-basis">
        <w:del w:id="817" w:author="PR Preview" w:date="2026-01-01T00:00:00Z">
          <w:r>
            <w:rPr>
              <w:rStyle w:val="Hyperlink"/>
            </w:rPr>
            <w:delText xml:space="preserve">Example 42</w:delText>
          </w:r>
        </w:del>
      </w:hyperlink>
      <w:del w:id="818" w:author="PR Preview" w:date="2026-01-01T00:00:00Z">
        <w:r>
          <w:delText xml:space="preserve"> </w:delText>
        </w:r>
      </w:del>
      <w:del w:id="819" w:author="PR Preview" w:date="2026-01-01T00:00:00Z">
        <w:r>
          <w:delText xml:space="preserve">gives</w:delText>
        </w:r>
      </w:del>
      <w:del w:id="820" w:author="PR Preview" w:date="2026-01-01T00:00:00Z">
        <w:r>
          <w:delText xml:space="preserve"> </w:delText>
        </w:r>
      </w:del>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del w:id="821" w:author="PR Preview" w:date="2026-01-01T00:00:00Z">
        <w:r>
          <w:delText xml:space="preserve">.</w:delText>
        </w:r>
      </w:del>
      <w:del w:id="822" w:author="PR Preview" w:date="2026-01-01T00:00:00Z">
        <w:r>
          <w:delText xml:space="preserve"> </w:delText>
        </w:r>
      </w:del>
      <w:del w:id="823" w:author="PR Preview" w:date="2026-01-01T00:00:00Z">
        <w:r>
          <w:delText xml:space="preserve">The same vector has different coefficients in different bases,</w:delText>
        </w:r>
      </w:del>
      <w:del w:id="824" w:author="PR Preview" w:date="2026-01-01T00:00:00Z">
        <w:r>
          <w:delText xml:space="preserve"> </w:delText>
        </w:r>
      </w:del>
      <w:del w:id="825" w:author="PR Preview" w:date="2026-01-01T00:00:00Z">
        <w:r>
          <w:delText xml:space="preserve">but within one basis its coefficients are unique.</w:delText>
        </w:r>
      </w:del>
    </w:p>
    <w:p>
      <w:pPr>
        <w:pStyle w:val="BodyText"/>
      </w:pPr>
      <w:del w:id="826" w:author="PR Preview" w:date="2026-01-01T00:00:00Z">
        <w:r>
          <w:delText xml:space="preserve">The list</w:delText>
        </w:r>
      </w:del>
      <w:del w:id="82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828" w:author="PR Preview" w:date="2026-01-01T00:00:00Z">
        <w:r>
          <w:delText xml:space="preserve"> </w:delText>
        </w:r>
      </w:del>
      <w:del w:id="829" w:author="PR Preview" w:date="2026-01-01T00:00:00Z">
        <w:r>
          <w:delText xml:space="preserve">in</w:delText>
        </w:r>
      </w:del>
      <w:del w:id="830" w:author="PR Preview" w:date="2026-01-01T00:00:00Z">
        <w:r>
          <w:delText xml:space="preserve"> </w:delText>
        </w:r>
      </w:del>
      <w:hyperlink w:anchor="exm-not-basis">
        <w:del w:id="831" w:author="PR Preview" w:date="2026-01-01T00:00:00Z">
          <w:r>
            <w:rPr>
              <w:rStyle w:val="Hyperlink"/>
            </w:rPr>
            <w:delText xml:space="preserve">Example 43</w:delText>
          </w:r>
        </w:del>
      </w:hyperlink>
      <w:del w:id="832" w:author="PR Preview" w:date="2026-01-01T00:00:00Z">
        <w:r>
          <w:delText xml:space="preserve"> </w:delText>
        </w:r>
      </w:del>
      <w:del w:id="833" w:author="PR Preview" w:date="2026-01-01T00:00:00Z">
        <w:r>
          <w:delText xml:space="preserve">spans</w:delText>
        </w:r>
      </w:del>
      <w:del w:id="834" w:author="PR Preview" w:date="2026-01-01T00:00:00Z">
        <w:r>
          <w:delText xml:space="preserve"> </w:delText>
        </w:r>
      </w:del>
      <m:oMath>
        <m:sSup>
          <m:e>
            <m:r>
              <m:rPr>
                <m:scr m:val="double-struck"/>
                <m:sty m:val="p"/>
              </m:rPr>
              <m:t>R</m:t>
            </m:r>
          </m:e>
          <m:sup>
            <m:r>
              <m:t>2</m:t>
            </m:r>
          </m:sup>
        </m:sSup>
      </m:oMath>
      <w:del w:id="835" w:author="PR Preview" w:date="2026-01-01T00:00:00Z">
        <w:r>
          <w:delText xml:space="preserve"> </w:delText>
        </w:r>
      </w:del>
      <w:del w:id="836" w:author="PR Preview" w:date="2026-01-01T00:00:00Z">
        <w:r>
          <w:delText xml:space="preserve">but is not linearly independent,</w:delText>
        </w:r>
      </w:del>
      <w:del w:id="837" w:author="PR Preview" w:date="2026-01-01T00:00:00Z">
        <w:r>
          <w:delText xml:space="preserve"> </w:delText>
        </w:r>
      </w:del>
      <w:del w:id="838" w:author="PR Preview" w:date="2026-01-01T00:00:00Z">
        <w:r>
          <w:delText xml:space="preserve">and the coefficients of</w:delText>
        </w:r>
      </w:del>
      <w:del w:id="839" w:author="PR Preview" w:date="2026-01-01T00:00:00Z">
        <w:r>
          <w:delText xml:space="preserve"> </w:delText>
        </w:r>
      </w:del>
      <m:oMath>
        <m:r>
          <m:rPr>
            <m:sty m:val="p"/>
          </m:rPr>
          <m:t>(</m:t>
        </m:r>
        <m:r>
          <m:t>3</m:t>
        </m:r>
        <m:r>
          <m:rPr>
            <m:sty m:val="p"/>
          </m:rPr>
          <m:t>,</m:t>
        </m:r>
        <m:r>
          <m:t>5</m:t>
        </m:r>
        <m:r>
          <m:rPr>
            <m:sty m:val="p"/>
          </m:rPr>
          <m:t>)</m:t>
        </m:r>
      </m:oMath>
      <w:del w:id="840" w:author="PR Preview" w:date="2026-01-01T00:00:00Z">
        <w:r>
          <w:delText xml:space="preserve"> </w:delText>
        </w:r>
      </w:del>
      <w:del w:id="841" w:author="PR Preview" w:date="2026-01-01T00:00:00Z">
        <w:r>
          <w:delText xml:space="preserve">are not unique:</w:delText>
        </w:r>
      </w:del>
      <w:del w:id="842" w:author="PR Preview" w:date="2026-01-01T00:00:00Z">
        <w:r>
          <w:delText xml:space="preserve"> </w:delText>
        </w:r>
      </w:del>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del w:id="843" w:author="PR Preview" w:date="2026-01-01T00:00:00Z">
        <w:r>
          <w:delText xml:space="preserve">.</w:delText>
        </w:r>
      </w:del>
    </w:p>
    <w:p>
      <w:pPr>
        <w:pStyle w:val="BodyText"/>
      </w:pPr>
      <w:ins w:id="844" w:author="PR Preview" w:date="2026-01-01T00:00:00Z">
        <w:r>
          <w:rPr>
            <w:b/>
            <w:bCs/>
          </w:rPr>
          <w:t xml:space="preserve">Example 44 (Coefficients of</w:t>
        </w:r>
      </w:ins>
      <w:ins w:id="845" w:author="PR Preview" w:date="2026-01-01T00:00:00Z">
        <w:r>
          <w:rPr>
            <w:b/>
            <w:bCs/>
          </w:rPr>
          <w:t xml:space="preserve"> </w:t>
        </w:r>
      </w:ins>
      <m:oMath>
        <m:r>
          <m:rPr>
            <m:sty m:val="p"/>
          </m:rPr>
          <m:t>(</m:t>
        </m:r>
        <m:r>
          <m:t>3</m:t>
        </m:r>
        <m:r>
          <m:rPr>
            <m:sty m:val="p"/>
          </m:rPr>
          <m:t>,</m:t>
        </m:r>
        <m:r>
          <m:t>5</m:t>
        </m:r>
        <m:r>
          <m:rPr>
            <m:sty m:val="p"/>
          </m:rPr>
          <m:t>)</m:t>
        </m:r>
      </m:oMath>
      <w:ins w:id="846" w:author="PR Preview" w:date="2026-01-01T00:00:00Z">
        <w:r>
          <w:rPr>
            <w:b/>
            <w:bCs/>
          </w:rPr>
          <w:t xml:space="preserve"> </w:t>
        </w:r>
      </w:ins>
      <w:ins w:id="847" w:author="PR Preview" w:date="2026-01-01T00:00:00Z">
        <w:r>
          <w:rPr>
            <w:b/>
            <w:bCs/>
          </w:rPr>
          <w:t xml:space="preserve">in two bases)</w:t>
        </w:r>
      </w:ins>
      <w:ins w:id="848" w:author="PR Preview" w:date="2026-01-01T00:00:00Z">
        <w:r>
          <w:t xml:space="preserve"> </w:t>
        </w:r>
      </w:ins>
      <w:ins w:id="849" w:author="PR Preview" w:date="2026-01-01T00:00:00Z">
        <w:r>
          <w:t xml:space="preserve">In the basis</w:t>
        </w:r>
      </w:ins>
      <w:ins w:id="850"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ins w:id="851" w:author="PR Preview" w:date="2026-01-01T00:00:00Z">
        <w:r>
          <w:t xml:space="preserve"> </w:t>
        </w:r>
      </w:ins>
      <w:ins w:id="852" w:author="PR Preview" w:date="2026-01-01T00:00:00Z">
        <w:r>
          <w:t xml:space="preserve">of</w:t>
        </w:r>
      </w:ins>
      <w:ins w:id="853" w:author="PR Preview" w:date="2026-01-01T00:00:00Z">
        <w:r>
          <w:t xml:space="preserve"> </w:t>
        </w:r>
      </w:ins>
      <w:hyperlink w:anchor="exm-basis">
        <w:ins w:id="854" w:author="PR Preview" w:date="2026-01-01T00:00:00Z">
          <w:r>
            <w:rPr>
              <w:rStyle w:val="Hyperlink"/>
            </w:rPr>
            <w:t xml:space="preserve">Example 42</w:t>
          </w:r>
        </w:ins>
      </w:hyperlink>
      <w:ins w:id="855" w:author="PR Preview" w:date="2026-01-01T00:00:00Z">
        <w:r>
          <w:t xml:space="preserve">,</w:t>
        </w:r>
      </w:ins>
      <w:ins w:id="856" w:author="PR Preview" w:date="2026-01-01T00:00:00Z">
        <w:r>
          <w:t xml:space="preserve"> </w:t>
        </w:r>
      </w:ins>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ins w:id="857" w:author="PR Preview" w:date="2026-01-01T00:00:00Z">
        <w:r>
          <w:t xml:space="preserve">,</w:t>
        </w:r>
      </w:ins>
      <w:ins w:id="858" w:author="PR Preview" w:date="2026-01-01T00:00:00Z">
        <w:r>
          <w:t xml:space="preserve"> </w:t>
        </w:r>
      </w:ins>
      <w:ins w:id="859" w:author="PR Preview" w:date="2026-01-01T00:00:00Z">
        <w:r>
          <w:t xml:space="preserve">and no other coefficients work.</w:t>
        </w:r>
      </w:ins>
      <w:ins w:id="860" w:author="PR Preview" w:date="2026-01-01T00:00:00Z">
        <w:r>
          <w:t xml:space="preserve"> </w:t>
        </w:r>
      </w:ins>
      <w:ins w:id="861" w:author="PR Preview" w:date="2026-01-01T00:00:00Z">
        <w:r>
          <w:t xml:space="preserve">In the basis</w:t>
        </w:r>
      </w:ins>
      <w:ins w:id="862"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863" w:author="PR Preview" w:date="2026-01-01T00:00:00Z">
        <w:r>
          <w:t xml:space="preserve">,</w:t>
        </w:r>
      </w:ins>
      <w:ins w:id="864" w:author="PR Preview" w:date="2026-01-01T00:00:00Z">
        <w:r>
          <w:t xml:space="preserve"> </w:t>
        </w:r>
      </w:ins>
      <w:ins w:id="865" w:author="PR Preview" w:date="2026-01-01T00:00:00Z">
        <w:r>
          <w:t xml:space="preserve">the formula in</w:t>
        </w:r>
      </w:ins>
      <w:ins w:id="866" w:author="PR Preview" w:date="2026-01-01T00:00:00Z">
        <w:r>
          <w:t xml:space="preserve"> </w:t>
        </w:r>
      </w:ins>
      <w:hyperlink w:anchor="exm-basis">
        <w:ins w:id="867" w:author="PR Preview" w:date="2026-01-01T00:00:00Z">
          <w:r>
            <w:rPr>
              <w:rStyle w:val="Hyperlink"/>
            </w:rPr>
            <w:t xml:space="preserve">Example 42</w:t>
          </w:r>
        </w:ins>
      </w:hyperlink>
      <w:ins w:id="868" w:author="PR Preview" w:date="2026-01-01T00:00:00Z">
        <w:r>
          <w:t xml:space="preserve"> </w:t>
        </w:r>
      </w:ins>
      <w:ins w:id="869" w:author="PR Preview" w:date="2026-01-01T00:00:00Z">
        <w:r>
          <w:t xml:space="preserve">gives</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ins w:id="870" w:author="PR Preview" w:date="2026-01-01T00:00:00Z">
        <w:r>
          <w:t xml:space="preserve">The same vector has different coefficients in different bases,</w:t>
        </w:r>
      </w:ins>
      <w:ins w:id="871" w:author="PR Preview" w:date="2026-01-01T00:00:00Z">
        <w:r>
          <w:t xml:space="preserve"> </w:t>
        </w:r>
      </w:ins>
      <w:ins w:id="872" w:author="PR Preview" w:date="2026-01-01T00:00:00Z">
        <w:r>
          <w:t xml:space="preserve">but within one basis its coefficients are unique.</w:t>
        </w:r>
      </w:ins>
    </w:p>
    <w:p>
      <w:pPr>
        <w:pStyle w:val="BodyText"/>
      </w:pPr>
      <w:ins w:id="873" w:author="PR Preview" w:date="2026-01-01T00:00:00Z">
        <w:r>
          <w:t xml:space="preserve">The list</w:t>
        </w:r>
      </w:ins>
      <w:ins w:id="874"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875" w:author="PR Preview" w:date="2026-01-01T00:00:00Z">
        <w:r>
          <w:t xml:space="preserve"> </w:t>
        </w:r>
      </w:ins>
      <w:ins w:id="876" w:author="PR Preview" w:date="2026-01-01T00:00:00Z">
        <w:r>
          <w:t xml:space="preserve">in</w:t>
        </w:r>
      </w:ins>
      <w:ins w:id="877" w:author="PR Preview" w:date="2026-01-01T00:00:00Z">
        <w:r>
          <w:t xml:space="preserve"> </w:t>
        </w:r>
      </w:ins>
      <w:hyperlink w:anchor="exm-not-basis">
        <w:ins w:id="878" w:author="PR Preview" w:date="2026-01-01T00:00:00Z">
          <w:r>
            <w:rPr>
              <w:rStyle w:val="Hyperlink"/>
            </w:rPr>
            <w:t xml:space="preserve">Example 43</w:t>
          </w:r>
        </w:ins>
      </w:hyperlink>
      <w:ins w:id="879" w:author="PR Preview" w:date="2026-01-01T00:00:00Z">
        <w:r>
          <w:t xml:space="preserve"> </w:t>
        </w:r>
      </w:ins>
      <w:ins w:id="880" w:author="PR Preview" w:date="2026-01-01T00:00:00Z">
        <w:r>
          <w:t xml:space="preserve">spans</w:t>
        </w:r>
      </w:ins>
      <w:ins w:id="881" w:author="PR Preview" w:date="2026-01-01T00:00:00Z">
        <w:r>
          <w:t xml:space="preserve"> </w:t>
        </w:r>
      </w:ins>
      <m:oMath>
        <m:sSup>
          <m:e>
            <m:r>
              <m:rPr>
                <m:scr m:val="double-struck"/>
                <m:sty m:val="p"/>
              </m:rPr>
              <m:t>R</m:t>
            </m:r>
          </m:e>
          <m:sup>
            <m:r>
              <m:t>2</m:t>
            </m:r>
          </m:sup>
        </m:sSup>
      </m:oMath>
      <w:ins w:id="882" w:author="PR Preview" w:date="2026-01-01T00:00:00Z">
        <w:r>
          <w:t xml:space="preserve"> </w:t>
        </w:r>
      </w:ins>
      <w:ins w:id="883" w:author="PR Preview" w:date="2026-01-01T00:00:00Z">
        <w:r>
          <w:t xml:space="preserve">but is not linearly independent,</w:t>
        </w:r>
      </w:ins>
      <w:ins w:id="884" w:author="PR Preview" w:date="2026-01-01T00:00:00Z">
        <w:r>
          <w:t xml:space="preserve"> </w:t>
        </w:r>
      </w:ins>
      <w:ins w:id="885" w:author="PR Preview" w:date="2026-01-01T00:00:00Z">
        <w:r>
          <w:t xml:space="preserve">and the coefficients of</w:t>
        </w:r>
      </w:ins>
      <w:ins w:id="886" w:author="PR Preview" w:date="2026-01-01T00:00:00Z">
        <w:r>
          <w:t xml:space="preserve"> </w:t>
        </w:r>
      </w:ins>
      <m:oMath>
        <m:r>
          <m:rPr>
            <m:sty m:val="p"/>
          </m:rPr>
          <m:t>(</m:t>
        </m:r>
        <m:r>
          <m:t>3</m:t>
        </m:r>
        <m:r>
          <m:rPr>
            <m:sty m:val="p"/>
          </m:rPr>
          <m:t>,</m:t>
        </m:r>
        <m:r>
          <m:t>5</m:t>
        </m:r>
        <m:r>
          <m:rPr>
            <m:sty m:val="p"/>
          </m:rPr>
          <m:t>)</m:t>
        </m:r>
      </m:oMath>
      <w:ins w:id="887" w:author="PR Preview" w:date="2026-01-01T00:00:00Z">
        <w:r>
          <w:t xml:space="preserve"> </w:t>
        </w:r>
      </w:ins>
      <w:ins w:id="888" w:author="PR Preview" w:date="2026-01-01T00:00:00Z">
        <w:r>
          <w:t xml:space="preserve">are not unique:</w:t>
        </w:r>
      </w:ins>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del w:id="889" w:author="PR Preview" w:date="2026-01-01T00:00:00Z">
        <w:r>
          <w:rPr>
            <w:b/>
            <w:bCs/>
          </w:rPr>
          <w:delText xml:space="preserve">Example 50 (Subspaces of a plane have dimension at most two)</w:delText>
        </w:r>
      </w:del>
      <w:del w:id="890" w:author="PR Preview" w:date="2026-01-01T00:00:00Z">
        <w:r>
          <w:delText xml:space="preserve"> </w:delText>
        </w:r>
      </w:del>
      <w:del w:id="891" w:author="PR Preview" w:date="2026-01-01T00:00:00Z">
        <w:r>
          <w:delText xml:space="preserve">The plane</w:delText>
        </w:r>
      </w:del>
      <w:del w:id="892"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893" w:author="PR Preview" w:date="2026-01-01T00:00:00Z">
        <w:r>
          <w:delText xml:space="preserve"> </w:delText>
        </w:r>
      </w:del>
      <w:del w:id="894" w:author="PR Preview" w:date="2026-01-01T00:00:00Z">
        <w:r>
          <w:delText xml:space="preserve">in</w:delText>
        </w:r>
      </w:del>
      <w:del w:id="895" w:author="PR Preview" w:date="2026-01-01T00:00:00Z">
        <w:r>
          <w:delText xml:space="preserve"> </w:delText>
        </w:r>
      </w:del>
      <m:oMath>
        <m:sSup>
          <m:e>
            <m:r>
              <m:rPr>
                <m:scr m:val="double-struck"/>
                <m:sty m:val="p"/>
              </m:rPr>
              <m:t>R</m:t>
            </m:r>
          </m:e>
          <m:sup>
            <m:r>
              <m:t>3</m:t>
            </m:r>
          </m:sup>
        </m:sSup>
      </m:oMath>
      <w:del w:id="896" w:author="PR Preview" w:date="2026-01-01T00:00:00Z">
        <w:r>
          <w:delText xml:space="preserve"> </w:delText>
        </w:r>
      </w:del>
      <w:del w:id="897" w:author="PR Preview" w:date="2026-01-01T00:00:00Z">
        <w:r>
          <w:delText xml:space="preserve">has dimension</w:delText>
        </w:r>
      </w:del>
      <w:del w:id="898" w:author="PR Preview" w:date="2026-01-01T00:00:00Z">
        <w:r>
          <w:delText xml:space="preserve"> </w:delText>
        </w:r>
      </w:del>
      <m:oMath>
        <m:r>
          <m:t>2</m:t>
        </m:r>
      </m:oMath>
      <w:del w:id="899" w:author="PR Preview" w:date="2026-01-01T00:00:00Z">
        <w:r>
          <w:delText xml:space="preserve"> </w:delText>
        </w:r>
      </w:del>
      <w:del w:id="900" w:author="PR Preview" w:date="2026-01-01T00:00:00Z">
        <w:r>
          <w:delText xml:space="preserve">(</w:delText>
        </w:r>
      </w:del>
      <w:hyperlink w:anchor="exm-dimension">
        <w:del w:id="901" w:author="PR Preview" w:date="2026-01-01T00:00:00Z">
          <w:r>
            <w:rPr>
              <w:rStyle w:val="Hyperlink"/>
            </w:rPr>
            <w:delText xml:space="preserve">Example 47</w:delText>
          </w:r>
        </w:del>
      </w:hyperlink>
      <w:del w:id="902" w:author="PR Preview" w:date="2026-01-01T00:00:00Z">
        <w:r>
          <w:delText xml:space="preserve">).</w:delText>
        </w:r>
      </w:del>
      <w:del w:id="903" w:author="PR Preview" w:date="2026-01-01T00:00:00Z">
        <w:r>
          <w:delText xml:space="preserve"> </w:delText>
        </w:r>
      </w:del>
      <w:del w:id="904" w:author="PR Preview" w:date="2026-01-01T00:00:00Z">
        <w:r>
          <w:delText xml:space="preserve">By</w:delText>
        </w:r>
      </w:del>
      <w:del w:id="905" w:author="PR Preview" w:date="2026-01-01T00:00:00Z">
        <w:r>
          <w:delText xml:space="preserve"> </w:delText>
        </w:r>
      </w:del>
      <w:hyperlink w:anchor="thm-dim-bound">
        <w:del w:id="906" w:author="PR Preview" w:date="2026-01-01T00:00:00Z">
          <w:r>
            <w:rPr>
              <w:rStyle w:val="Hyperlink"/>
            </w:rPr>
            <w:delText xml:space="preserve">Theorem 29</w:delText>
          </w:r>
        </w:del>
      </w:hyperlink>
      <w:del w:id="907" w:author="PR Preview" w:date="2026-01-01T00:00:00Z">
        <w:r>
          <w:delText xml:space="preserve">,</w:delText>
        </w:r>
      </w:del>
      <w:del w:id="908" w:author="PR Preview" w:date="2026-01-01T00:00:00Z">
        <w:r>
          <w:delText xml:space="preserve"> </w:delText>
        </w:r>
      </w:del>
      <w:del w:id="909" w:author="PR Preview" w:date="2026-01-01T00:00:00Z">
        <w:r>
          <w:delText xml:space="preserve">no three vectors with third entry</w:delText>
        </w:r>
      </w:del>
      <w:del w:id="910" w:author="PR Preview" w:date="2026-01-01T00:00:00Z">
        <w:r>
          <w:delText xml:space="preserve"> </w:delText>
        </w:r>
      </w:del>
      <m:oMath>
        <m:r>
          <m:t>0</m:t>
        </m:r>
      </m:oMath>
      <w:del w:id="911" w:author="PR Preview" w:date="2026-01-01T00:00:00Z">
        <w:r>
          <w:delText xml:space="preserve"> </w:delText>
        </w:r>
      </w:del>
      <w:del w:id="912" w:author="PR Preview" w:date="2026-01-01T00:00:00Z">
        <w:r>
          <w:delText xml:space="preserve">are linearly independent;</w:delText>
        </w:r>
      </w:del>
      <w:del w:id="913" w:author="PR Preview" w:date="2026-01-01T00:00:00Z">
        <w:r>
          <w:delText xml:space="preserve"> </w:delText>
        </w:r>
      </w:del>
      <w:del w:id="914" w:author="PR Preview" w:date="2026-01-01T00:00:00Z">
        <w:r>
          <w:delText xml:space="preserve">for instance,</w:delText>
        </w:r>
      </w:del>
      <w:del w:id="915"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del w:id="916" w:author="PR Preview" w:date="2026-01-01T00:00:00Z">
        <w:r>
          <w:delText xml:space="preserve">.</w:delText>
        </w:r>
      </w:del>
      <w:del w:id="917" w:author="PR Preview" w:date="2026-01-01T00:00:00Z">
        <w:r>
          <w:delText xml:space="preserve"> </w:delText>
        </w:r>
      </w:del>
      <w:del w:id="918" w:author="PR Preview" w:date="2026-01-01T00:00:00Z">
        <w:r>
          <w:delText xml:space="preserve">The line</w:delText>
        </w:r>
      </w:del>
      <w:del w:id="919"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20" w:author="PR Preview" w:date="2026-01-01T00:00:00Z">
        <w:r>
          <w:delText xml:space="preserve"> </w:delText>
        </w:r>
      </w:del>
      <w:del w:id="921" w:author="PR Preview" w:date="2026-01-01T00:00:00Z">
        <w:r>
          <w:delText xml:space="preserve">lies in</w:delText>
        </w:r>
      </w:del>
      <w:del w:id="922" w:author="PR Preview" w:date="2026-01-01T00:00:00Z">
        <w:r>
          <w:delText xml:space="preserve"> </w:delText>
        </w:r>
      </w:del>
      <m:oMath>
        <m:r>
          <m:rPr>
            <m:scr m:val="script"/>
            <m:sty m:val="p"/>
          </m:rPr>
          <m:t>S</m:t>
        </m:r>
      </m:oMath>
      <w:del w:id="923" w:author="PR Preview" w:date="2026-01-01T00:00:00Z">
        <w:r>
          <w:delText xml:space="preserve">,</w:delText>
        </w:r>
      </w:del>
      <w:del w:id="924" w:author="PR Preview" w:date="2026-01-01T00:00:00Z">
        <w:r>
          <w:delText xml:space="preserve"> </w:delText>
        </w:r>
      </w:del>
      <w:del w:id="925" w:author="PR Preview" w:date="2026-01-01T00:00:00Z">
        <w:r>
          <w:delText xml:space="preserve">and</w:delText>
        </w:r>
      </w:del>
      <w:del w:id="926" w:author="PR Preview" w:date="2026-01-01T00:00:00Z">
        <w:r>
          <w:delText xml:space="preserve"> </w:delText>
        </w:r>
      </w:del>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del w:id="927" w:author="PR Preview" w:date="2026-01-01T00:00:00Z">
        <w:r>
          <w:delText xml:space="preserve">.</w:delText>
        </w:r>
      </w:del>
    </w:p>
    <w:p>
      <w:pPr>
        <w:pStyle w:val="BodyText"/>
      </w:pPr>
      <w:ins w:id="928" w:author="PR Preview" w:date="2026-01-01T00:00:00Z">
        <w:r>
          <w:rPr>
            <w:b/>
            <w:bCs/>
          </w:rPr>
          <w:t xml:space="preserve">Example 50 (Subspaces of a plane have dimension at most two)</w:t>
        </w:r>
      </w:ins>
      <w:ins w:id="929" w:author="PR Preview" w:date="2026-01-01T00:00:00Z">
        <w:r>
          <w:t xml:space="preserve"> </w:t>
        </w:r>
      </w:ins>
      <w:ins w:id="930" w:author="PR Preview" w:date="2026-01-01T00:00:00Z">
        <w:r>
          <w:t xml:space="preserve">The plane</w:t>
        </w:r>
      </w:ins>
      <w:ins w:id="931"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932" w:author="PR Preview" w:date="2026-01-01T00:00:00Z">
        <w:r>
          <w:t xml:space="preserve"> </w:t>
        </w:r>
      </w:ins>
      <w:ins w:id="933" w:author="PR Preview" w:date="2026-01-01T00:00:00Z">
        <w:r>
          <w:t xml:space="preserve">in</w:t>
        </w:r>
      </w:ins>
      <w:ins w:id="934" w:author="PR Preview" w:date="2026-01-01T00:00:00Z">
        <w:r>
          <w:t xml:space="preserve"> </w:t>
        </w:r>
      </w:ins>
      <m:oMath>
        <m:sSup>
          <m:e>
            <m:r>
              <m:rPr>
                <m:scr m:val="double-struck"/>
                <m:sty m:val="p"/>
              </m:rPr>
              <m:t>R</m:t>
            </m:r>
          </m:e>
          <m:sup>
            <m:r>
              <m:t>3</m:t>
            </m:r>
          </m:sup>
        </m:sSup>
      </m:oMath>
      <w:ins w:id="935" w:author="PR Preview" w:date="2026-01-01T00:00:00Z">
        <w:r>
          <w:t xml:space="preserve"> </w:t>
        </w:r>
      </w:ins>
      <w:ins w:id="936" w:author="PR Preview" w:date="2026-01-01T00:00:00Z">
        <w:r>
          <w:t xml:space="preserve">has dimension</w:t>
        </w:r>
      </w:ins>
      <w:ins w:id="937" w:author="PR Preview" w:date="2026-01-01T00:00:00Z">
        <w:r>
          <w:t xml:space="preserve"> </w:t>
        </w:r>
      </w:ins>
      <m:oMath>
        <m:r>
          <m:t>2</m:t>
        </m:r>
      </m:oMath>
      <w:ins w:id="938" w:author="PR Preview" w:date="2026-01-01T00:00:00Z">
        <w:r>
          <w:t xml:space="preserve"> </w:t>
        </w:r>
      </w:ins>
      <w:ins w:id="939" w:author="PR Preview" w:date="2026-01-01T00:00:00Z">
        <w:r>
          <w:t xml:space="preserve">(</w:t>
        </w:r>
      </w:ins>
      <w:hyperlink w:anchor="exm-dimension">
        <w:ins w:id="940" w:author="PR Preview" w:date="2026-01-01T00:00:00Z">
          <w:r>
            <w:rPr>
              <w:rStyle w:val="Hyperlink"/>
            </w:rPr>
            <w:t xml:space="preserve">Example 47</w:t>
          </w:r>
        </w:ins>
      </w:hyperlink>
      <w:ins w:id="941" w:author="PR Preview" w:date="2026-01-01T00:00:00Z">
        <w:r>
          <w:t xml:space="preserve">).</w:t>
        </w:r>
      </w:ins>
      <w:ins w:id="942" w:author="PR Preview" w:date="2026-01-01T00:00:00Z">
        <w:r>
          <w:t xml:space="preserve"> </w:t>
        </w:r>
      </w:ins>
      <w:ins w:id="943" w:author="PR Preview" w:date="2026-01-01T00:00:00Z">
        <w:r>
          <w:t xml:space="preserve">By</w:t>
        </w:r>
      </w:ins>
      <w:ins w:id="944" w:author="PR Preview" w:date="2026-01-01T00:00:00Z">
        <w:r>
          <w:t xml:space="preserve"> </w:t>
        </w:r>
      </w:ins>
      <w:hyperlink w:anchor="thm-dim-bound">
        <w:ins w:id="945" w:author="PR Preview" w:date="2026-01-01T00:00:00Z">
          <w:r>
            <w:rPr>
              <w:rStyle w:val="Hyperlink"/>
            </w:rPr>
            <w:t xml:space="preserve">Theorem 29</w:t>
          </w:r>
        </w:ins>
      </w:hyperlink>
      <w:ins w:id="946" w:author="PR Preview" w:date="2026-01-01T00:00:00Z">
        <w:r>
          <w:t xml:space="preserve">,</w:t>
        </w:r>
      </w:ins>
      <w:ins w:id="947" w:author="PR Preview" w:date="2026-01-01T00:00:00Z">
        <w:r>
          <w:t xml:space="preserve"> </w:t>
        </w:r>
      </w:ins>
      <w:ins w:id="948" w:author="PR Preview" w:date="2026-01-01T00:00:00Z">
        <w:r>
          <w:t xml:space="preserve">no three vectors with third entry</w:t>
        </w:r>
      </w:ins>
      <w:ins w:id="949" w:author="PR Preview" w:date="2026-01-01T00:00:00Z">
        <w:r>
          <w:t xml:space="preserve"> </w:t>
        </w:r>
      </w:ins>
      <m:oMath>
        <m:r>
          <m:t>0</m:t>
        </m:r>
      </m:oMath>
      <w:ins w:id="950" w:author="PR Preview" w:date="2026-01-01T00:00:00Z">
        <w:r>
          <w:t xml:space="preserve"> </w:t>
        </w:r>
      </w:ins>
      <w:ins w:id="951" w:author="PR Preview" w:date="2026-01-01T00:00:00Z">
        <w:r>
          <w:t xml:space="preserve">are linearly independent;</w:t>
        </w:r>
      </w:ins>
      <w:ins w:id="952" w:author="PR Preview" w:date="2026-01-01T00:00:00Z">
        <w:r>
          <w:t xml:space="preserve"> </w:t>
        </w:r>
      </w:ins>
      <w:ins w:id="953" w:author="PR Preview" w:date="2026-01-01T00:00:00Z">
        <w:r>
          <w:t xml:space="preserve">for instance,</w:t>
        </w:r>
      </w:ins>
      <w:ins w:id="954"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ins w:id="955" w:author="PR Preview" w:date="2026-01-01T00:00:00Z">
        <w:r>
          <w:t xml:space="preserve">.</w:t>
        </w:r>
      </w:ins>
      <w:ins w:id="956" w:author="PR Preview" w:date="2026-01-01T00:00:00Z">
        <w:r>
          <w:t xml:space="preserve"> </w:t>
        </w:r>
      </w:ins>
      <w:ins w:id="957" w:author="PR Preview" w:date="2026-01-01T00:00:00Z">
        <w:r>
          <w:t xml:space="preserve">The line</w:t>
        </w:r>
      </w:ins>
      <w:ins w:id="958"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959" w:author="PR Preview" w:date="2026-01-01T00:00:00Z">
        <w:r>
          <w:t xml:space="preserve"> </w:t>
        </w:r>
      </w:ins>
      <w:ins w:id="960" w:author="PR Preview" w:date="2026-01-01T00:00:00Z">
        <w:r>
          <w:t xml:space="preserve">lies in</w:t>
        </w:r>
      </w:ins>
      <w:ins w:id="961" w:author="PR Preview" w:date="2026-01-01T00:00:00Z">
        <w:r>
          <w:t xml:space="preserve"> </w:t>
        </w:r>
      </w:ins>
      <m:oMath>
        <m:r>
          <m:rPr>
            <m:scr m:val="script"/>
            <m:sty m:val="p"/>
          </m:rPr>
          <m:t>S</m:t>
        </m:r>
      </m:oMath>
      <w:ins w:id="962" w:author="PR Preview" w:date="2026-01-01T00:00:00Z">
        <w:r>
          <w:t xml:space="preserve">,</w:t>
        </w:r>
      </w:ins>
      <w:ins w:id="963" w:author="PR Preview" w:date="2026-01-01T00:00:00Z">
        <w:r>
          <w:t xml:space="preserve"> </w:t>
        </w:r>
      </w:ins>
      <w:ins w:id="964"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del w:id="965" w:author="PR Preview" w:date="2026-01-01T00:00:00Z">
        <w:r>
          <w:delText xml:space="preserve">For any</w:delText>
        </w:r>
      </w:del>
      <w:del w:id="966" w:author="PR Preview" w:date="2026-01-01T00:00:00Z">
        <w:r>
          <w:delText xml:space="preserve"> </w:delText>
        </w:r>
      </w:del>
      <m:oMath>
        <m:acc>
          <m:accPr>
            <m:chr m:val="̃"/>
          </m:accPr>
          <m:e>
            <m:r>
              <m:t>x</m:t>
            </m:r>
          </m:e>
        </m:acc>
        <m:r>
          <m:rPr>
            <m:sty m:val="p"/>
          </m:rPr>
          <m:t>∈</m:t>
        </m:r>
        <m:sSup>
          <m:e>
            <m:r>
              <m:rPr>
                <m:scr m:val="double-struck"/>
                <m:sty m:val="p"/>
              </m:rPr>
              <m:t>R</m:t>
            </m:r>
          </m:e>
          <m:sup>
            <m:r>
              <m:t>3</m:t>
            </m:r>
          </m:sup>
        </m:sSup>
      </m:oMath>
      <w:del w:id="967" w:author="PR Preview" w:date="2026-01-01T00:00:00Z">
        <w:r>
          <w:delText xml:space="preserve">,</w:delText>
        </w:r>
      </w:del>
      <w:del w:id="968" w:author="PR Preview" w:date="2026-01-01T00:00:00Z">
        <w:r>
          <w:delText xml:space="preserve"> </w:delText>
        </w:r>
      </w:del>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del w:id="969" w:author="PR Preview" w:date="2026-01-01T00:00:00Z">
        <w:r>
          <w:delText xml:space="preserve"> </w:delText>
        </w:r>
      </w:del>
      <w:del w:id="970" w:author="PR Preview" w:date="2026-01-01T00:00:00Z">
        <w:r>
          <w:delText xml:space="preserve">(</w:delText>
        </w:r>
      </w:del>
      <w:hyperlink w:anchor="def-matvec-mult">
        <w:del w:id="971" w:author="PR Preview" w:date="2026-01-01T00:00:00Z">
          <w:r>
            <w:rPr>
              <w:rStyle w:val="Hyperlink"/>
            </w:rPr>
            <w:delText xml:space="preserve">Definition 28</w:delText>
          </w:r>
        </w:del>
      </w:hyperlink>
      <w:del w:id="972" w:author="PR Preview" w:date="2026-01-01T00:00:00Z">
        <w:r>
          <w:delText xml:space="preserve">).</w:delText>
        </w:r>
      </w:del>
      <w:del w:id="973" w:author="PR Preview" w:date="2026-01-01T00:00:00Z">
        <w:r>
          <w:delText xml:space="preserve"> </w:delText>
        </w:r>
      </w:del>
      <w:del w:id="974" w:author="PR Preview" w:date="2026-01-01T00:00:00Z">
        <w:r>
          <w:delText xml:space="preserve">The number</w:delText>
        </w:r>
      </w:del>
      <w:del w:id="975"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976" w:author="PR Preview" w:date="2026-01-01T00:00:00Z">
        <w:r>
          <w:delText xml:space="preserve"> </w:delText>
        </w:r>
      </w:del>
      <w:del w:id="977" w:author="PR Preview" w:date="2026-01-01T00:00:00Z">
        <w:r>
          <w:delText xml:space="preserve">can be any real number</w:delText>
        </w:r>
      </w:del>
      <w:del w:id="978" w:author="PR Preview" w:date="2026-01-01T00:00:00Z">
        <w:r>
          <w:delText xml:space="preserve"> </w:delText>
        </w:r>
      </w:del>
      <w:del w:id="979" w:author="PR Preview" w:date="2026-01-01T00:00:00Z">
        <w:r>
          <w:delText xml:space="preserve">(take</w:delText>
        </w:r>
      </w:del>
      <w:del w:id="980" w:author="PR Preview" w:date="2026-01-01T00:00:00Z">
        <w:r>
          <w:delText xml:space="preserve"> </w:delText>
        </w:r>
      </w:del>
      <m:oMath>
        <m:sSub>
          <m:e>
            <m:r>
              <m:t>x</m:t>
            </m:r>
          </m:e>
          <m:sub>
            <m:r>
              <m:t>2</m:t>
            </m:r>
          </m:sub>
        </m:sSub>
        <m:r>
          <m:rPr>
            <m:sty m:val="p"/>
          </m:rPr>
          <m:t>=</m:t>
        </m:r>
        <m:sSub>
          <m:e>
            <m:r>
              <m:t>x</m:t>
            </m:r>
          </m:e>
          <m:sub>
            <m:r>
              <m:t>3</m:t>
            </m:r>
          </m:sub>
        </m:sSub>
        <m:r>
          <m:rPr>
            <m:sty m:val="p"/>
          </m:rPr>
          <m:t>=</m:t>
        </m:r>
        <m:r>
          <m:t>0</m:t>
        </m:r>
      </m:oMath>
      <w:del w:id="981" w:author="PR Preview" w:date="2026-01-01T00:00:00Z">
        <w:r>
          <w:delText xml:space="preserve">),</w:delText>
        </w:r>
      </w:del>
      <w:del w:id="982" w:author="PR Preview" w:date="2026-01-01T00:00:00Z">
        <w:r>
          <w:delText xml:space="preserve"> </w:delText>
        </w:r>
      </w:del>
      <w:del w:id="983" w:author="PR Preview" w:date="2026-01-01T00:00:00Z">
        <w:r>
          <w:delText xml:space="preserve">so</w:delText>
        </w:r>
      </w:del>
      <w:del w:id="984" w:author="PR Preview" w:date="2026-01-01T00:00:00Z">
        <w:r>
          <w:delText xml:space="preserve"> </w:delText>
        </w:r>
      </w:del>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del w:id="985" w:author="PR Preview" w:date="2026-01-01T00:00:00Z">
        <w:r>
          <w:delText xml:space="preserve">,</w:delText>
        </w:r>
      </w:del>
      <w:del w:id="986" w:author="PR Preview" w:date="2026-01-01T00:00:00Z">
        <w:r>
          <w:delText xml:space="preserve"> </w:delText>
        </w:r>
      </w:del>
      <w:del w:id="987" w:author="PR Preview" w:date="2026-01-01T00:00:00Z">
        <w:r>
          <w:delText xml:space="preserve">a line in</w:delText>
        </w:r>
      </w:del>
      <w:del w:id="988" w:author="PR Preview" w:date="2026-01-01T00:00:00Z">
        <w:r>
          <w:delText xml:space="preserve"> </w:delText>
        </w:r>
      </w:del>
      <m:oMath>
        <m:sSup>
          <m:e>
            <m:r>
              <m:rPr>
                <m:scr m:val="double-struck"/>
                <m:sty m:val="p"/>
              </m:rPr>
              <m:t>R</m:t>
            </m:r>
          </m:e>
          <m:sup>
            <m:r>
              <m:t>2</m:t>
            </m:r>
          </m:sup>
        </m:sSup>
      </m:oMath>
      <w:del w:id="989" w:author="PR Preview" w:date="2026-01-01T00:00:00Z">
        <w:r>
          <w:delText xml:space="preserve">.</w:delText>
        </w:r>
      </w:del>
      <w:del w:id="990" w:author="PR Preview" w:date="2026-01-01T00:00:00Z">
        <w:r>
          <w:delText xml:space="preserve"> </w:delText>
        </w:r>
      </w:del>
      <w:del w:id="991" w:author="PR Preview" w:date="2026-01-01T00:00:00Z">
        <w:r>
          <w:delText xml:space="preserve">The vector</w:delText>
        </w:r>
      </w:del>
      <w:del w:id="992" w:author="PR Preview" w:date="2026-01-01T00:00:00Z">
        <w:r>
          <w:delText xml:space="preserve"> </w:delText>
        </w:r>
      </w:del>
      <m:oMath>
        <m:r>
          <m:rPr>
            <m:sty m:val="p"/>
          </m:rPr>
          <m:t>(</m:t>
        </m:r>
        <m:r>
          <m:t>1</m:t>
        </m:r>
        <m:r>
          <m:rPr>
            <m:sty m:val="p"/>
          </m:rPr>
          <m:t>,</m:t>
        </m:r>
        <m:r>
          <m:t>0</m:t>
        </m:r>
        <m:r>
          <m:rPr>
            <m:sty m:val="p"/>
          </m:rPr>
          <m:t>)</m:t>
        </m:r>
      </m:oMath>
      <w:del w:id="993" w:author="PR Preview" w:date="2026-01-01T00:00:00Z">
        <w:r>
          <w:delText xml:space="preserve"> </w:delText>
        </w:r>
      </w:del>
      <w:del w:id="994" w:author="PR Preview" w:date="2026-01-01T00:00:00Z">
        <w:r>
          <w:delText xml:space="preserve">is not in</w:delText>
        </w:r>
      </w:del>
      <w:del w:id="995" w:author="PR Preview" w:date="2026-01-01T00:00:00Z">
        <w:r>
          <w:delText xml:space="preserve"> </w:delText>
        </w:r>
      </w:del>
      <m:oMath>
        <m:r>
          <m:rPr>
            <m:scr m:val="script"/>
            <m:sty m:val="p"/>
          </m:rPr>
          <m:t>C</m:t>
        </m:r>
        <m:r>
          <m:rPr>
            <m:sty m:val="p"/>
          </m:rPr>
          <m:t>(</m:t>
        </m:r>
        <m:r>
          <m:rPr>
            <m:sty m:val="bi"/>
          </m:rPr>
          <m:t>A</m:t>
        </m:r>
        <m:r>
          <m:rPr>
            <m:sty m:val="p"/>
          </m:rPr>
          <m:t>)</m:t>
        </m:r>
      </m:oMath>
      <w:del w:id="996" w:author="PR Preview" w:date="2026-01-01T00:00:00Z">
        <w:r>
          <w:delText xml:space="preserve">:</w:delText>
        </w:r>
      </w:del>
      <w:del w:id="997" w:author="PR Preview" w:date="2026-01-01T00:00:00Z">
        <w:r>
          <w:delText xml:space="preserve"> </w:delText>
        </w:r>
      </w:del>
      <m:oMath>
        <m:r>
          <m:t>c</m:t>
        </m:r>
        <m:r>
          <m:t> </m:t>
        </m:r>
        <m:r>
          <m:rPr>
            <m:sty m:val="p"/>
          </m:rPr>
          <m:t>(</m:t>
        </m:r>
        <m:r>
          <m:t>1</m:t>
        </m:r>
        <m:r>
          <m:rPr>
            <m:sty m:val="p"/>
          </m:rPr>
          <m:t>,</m:t>
        </m:r>
        <m:r>
          <m:t>3</m:t>
        </m:r>
        <m:r>
          <m:rPr>
            <m:sty m:val="p"/>
          </m:rPr>
          <m:t>)</m:t>
        </m:r>
      </m:oMath>
      <w:del w:id="998" w:author="PR Preview" w:date="2026-01-01T00:00:00Z">
        <w:r>
          <w:delText xml:space="preserve"> </w:delText>
        </w:r>
      </w:del>
      <w:del w:id="999" w:author="PR Preview" w:date="2026-01-01T00:00:00Z">
        <w:r>
          <w:delText xml:space="preserve">has second entry</w:delText>
        </w:r>
      </w:del>
      <w:del w:id="1000" w:author="PR Preview" w:date="2026-01-01T00:00:00Z">
        <w:r>
          <w:delText xml:space="preserve"> </w:delText>
        </w:r>
      </w:del>
      <m:oMath>
        <m:r>
          <m:t>3</m:t>
        </m:r>
        <m:r>
          <m:t>c</m:t>
        </m:r>
      </m:oMath>
      <w:del w:id="1001" w:author="PR Preview" w:date="2026-01-01T00:00:00Z">
        <w:r>
          <w:delText xml:space="preserve">,</w:delText>
        </w:r>
      </w:del>
      <w:del w:id="1002" w:author="PR Preview" w:date="2026-01-01T00:00:00Z">
        <w:r>
          <w:delText xml:space="preserve"> </w:delText>
        </w:r>
      </w:del>
      <w:del w:id="1003" w:author="PR Preview" w:date="2026-01-01T00:00:00Z">
        <w:r>
          <w:delText xml:space="preserve">which is</w:delText>
        </w:r>
      </w:del>
      <w:del w:id="1004" w:author="PR Preview" w:date="2026-01-01T00:00:00Z">
        <w:r>
          <w:delText xml:space="preserve"> </w:delText>
        </w:r>
      </w:del>
      <m:oMath>
        <m:r>
          <m:t>0</m:t>
        </m:r>
      </m:oMath>
      <w:del w:id="1005" w:author="PR Preview" w:date="2026-01-01T00:00:00Z">
        <w:r>
          <w:delText xml:space="preserve"> </w:delText>
        </w:r>
      </w:del>
      <w:del w:id="1006" w:author="PR Preview" w:date="2026-01-01T00:00:00Z">
        <w:r>
          <w:delText xml:space="preserve">only if</w:delText>
        </w:r>
      </w:del>
      <w:del w:id="1007" w:author="PR Preview" w:date="2026-01-01T00:00:00Z">
        <w:r>
          <w:delText xml:space="preserve"> </w:delText>
        </w:r>
      </w:del>
      <m:oMath>
        <m:r>
          <m:t>c</m:t>
        </m:r>
        <m:r>
          <m:rPr>
            <m:sty m:val="p"/>
          </m:rPr>
          <m:t>=</m:t>
        </m:r>
        <m:r>
          <m:t>0</m:t>
        </m:r>
      </m:oMath>
      <w:del w:id="1008" w:author="PR Preview" w:date="2026-01-01T00:00:00Z">
        <w:r>
          <w:delText xml:space="preserve">, and then the first entry is</w:delText>
        </w:r>
      </w:del>
      <w:del w:id="1009" w:author="PR Preview" w:date="2026-01-01T00:00:00Z">
        <w:r>
          <w:delText xml:space="preserve"> </w:delText>
        </w:r>
      </w:del>
      <m:oMath>
        <m:r>
          <m:t>0</m:t>
        </m:r>
      </m:oMath>
      <w:del w:id="1010" w:author="PR Preview" w:date="2026-01-01T00:00:00Z">
        <w:r>
          <w:delText xml:space="preserve">, not</w:delText>
        </w:r>
      </w:del>
      <w:del w:id="1011" w:author="PR Preview" w:date="2026-01-01T00:00:00Z">
        <w:r>
          <w:delText xml:space="preserve"> </w:delText>
        </w:r>
      </w:del>
      <m:oMath>
        <m:r>
          <m:t>1</m:t>
        </m:r>
      </m:oMath>
      <w:del w:id="1012" w:author="PR Preview" w:date="2026-01-01T00:00:00Z">
        <w:r>
          <w:delText xml:space="preserve">.</w:delText>
        </w:r>
      </w:del>
    </w:p>
    <w:p>
      <w:pPr>
        <w:pStyle w:val="FirstParagraph"/>
      </w:pPr>
      <w:ins w:id="1013" w:author="PR Preview" w:date="2026-01-01T00:00:00Z">
        <w:r>
          <w:t xml:space="preserve">For any</w:t>
        </w:r>
      </w:ins>
      <w:ins w:id="1014" w:author="PR Preview" w:date="2026-01-01T00:00:00Z">
        <w:r>
          <w:t xml:space="preserve"> </w:t>
        </w:r>
      </w:ins>
      <m:oMath>
        <m:acc>
          <m:accPr>
            <m:chr m:val="̃"/>
          </m:accPr>
          <m:e>
            <m:r>
              <m:t>x</m:t>
            </m:r>
          </m:e>
        </m:acc>
        <m:r>
          <m:rPr>
            <m:sty m:val="p"/>
          </m:rPr>
          <m:t>∈</m:t>
        </m:r>
        <m:sSup>
          <m:e>
            <m:r>
              <m:rPr>
                <m:scr m:val="double-struck"/>
                <m:sty m:val="p"/>
              </m:rPr>
              <m:t>R</m:t>
            </m:r>
          </m:e>
          <m:sup>
            <m:r>
              <m:t>3</m:t>
            </m:r>
          </m:sup>
        </m:sSup>
      </m:oMath>
      <w:ins w:id="1015" w:author="PR Preview" w:date="2026-01-01T00:00:00Z">
        <w:r>
          <w:t xml:space="preserve">,</w:t>
        </w:r>
      </w:ins>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ins w:id="1016" w:author="PR Preview" w:date="2026-01-01T00:00:00Z">
        <w:r>
          <w:t xml:space="preserve">(</w:t>
        </w:r>
      </w:ins>
      <w:hyperlink w:anchor="def-matvec-mult">
        <w:ins w:id="1017" w:author="PR Preview" w:date="2026-01-01T00:00:00Z">
          <w:r>
            <w:rPr>
              <w:rStyle w:val="Hyperlink"/>
            </w:rPr>
            <w:t xml:space="preserve">Definition 28</w:t>
          </w:r>
        </w:ins>
      </w:hyperlink>
      <w:ins w:id="1018" w:author="PR Preview" w:date="2026-01-01T00:00:00Z">
        <w:r>
          <w:t xml:space="preserve">).</w:t>
        </w:r>
      </w:ins>
      <w:ins w:id="1019" w:author="PR Preview" w:date="2026-01-01T00:00:00Z">
        <w:r>
          <w:t xml:space="preserve"> </w:t>
        </w:r>
      </w:ins>
      <w:ins w:id="1020" w:author="PR Preview" w:date="2026-01-01T00:00:00Z">
        <w:r>
          <w:t xml:space="preserve">The number</w:t>
        </w:r>
      </w:ins>
      <w:ins w:id="1021"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1022" w:author="PR Preview" w:date="2026-01-01T00:00:00Z">
        <w:r>
          <w:t xml:space="preserve"> </w:t>
        </w:r>
      </w:ins>
      <w:ins w:id="1023" w:author="PR Preview" w:date="2026-01-01T00:00:00Z">
        <w:r>
          <w:t xml:space="preserve">can be any real number</w:t>
        </w:r>
      </w:ins>
      <w:ins w:id="1024" w:author="PR Preview" w:date="2026-01-01T00:00:00Z">
        <w:r>
          <w:t xml:space="preserve"> </w:t>
        </w:r>
      </w:ins>
      <w:ins w:id="1025" w:author="PR Preview" w:date="2026-01-01T00:00:00Z">
        <w:r>
          <w:t xml:space="preserve">(take</w:t>
        </w:r>
      </w:ins>
      <w:ins w:id="1026" w:author="PR Preview" w:date="2026-01-01T00:00:00Z">
        <w:r>
          <w:t xml:space="preserve"> </w:t>
        </w:r>
      </w:ins>
      <m:oMath>
        <m:sSub>
          <m:e>
            <m:r>
              <m:t>x</m:t>
            </m:r>
          </m:e>
          <m:sub>
            <m:r>
              <m:t>2</m:t>
            </m:r>
          </m:sub>
        </m:sSub>
        <m:r>
          <m:rPr>
            <m:sty m:val="p"/>
          </m:rPr>
          <m:t>=</m:t>
        </m:r>
        <m:r>
          <m:t>0</m:t>
        </m:r>
      </m:oMath>
      <w:ins w:id="1027" w:author="PR Preview" w:date="2026-01-01T00:00:00Z">
        <w:r>
          <w:t xml:space="preserve"> </w:t>
        </w:r>
      </w:ins>
      <w:ins w:id="1028" w:author="PR Preview" w:date="2026-01-01T00:00:00Z">
        <w:r>
          <w:t xml:space="preserve">and</w:t>
        </w:r>
      </w:ins>
      <w:ins w:id="1029" w:author="PR Preview" w:date="2026-01-01T00:00:00Z">
        <w:r>
          <w:t xml:space="preserve"> </w:t>
        </w:r>
      </w:ins>
      <m:oMath>
        <m:sSub>
          <m:e>
            <m:r>
              <m:t>x</m:t>
            </m:r>
          </m:e>
          <m:sub>
            <m:r>
              <m:t>3</m:t>
            </m:r>
          </m:sub>
        </m:sSub>
        <m:r>
          <m:rPr>
            <m:sty m:val="p"/>
          </m:rPr>
          <m:t>=</m:t>
        </m:r>
        <m:r>
          <m:t>0</m:t>
        </m:r>
      </m:oMath>
      <w:ins w:id="1030" w:author="PR Preview" w:date="2026-01-01T00:00:00Z">
        <w:r>
          <w:t xml:space="preserve">),</w:t>
        </w:r>
      </w:ins>
      <w:ins w:id="1031" w:author="PR Preview" w:date="2026-01-01T00:00:00Z">
        <w:r>
          <w:t xml:space="preserve"> </w:t>
        </w:r>
      </w:ins>
      <w:ins w:id="1032" w:author="PR Preview" w:date="2026-01-01T00:00:00Z">
        <w:r>
          <w:t xml:space="preserve">so</w:t>
        </w:r>
      </w:ins>
      <w:ins w:id="1033" w:author="PR Preview" w:date="2026-01-01T00:00:00Z">
        <w:r>
          <w:t xml:space="preserve"> </w:t>
        </w:r>
      </w:ins>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ins w:id="1034" w:author="PR Preview" w:date="2026-01-01T00:00:00Z">
        <w:r>
          <w:t xml:space="preserve">,</w:t>
        </w:r>
      </w:ins>
      <w:ins w:id="1035" w:author="PR Preview" w:date="2026-01-01T00:00:00Z">
        <w:r>
          <w:t xml:space="preserve"> </w:t>
        </w:r>
      </w:ins>
      <w:ins w:id="1036" w:author="PR Preview" w:date="2026-01-01T00:00:00Z">
        <w:r>
          <w:t xml:space="preserve">a line in</w:t>
        </w:r>
      </w:ins>
      <w:ins w:id="1037" w:author="PR Preview" w:date="2026-01-01T00:00:00Z">
        <w:r>
          <w:t xml:space="preserve"> </w:t>
        </w:r>
      </w:ins>
      <m:oMath>
        <m:sSup>
          <m:e>
            <m:r>
              <m:rPr>
                <m:scr m:val="double-struck"/>
                <m:sty m:val="p"/>
              </m:rPr>
              <m:t>R</m:t>
            </m:r>
          </m:e>
          <m:sup>
            <m:r>
              <m:t>2</m:t>
            </m:r>
          </m:sup>
        </m:sSup>
      </m:oMath>
      <w:ins w:id="1038" w:author="PR Preview" w:date="2026-01-01T00:00:00Z">
        <w:r>
          <w:t xml:space="preserve">.</w:t>
        </w:r>
      </w:ins>
      <w:ins w:id="1039" w:author="PR Preview" w:date="2026-01-01T00:00:00Z">
        <w:r>
          <w:t xml:space="preserve"> </w:t>
        </w:r>
      </w:ins>
      <w:ins w:id="1040" w:author="PR Preview" w:date="2026-01-01T00:00:00Z">
        <w:r>
          <w:t xml:space="preserve">The vector</w:t>
        </w:r>
      </w:ins>
      <w:ins w:id="1041" w:author="PR Preview" w:date="2026-01-01T00:00:00Z">
        <w:r>
          <w:t xml:space="preserve"> </w:t>
        </w:r>
      </w:ins>
      <m:oMath>
        <m:r>
          <m:rPr>
            <m:sty m:val="p"/>
          </m:rPr>
          <m:t>(</m:t>
        </m:r>
        <m:r>
          <m:t>1</m:t>
        </m:r>
        <m:r>
          <m:rPr>
            <m:sty m:val="p"/>
          </m:rPr>
          <m:t>,</m:t>
        </m:r>
        <m:r>
          <m:t>0</m:t>
        </m:r>
        <m:r>
          <m:rPr>
            <m:sty m:val="p"/>
          </m:rPr>
          <m:t>)</m:t>
        </m:r>
      </m:oMath>
      <w:ins w:id="1042" w:author="PR Preview" w:date="2026-01-01T00:00:00Z">
        <w:r>
          <w:t xml:space="preserve"> </w:t>
        </w:r>
      </w:ins>
      <w:ins w:id="1043" w:author="PR Preview" w:date="2026-01-01T00:00:00Z">
        <w:r>
          <w:t xml:space="preserve">is not in</w:t>
        </w:r>
      </w:ins>
      <w:ins w:id="1044" w:author="PR Preview" w:date="2026-01-01T00:00:00Z">
        <w:r>
          <w:t xml:space="preserve"> </w:t>
        </w:r>
      </w:ins>
      <m:oMath>
        <m:r>
          <m:rPr>
            <m:scr m:val="script"/>
            <m:sty m:val="p"/>
          </m:rPr>
          <m:t>C</m:t>
        </m:r>
        <m:r>
          <m:rPr>
            <m:sty m:val="p"/>
          </m:rPr>
          <m:t>(</m:t>
        </m:r>
        <m:r>
          <m:rPr>
            <m:sty m:val="bi"/>
          </m:rPr>
          <m:t>A</m:t>
        </m:r>
        <m:r>
          <m:rPr>
            <m:sty m:val="p"/>
          </m:rPr>
          <m:t>)</m:t>
        </m:r>
      </m:oMath>
      <w:ins w:id="1045" w:author="PR Preview" w:date="2026-01-01T00:00:00Z">
        <w:r>
          <w:t xml:space="preserve">:</w:t>
        </w:r>
      </w:ins>
      <w:ins w:id="1046" w:author="PR Preview" w:date="2026-01-01T00:00:00Z">
        <w:r>
          <w:t xml:space="preserve"> </w:t>
        </w:r>
      </w:ins>
      <m:oMath>
        <m:r>
          <m:t>c</m:t>
        </m:r>
        <m:r>
          <m:t> </m:t>
        </m:r>
        <m:r>
          <m:rPr>
            <m:sty m:val="p"/>
          </m:rPr>
          <m:t>(</m:t>
        </m:r>
        <m:r>
          <m:t>1</m:t>
        </m:r>
        <m:r>
          <m:rPr>
            <m:sty m:val="p"/>
          </m:rPr>
          <m:t>,</m:t>
        </m:r>
        <m:r>
          <m:t>3</m:t>
        </m:r>
        <m:r>
          <m:rPr>
            <m:sty m:val="p"/>
          </m:rPr>
          <m:t>)</m:t>
        </m:r>
      </m:oMath>
      <w:ins w:id="1047" w:author="PR Preview" w:date="2026-01-01T00:00:00Z">
        <w:r>
          <w:t xml:space="preserve"> </w:t>
        </w:r>
      </w:ins>
      <w:ins w:id="1048" w:author="PR Preview" w:date="2026-01-01T00:00:00Z">
        <w:r>
          <w:t xml:space="preserve">has second entry</w:t>
        </w:r>
      </w:ins>
      <w:ins w:id="1049" w:author="PR Preview" w:date="2026-01-01T00:00:00Z">
        <w:r>
          <w:t xml:space="preserve"> </w:t>
        </w:r>
      </w:ins>
      <m:oMath>
        <m:r>
          <m:t>3</m:t>
        </m:r>
        <m:r>
          <m:t>c</m:t>
        </m:r>
      </m:oMath>
      <w:ins w:id="1050" w:author="PR Preview" w:date="2026-01-01T00:00:00Z">
        <w:r>
          <w:t xml:space="preserve">,</w:t>
        </w:r>
      </w:ins>
      <w:ins w:id="1051" w:author="PR Preview" w:date="2026-01-01T00:00:00Z">
        <w:r>
          <w:t xml:space="preserve"> </w:t>
        </w:r>
      </w:ins>
      <w:ins w:id="1052" w:author="PR Preview" w:date="2026-01-01T00:00:00Z">
        <w:r>
          <w:t xml:space="preserve">which is</w:t>
        </w:r>
      </w:ins>
      <w:ins w:id="1053" w:author="PR Preview" w:date="2026-01-01T00:00:00Z">
        <w:r>
          <w:t xml:space="preserve"> </w:t>
        </w:r>
      </w:ins>
      <m:oMath>
        <m:r>
          <m:t>0</m:t>
        </m:r>
      </m:oMath>
      <w:ins w:id="1054" w:author="PR Preview" w:date="2026-01-01T00:00:00Z">
        <w:r>
          <w:t xml:space="preserve"> </w:t>
        </w:r>
      </w:ins>
      <w:ins w:id="1055" w:author="PR Preview" w:date="2026-01-01T00:00:00Z">
        <w:r>
          <w:t xml:space="preserve">only if</w:t>
        </w:r>
      </w:ins>
      <w:ins w:id="1056" w:author="PR Preview" w:date="2026-01-01T00:00:00Z">
        <w:r>
          <w:t xml:space="preserve"> </w:t>
        </w:r>
      </w:ins>
      <m:oMath>
        <m:r>
          <m:t>c</m:t>
        </m:r>
        <m:r>
          <m:rPr>
            <m:sty m:val="p"/>
          </m:rPr>
          <m:t>=</m:t>
        </m:r>
        <m:r>
          <m:t>0</m:t>
        </m:r>
      </m:oMath>
      <w:ins w:id="1057" w:author="PR Preview" w:date="2026-01-01T00:00:00Z">
        <w:r>
          <w:t xml:space="preserve">, and then the first entry is</w:t>
        </w:r>
      </w:ins>
      <w:ins w:id="1058" w:author="PR Preview" w:date="2026-01-01T00:00:00Z">
        <w:r>
          <w:t xml:space="preserve"> </w:t>
        </w:r>
      </w:ins>
      <m:oMath>
        <m:r>
          <m:t>0</m:t>
        </m:r>
      </m:oMath>
      <w:ins w:id="1059" w:author="PR Preview" w:date="2026-01-01T00:00:00Z">
        <w:r>
          <w:t xml:space="preserve">, not</w:t>
        </w:r>
      </w:ins>
      <w:ins w:id="1060" w:author="PR Preview" w:date="2026-01-01T00:00:00Z">
        <w:r>
          <w:t xml:space="preserve"> </w:t>
        </w:r>
      </w:ins>
      <m:oMath>
        <m:r>
          <m:t>1</m:t>
        </m:r>
      </m:oMath>
      <w:ins w:id="1061" w:author="PR Preview" w:date="2026-01-01T00:00:00Z">
        <w:r>
          <w:t xml:space="preserve">.</w:t>
        </w:r>
      </w:ins>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del w:id="1062" w:author="PR Preview" w:date="2026-01-01T00:00:00Z">
        <w:r>
          <w:rPr>
            <w:b/>
            <w:bCs/>
          </w:rPr>
          <w:delText xml:space="preserve">Example 55 (The null space and left null space of a rank-one matrix)</w:delText>
        </w:r>
      </w:del>
      <w:del w:id="1063" w:author="PR Preview" w:date="2026-01-01T00:00:00Z">
        <w:r>
          <w:delText xml:space="preserve"> </w:delText>
        </w:r>
      </w:del>
      <w:del w:id="1064" w:author="PR Preview" w:date="2026-01-01T00:00:00Z">
        <w:r>
          <w:delText xml:space="preserve">For</w:delText>
        </w:r>
      </w:del>
      <w:del w:id="1065" w:author="PR Preview" w:date="2026-01-01T00:00:00Z">
        <w:r>
          <w:delText xml:space="preserve"> </w:delText>
        </w:r>
      </w:del>
      <m:oMath>
        <m:r>
          <m:rPr>
            <m:sty m:val="bi"/>
          </m:rPr>
          <m:t>A</m:t>
        </m:r>
      </m:oMath>
      <w:del w:id="1066" w:author="PR Preview" w:date="2026-01-01T00:00:00Z">
        <w:r>
          <w:delText xml:space="preserve"> </w:delText>
        </w:r>
      </w:del>
      <w:del w:id="1067" w:author="PR Preview" w:date="2026-01-01T00:00:00Z">
        <w:r>
          <w:delText xml:space="preserve">in</w:delText>
        </w:r>
      </w:del>
      <w:del w:id="1068" w:author="PR Preview" w:date="2026-01-01T00:00:00Z">
        <w:r>
          <w:delText xml:space="preserve"> </w:delText>
        </w:r>
      </w:del>
      <w:hyperlink w:anchor="exm-column-space">
        <w:del w:id="1069" w:author="PR Preview" w:date="2026-01-01T00:00:00Z">
          <w:r>
            <w:rPr>
              <w:rStyle w:val="Hyperlink"/>
            </w:rPr>
            <w:delText xml:space="preserve">Example 53</w:delText>
          </w:r>
        </w:del>
      </w:hyperlink>
      <w:del w:id="1070" w:author="PR Preview" w:date="2026-01-01T00:00:00Z">
        <w:r>
          <w:delText xml:space="preserve">,</w:delText>
        </w:r>
      </w:del>
      <w:del w:id="1071" w:author="PR Preview" w:date="2026-01-01T00:00:00Z">
        <w:r>
          <w:delText xml:space="preserve"> </w:delText>
        </w:r>
      </w:del>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del w:id="1072" w:author="PR Preview" w:date="2026-01-01T00:00:00Z">
        <w:r>
          <w:delText xml:space="preserve">,</w:delText>
        </w:r>
      </w:del>
      <w:del w:id="1073" w:author="PR Preview" w:date="2026-01-01T00:00:00Z">
        <w:r>
          <w:delText xml:space="preserve"> </w:delText>
        </w:r>
      </w:del>
      <w:del w:id="1074" w:author="PR Preview" w:date="2026-01-01T00:00:00Z">
        <w:r>
          <w:delText xml:space="preserve">so</w:delText>
        </w:r>
      </w:del>
      <w:del w:id="1075" w:author="PR Preview" w:date="2026-01-01T00:00:00Z">
        <w:r>
          <w:delText xml:space="preserve"> </w:delText>
        </w:r>
      </w:del>
      <m:oMath>
        <m:r>
          <m:rPr>
            <m:sty m:val="bi"/>
          </m:rPr>
          <m:t>A</m:t>
        </m:r>
        <m:acc>
          <m:accPr>
            <m:chr m:val="̃"/>
          </m:accPr>
          <m:e>
            <m:r>
              <m:t>x</m:t>
            </m:r>
          </m:e>
        </m:acc>
        <m:r>
          <m:rPr>
            <m:sty m:val="p"/>
          </m:rPr>
          <m:t>=</m:t>
        </m:r>
        <m:sSub>
          <m:e>
            <m:acc>
              <m:accPr>
                <m:chr m:val="̃"/>
              </m:accPr>
              <m:e>
                <m:r>
                  <m:t>0</m:t>
                </m:r>
              </m:e>
            </m:acc>
          </m:e>
          <m:sub>
            <m:r>
              <m:t>2</m:t>
            </m:r>
          </m:sub>
        </m:sSub>
      </m:oMath>
      <w:del w:id="1076" w:author="PR Preview" w:date="2026-01-01T00:00:00Z">
        <w:r>
          <w:delText xml:space="preserve"> </w:delText>
        </w:r>
      </w:del>
      <w:del w:id="1077" w:author="PR Preview" w:date="2026-01-01T00:00:00Z">
        <w:r>
          <w:delText xml:space="preserve">exactly when</w:delText>
        </w:r>
      </w:del>
      <w:del w:id="1078"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1079" w:author="PR Preview" w:date="2026-01-01T00:00:00Z">
        <w:r>
          <w:delText xml:space="preserve">.</w:delText>
        </w:r>
      </w:del>
      <w:del w:id="1080" w:author="PR Preview" w:date="2026-01-01T00:00:00Z">
        <w:r>
          <w:delText xml:space="preserve"> </w:delText>
        </w:r>
      </w:del>
      <w:del w:id="1081" w:author="PR Preview" w:date="2026-01-01T00:00:00Z">
        <w:r>
          <w:delText xml:space="preserve">Writing</w:delText>
        </w:r>
      </w:del>
      <w:del w:id="1082" w:author="PR Preview" w:date="2026-01-01T00:00:00Z">
        <w:r>
          <w:delText xml:space="preserve"> </w:delText>
        </w:r>
      </w:del>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del w:id="1083" w:author="PR Preview" w:date="2026-01-01T00:00:00Z">
        <w:r>
          <w:delText xml:space="preserve"> </w:delText>
        </w:r>
      </w:del>
      <w:del w:id="1084" w:author="PR Preview" w:date="2026-01-01T00:00:00Z">
        <w:r>
          <w:delText xml:space="preserve">shows</w:delText>
        </w:r>
      </w:del>
      <w:del w:id="1085"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1086" w:author="PR Preview" w:date="2026-01-01T00:00:00Z">
        <w:r>
          <w:delText xml:space="preserve">,</w:delText>
        </w:r>
      </w:del>
      <w:del w:id="1087" w:author="PR Preview" w:date="2026-01-01T00:00:00Z">
        <w:r>
          <w:delText xml:space="preserve"> </w:delText>
        </w:r>
      </w:del>
      <w:del w:id="1088" w:author="PR Preview" w:date="2026-01-01T00:00:00Z">
        <w:r>
          <w:delText xml:space="preserve">a plane in</w:delText>
        </w:r>
      </w:del>
      <w:del w:id="1089" w:author="PR Preview" w:date="2026-01-01T00:00:00Z">
        <w:r>
          <w:delText xml:space="preserve"> </w:delText>
        </w:r>
      </w:del>
      <m:oMath>
        <m:sSup>
          <m:e>
            <m:r>
              <m:rPr>
                <m:scr m:val="double-struck"/>
                <m:sty m:val="p"/>
              </m:rPr>
              <m:t>R</m:t>
            </m:r>
          </m:e>
          <m:sup>
            <m:r>
              <m:t>3</m:t>
            </m:r>
          </m:sup>
        </m:sSup>
      </m:oMath>
      <w:del w:id="1090" w:author="PR Preview" w:date="2026-01-01T00:00:00Z">
        <w:r>
          <w:delText xml:space="preserve">.</w:delText>
        </w:r>
      </w:del>
    </w:p>
    <w:p>
      <w:pPr>
        <w:pStyle w:val="BodyText"/>
      </w:pPr>
      <w:ins w:id="1091" w:author="PR Preview" w:date="2026-01-01T00:00:00Z">
        <w:r>
          <w:rPr>
            <w:b/>
            <w:bCs/>
          </w:rPr>
          <w:t xml:space="preserve">Example 55 (The null space and left null space of a rank-one matrix)</w:t>
        </w:r>
      </w:ins>
      <w:ins w:id="1092" w:author="PR Preview" w:date="2026-01-01T00:00:00Z">
        <w:r>
          <w:t xml:space="preserve"> </w:t>
        </w:r>
      </w:ins>
      <w:ins w:id="1093" w:author="PR Preview" w:date="2026-01-01T00:00:00Z">
        <w:r>
          <w:t xml:space="preserve">For</w:t>
        </w:r>
      </w:ins>
      <w:ins w:id="1094" w:author="PR Preview" w:date="2026-01-01T00:00:00Z">
        <w:r>
          <w:t xml:space="preserve"> </w:t>
        </w:r>
      </w:ins>
      <m:oMath>
        <m:r>
          <m:rPr>
            <m:sty m:val="bi"/>
          </m:rPr>
          <m:t>A</m:t>
        </m:r>
      </m:oMath>
      <w:ins w:id="1095" w:author="PR Preview" w:date="2026-01-01T00:00:00Z">
        <w:r>
          <w:t xml:space="preserve"> </w:t>
        </w:r>
      </w:ins>
      <w:ins w:id="1096" w:author="PR Preview" w:date="2026-01-01T00:00:00Z">
        <w:r>
          <w:t xml:space="preserve">in</w:t>
        </w:r>
      </w:ins>
      <w:ins w:id="1097" w:author="PR Preview" w:date="2026-01-01T00:00:00Z">
        <w:r>
          <w:t xml:space="preserve"> </w:t>
        </w:r>
      </w:ins>
      <w:hyperlink w:anchor="exm-column-space">
        <w:ins w:id="1098" w:author="PR Preview" w:date="2026-01-01T00:00:00Z">
          <w:r>
            <w:rPr>
              <w:rStyle w:val="Hyperlink"/>
            </w:rPr>
            <w:t xml:space="preserve">Example 53</w:t>
          </w:r>
        </w:ins>
      </w:hyperlink>
      <w:ins w:id="1099" w:author="PR Preview" w:date="2026-01-01T00:00:00Z">
        <w:r>
          <w:t xml:space="preserve">,</w:t>
        </w:r>
      </w:ins>
      <w:ins w:id="1100" w:author="PR Preview" w:date="2026-01-01T00:00:00Z">
        <w:r>
          <w:t xml:space="preserve"> </w:t>
        </w:r>
      </w:ins>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ins w:id="1101" w:author="PR Preview" w:date="2026-01-01T00:00:00Z">
        <w:r>
          <w:t xml:space="preserve">,</w:t>
        </w:r>
      </w:ins>
      <w:ins w:id="1102" w:author="PR Preview" w:date="2026-01-01T00:00:00Z">
        <w:r>
          <w:t xml:space="preserve"> </w:t>
        </w:r>
      </w:ins>
      <w:ins w:id="1103" w:author="PR Preview" w:date="2026-01-01T00:00:00Z">
        <w:r>
          <w:t xml:space="preserve">so</w:t>
        </w:r>
      </w:ins>
      <w:ins w:id="1104" w:author="PR Preview" w:date="2026-01-01T00:00:00Z">
        <w:r>
          <w:t xml:space="preserve"> </w:t>
        </w:r>
      </w:ins>
      <m:oMath>
        <m:r>
          <m:rPr>
            <m:sty m:val="bi"/>
          </m:rPr>
          <m:t>A</m:t>
        </m:r>
        <m:acc>
          <m:accPr>
            <m:chr m:val="̃"/>
          </m:accPr>
          <m:e>
            <m:r>
              <m:t>x</m:t>
            </m:r>
          </m:e>
        </m:acc>
        <m:r>
          <m:rPr>
            <m:sty m:val="p"/>
          </m:rPr>
          <m:t>=</m:t>
        </m:r>
        <m:sSub>
          <m:e>
            <m:acc>
              <m:accPr>
                <m:chr m:val="̃"/>
              </m:accPr>
              <m:e>
                <m:r>
                  <m:t>0</m:t>
                </m:r>
              </m:e>
            </m:acc>
          </m:e>
          <m:sub>
            <m:r>
              <m:t>2</m:t>
            </m:r>
          </m:sub>
        </m:sSub>
      </m:oMath>
      <w:ins w:id="1105" w:author="PR Preview" w:date="2026-01-01T00:00:00Z">
        <w:r>
          <w:t xml:space="preserve"> </w:t>
        </w:r>
      </w:ins>
      <w:ins w:id="1106" w:author="PR Preview" w:date="2026-01-01T00:00:00Z">
        <w:r>
          <w:t xml:space="preserve">exactly when</w:t>
        </w:r>
      </w:ins>
      <w:ins w:id="1107"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1108" w:author="PR Preview" w:date="2026-01-01T00:00:00Z">
        <w:r>
          <w:t xml:space="preserve">.</w:t>
        </w:r>
      </w:ins>
      <w:ins w:id="1109" w:author="PR Preview" w:date="2026-01-01T00:00:00Z">
        <w:r>
          <w:t xml:space="preserve"> </w:t>
        </w:r>
      </w:ins>
      <w:ins w:id="1110" w:author="PR Preview" w:date="2026-01-01T00:00:00Z">
        <w:r>
          <w:t xml:space="preserve">Writing</w:t>
        </w:r>
      </w:ins>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ins w:id="1111" w:author="PR Preview" w:date="2026-01-01T00:00:00Z">
        <w:r>
          <w:t xml:space="preserve">shows</w:t>
        </w:r>
      </w:ins>
      <w:ins w:id="1112"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1113" w:author="PR Preview" w:date="2026-01-01T00:00:00Z">
        <w:r>
          <w:t xml:space="preserve">,</w:t>
        </w:r>
      </w:ins>
      <w:ins w:id="1114" w:author="PR Preview" w:date="2026-01-01T00:00:00Z">
        <w:r>
          <w:t xml:space="preserve"> </w:t>
        </w:r>
      </w:ins>
      <w:ins w:id="1115" w:author="PR Preview" w:date="2026-01-01T00:00:00Z">
        <w:r>
          <w:t xml:space="preserve">a plane in</w:t>
        </w:r>
      </w:ins>
      <w:ins w:id="1116" w:author="PR Preview" w:date="2026-01-01T00:00:00Z">
        <w:r>
          <w:t xml:space="preserve"> </w:t>
        </w:r>
      </w:ins>
      <m:oMath>
        <m:sSup>
          <m:e>
            <m:r>
              <m:rPr>
                <m:scr m:val="double-struck"/>
                <m:sty m:val="p"/>
              </m:rPr>
              <m:t>R</m:t>
            </m:r>
          </m:e>
          <m:sup>
            <m:r>
              <m:t>3</m:t>
            </m:r>
          </m:sup>
        </m:sSup>
      </m:oMath>
      <w:ins w:id="1117" w:author="PR Preview" w:date="2026-01-01T00:00:00Z">
        <w:r>
          <w:t xml:space="preserve">.</w:t>
        </w:r>
      </w:ins>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del w:id="1118" w:author="PR Preview" w:date="2026-01-01T00:00:00Z">
        <w:r>
          <w:delText xml:space="preserve">Row</w:delText>
        </w:r>
      </w:del>
      <w:del w:id="1119" w:author="PR Preview" w:date="2026-01-01T00:00:00Z">
        <w:r>
          <w:delText xml:space="preserve"> </w:delText>
        </w:r>
      </w:del>
      <m:oMath>
        <m:r>
          <m:t>i</m:t>
        </m:r>
      </m:oMath>
      <w:del w:id="1120" w:author="PR Preview" w:date="2026-01-01T00:00:00Z">
        <w:r>
          <w:delText xml:space="preserve"> </w:delText>
        </w:r>
      </w:del>
      <w:del w:id="1121" w:author="PR Preview" w:date="2026-01-01T00:00:00Z">
        <w:r>
          <w:delText xml:space="preserve">of</w:delText>
        </w:r>
      </w:del>
      <w:del w:id="1122" w:author="PR Preview" w:date="2026-01-01T00:00:00Z">
        <w:r>
          <w:delText xml:space="preserve"> </w:delText>
        </w:r>
      </w:del>
      <m:oMath>
        <m:sSup>
          <m:e>
            <m:r>
              <m:rPr>
                <m:sty m:val="bi"/>
              </m:rPr>
              <m:t>A</m:t>
            </m:r>
          </m:e>
          <m:sup>
            <m:r>
              <m:rPr>
                <m:sty m:val="p"/>
              </m:rPr>
              <m:t>⊤</m:t>
            </m:r>
          </m:sup>
        </m:sSup>
      </m:oMath>
      <w:del w:id="1123" w:author="PR Preview" w:date="2026-01-01T00:00:00Z">
        <w:r>
          <w:delText xml:space="preserve"> </w:delText>
        </w:r>
      </w:del>
      <w:del w:id="1124" w:author="PR Preview" w:date="2026-01-01T00:00:00Z">
        <w:r>
          <w:delText xml:space="preserve">is column</w:delText>
        </w:r>
      </w:del>
      <w:del w:id="1125" w:author="PR Preview" w:date="2026-01-01T00:00:00Z">
        <w:r>
          <w:delText xml:space="preserve"> </w:delText>
        </w:r>
      </w:del>
      <m:oMath>
        <m:r>
          <m:t>i</m:t>
        </m:r>
      </m:oMath>
      <w:del w:id="1126" w:author="PR Preview" w:date="2026-01-01T00:00:00Z">
        <w:r>
          <w:delText xml:space="preserve"> </w:delText>
        </w:r>
      </w:del>
      <w:del w:id="1127" w:author="PR Preview" w:date="2026-01-01T00:00:00Z">
        <w:r>
          <w:delText xml:space="preserve">of</w:delText>
        </w:r>
      </w:del>
      <w:del w:id="1128" w:author="PR Preview" w:date="2026-01-01T00:00:00Z">
        <w:r>
          <w:delText xml:space="preserve"> </w:delText>
        </w:r>
      </w:del>
      <m:oMath>
        <m:r>
          <m:rPr>
            <m:sty m:val="bi"/>
          </m:rPr>
          <m:t>A</m:t>
        </m:r>
      </m:oMath>
      <w:del w:id="1129" w:author="PR Preview" w:date="2026-01-01T00:00:00Z">
        <w:r>
          <w:delText xml:space="preserve">,</w:delText>
        </w:r>
      </w:del>
      <w:del w:id="1130" w:author="PR Preview" w:date="2026-01-01T00:00:00Z">
        <w:r>
          <w:delText xml:space="preserve"> </w:delText>
        </w:r>
      </w:del>
      <w:del w:id="1131" w:author="PR Preview" w:date="2026-01-01T00:00:00Z">
        <w:r>
          <w:delText xml:space="preserve">so entry</w:delText>
        </w:r>
      </w:del>
      <w:del w:id="1132" w:author="PR Preview" w:date="2026-01-01T00:00:00Z">
        <w:r>
          <w:delText xml:space="preserve"> </w:delText>
        </w:r>
      </w:del>
      <m:oMath>
        <m:r>
          <m:rPr>
            <m:sty m:val="p"/>
          </m:rPr>
          <m:t>(</m:t>
        </m:r>
        <m:r>
          <m:t>i</m:t>
        </m:r>
        <m:r>
          <m:rPr>
            <m:sty m:val="p"/>
          </m:rPr>
          <m:t>,</m:t>
        </m:r>
        <m:r>
          <m:t>j</m:t>
        </m:r>
        <m:r>
          <m:rPr>
            <m:sty m:val="p"/>
          </m:rPr>
          <m:t>)</m:t>
        </m:r>
      </m:oMath>
      <w:del w:id="1133" w:author="PR Preview" w:date="2026-01-01T00:00:00Z">
        <w:r>
          <w:delText xml:space="preserve"> </w:delText>
        </w:r>
      </w:del>
      <w:del w:id="1134" w:author="PR Preview" w:date="2026-01-01T00:00:00Z">
        <w:r>
          <w:delText xml:space="preserve">of the Gram matrix is the dot product</w:delText>
        </w:r>
      </w:del>
      <w:del w:id="1135" w:author="PR Preview" w:date="2026-01-01T00:00:00Z">
        <w:r>
          <w:delText xml:space="preserve"> </w:delText>
        </w:r>
      </w:del>
      <m:oMath>
        <m:sSub>
          <m:e>
            <m:acc>
              <m:accPr>
                <m:chr m:val="̃"/>
              </m:accPr>
              <m:e>
                <m:r>
                  <m:t>a</m:t>
                </m:r>
              </m:e>
            </m:acc>
          </m:e>
          <m:sub>
            <m:r>
              <m:t>i</m:t>
            </m:r>
          </m:sub>
        </m:sSub>
        <m:r>
          <m:rPr>
            <m:sty m:val="p"/>
          </m:rPr>
          <m:t>⋅</m:t>
        </m:r>
        <m:sSub>
          <m:e>
            <m:acc>
              <m:accPr>
                <m:chr m:val="̃"/>
              </m:accPr>
              <m:e>
                <m:r>
                  <m:t>a</m:t>
                </m:r>
              </m:e>
            </m:acc>
          </m:e>
          <m:sub>
            <m:r>
              <m:t>j</m:t>
            </m:r>
          </m:sub>
        </m:sSub>
      </m:oMath>
      <w:del w:id="1136" w:author="PR Preview" w:date="2026-01-01T00:00:00Z">
        <w:r>
          <w:delText xml:space="preserve">:</w:delText>
        </w:r>
      </w:del>
      <w:del w:id="1137" w:author="PR Preview" w:date="2026-01-01T00:00:00Z">
        <w:r>
          <w:delText xml:space="preserve"> </w:delText>
        </w:r>
      </w:del>
      <w:del w:id="1138" w:author="PR Preview" w:date="2026-01-01T00:00:00Z">
        <w:r>
          <w:delText xml:space="preserve">for instance,</w:delText>
        </w:r>
      </w:del>
      <w:del w:id="1139" w:author="PR Preview" w:date="2026-01-01T00:00:00Z">
        <w:r>
          <w:delText xml:space="preserve"> </w:delText>
        </w:r>
      </w:del>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del w:id="1140" w:author="PR Preview" w:date="2026-01-01T00:00:00Z">
        <w:r>
          <w:delText xml:space="preserve"> </w:delText>
        </w:r>
      </w:del>
      <w:del w:id="1141" w:author="PR Preview" w:date="2026-01-01T00:00:00Z">
        <w:r>
          <w:delText xml:space="preserve">is entry</w:delText>
        </w:r>
      </w:del>
      <w:del w:id="1142" w:author="PR Preview" w:date="2026-01-01T00:00:00Z">
        <w:r>
          <w:delText xml:space="preserve"> </w:delText>
        </w:r>
      </w:del>
      <m:oMath>
        <m:r>
          <m:rPr>
            <m:sty m:val="p"/>
          </m:rPr>
          <m:t>(</m:t>
        </m:r>
        <m:r>
          <m:t>1</m:t>
        </m:r>
        <m:r>
          <m:rPr>
            <m:sty m:val="p"/>
          </m:rPr>
          <m:t>,</m:t>
        </m:r>
        <m:r>
          <m:t>2</m:t>
        </m:r>
        <m:r>
          <m:rPr>
            <m:sty m:val="p"/>
          </m:rPr>
          <m:t>)</m:t>
        </m:r>
      </m:oMath>
      <w:del w:id="1143" w:author="PR Preview" w:date="2026-01-01T00:00:00Z">
        <w:r>
          <w:delText xml:space="preserve">.</w:delText>
        </w:r>
      </w:del>
    </w:p>
    <w:p>
      <w:pPr>
        <w:pStyle w:val="FirstParagraph"/>
      </w:pPr>
      <w:ins w:id="1144" w:author="PR Preview" w:date="2026-01-01T00:00:00Z">
        <w:r>
          <w:t xml:space="preserve">Row</w:t>
        </w:r>
      </w:ins>
      <w:ins w:id="1145" w:author="PR Preview" w:date="2026-01-01T00:00:00Z">
        <w:r>
          <w:t xml:space="preserve"> </w:t>
        </w:r>
      </w:ins>
      <m:oMath>
        <m:r>
          <m:t>i</m:t>
        </m:r>
      </m:oMath>
      <w:ins w:id="1146" w:author="PR Preview" w:date="2026-01-01T00:00:00Z">
        <w:r>
          <w:t xml:space="preserve"> </w:t>
        </w:r>
      </w:ins>
      <w:ins w:id="1147" w:author="PR Preview" w:date="2026-01-01T00:00:00Z">
        <w:r>
          <w:t xml:space="preserve">of</w:t>
        </w:r>
      </w:ins>
      <w:ins w:id="1148" w:author="PR Preview" w:date="2026-01-01T00:00:00Z">
        <w:r>
          <w:t xml:space="preserve"> </w:t>
        </w:r>
      </w:ins>
      <m:oMath>
        <m:sSup>
          <m:e>
            <m:r>
              <m:rPr>
                <m:sty m:val="bi"/>
              </m:rPr>
              <m:t>A</m:t>
            </m:r>
          </m:e>
          <m:sup>
            <m:r>
              <m:rPr>
                <m:sty m:val="p"/>
              </m:rPr>
              <m:t>⊤</m:t>
            </m:r>
          </m:sup>
        </m:sSup>
      </m:oMath>
      <w:ins w:id="1149" w:author="PR Preview" w:date="2026-01-01T00:00:00Z">
        <w:r>
          <w:t xml:space="preserve"> </w:t>
        </w:r>
      </w:ins>
      <w:ins w:id="1150" w:author="PR Preview" w:date="2026-01-01T00:00:00Z">
        <w:r>
          <w:t xml:space="preserve">is column</w:t>
        </w:r>
      </w:ins>
      <w:ins w:id="1151" w:author="PR Preview" w:date="2026-01-01T00:00:00Z">
        <w:r>
          <w:t xml:space="preserve"> </w:t>
        </w:r>
      </w:ins>
      <m:oMath>
        <m:r>
          <m:t>i</m:t>
        </m:r>
      </m:oMath>
      <w:ins w:id="1152" w:author="PR Preview" w:date="2026-01-01T00:00:00Z">
        <w:r>
          <w:t xml:space="preserve"> </w:t>
        </w:r>
      </w:ins>
      <w:ins w:id="1153" w:author="PR Preview" w:date="2026-01-01T00:00:00Z">
        <w:r>
          <w:t xml:space="preserve">of</w:t>
        </w:r>
      </w:ins>
      <w:ins w:id="1154" w:author="PR Preview" w:date="2026-01-01T00:00:00Z">
        <w:r>
          <w:t xml:space="preserve"> </w:t>
        </w:r>
      </w:ins>
      <m:oMath>
        <m:r>
          <m:rPr>
            <m:sty m:val="bi"/>
          </m:rPr>
          <m:t>A</m:t>
        </m:r>
      </m:oMath>
      <w:ins w:id="1155" w:author="PR Preview" w:date="2026-01-01T00:00:00Z">
        <w:r>
          <w:t xml:space="preserve">,</w:t>
        </w:r>
      </w:ins>
      <w:ins w:id="1156" w:author="PR Preview" w:date="2026-01-01T00:00:00Z">
        <w:r>
          <w:t xml:space="preserve"> </w:t>
        </w:r>
      </w:ins>
      <w:ins w:id="1157" w:author="PR Preview" w:date="2026-01-01T00:00:00Z">
        <w:r>
          <w:t xml:space="preserve">so entry</w:t>
        </w:r>
      </w:ins>
      <w:ins w:id="1158" w:author="PR Preview" w:date="2026-01-01T00:00:00Z">
        <w:r>
          <w:t xml:space="preserve"> </w:t>
        </w:r>
      </w:ins>
      <m:oMath>
        <m:r>
          <m:rPr>
            <m:sty m:val="p"/>
          </m:rPr>
          <m:t>(</m:t>
        </m:r>
        <m:r>
          <m:t>i</m:t>
        </m:r>
        <m:r>
          <m:rPr>
            <m:sty m:val="p"/>
          </m:rPr>
          <m:t>,</m:t>
        </m:r>
        <m:r>
          <m:t>j</m:t>
        </m:r>
        <m:r>
          <m:rPr>
            <m:sty m:val="p"/>
          </m:rPr>
          <m:t>)</m:t>
        </m:r>
      </m:oMath>
      <w:ins w:id="1159" w:author="PR Preview" w:date="2026-01-01T00:00:00Z">
        <w:r>
          <w:t xml:space="preserve"> </w:t>
        </w:r>
      </w:ins>
      <w:ins w:id="1160" w:author="PR Preview" w:date="2026-01-01T00:00:00Z">
        <w:r>
          <w:t xml:space="preserve">of the Gram matrix is the dot product</w:t>
        </w:r>
      </w:ins>
      <w:ins w:id="1161" w:author="PR Preview" w:date="2026-01-01T00:00:00Z">
        <w:r>
          <w:t xml:space="preserve"> </w:t>
        </w:r>
      </w:ins>
      <m:oMath>
        <m:sSub>
          <m:e>
            <m:acc>
              <m:accPr>
                <m:chr m:val="̃"/>
              </m:accPr>
              <m:e>
                <m:r>
                  <m:t>a</m:t>
                </m:r>
              </m:e>
            </m:acc>
          </m:e>
          <m:sub>
            <m:r>
              <m:t>i</m:t>
            </m:r>
          </m:sub>
        </m:sSub>
        <m:r>
          <m:rPr>
            <m:sty m:val="p"/>
          </m:rPr>
          <m:t>⋅</m:t>
        </m:r>
        <m:sSub>
          <m:e>
            <m:acc>
              <m:accPr>
                <m:chr m:val="̃"/>
              </m:accPr>
              <m:e>
                <m:r>
                  <m:t>a</m:t>
                </m:r>
              </m:e>
            </m:acc>
          </m:e>
          <m:sub>
            <m:r>
              <m:t>j</m:t>
            </m:r>
          </m:sub>
        </m:sSub>
      </m:oMath>
      <w:ins w:id="1162" w:author="PR Preview" w:date="2026-01-01T00:00:00Z">
        <w:r>
          <w:t xml:space="preserve">:</w:t>
        </w:r>
      </w:ins>
      <w:ins w:id="1163" w:author="PR Preview" w:date="2026-01-01T00:00:00Z">
        <w:r>
          <w:t xml:space="preserve"> </w:t>
        </w:r>
      </w:ins>
      <w:ins w:id="1164" w:author="PR Preview" w:date="2026-01-01T00:00:00Z">
        <w:r>
          <w:t xml:space="preserve">for instance,</w:t>
        </w:r>
      </w:ins>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ins w:id="1165" w:author="PR Preview" w:date="2026-01-01T00:00:00Z">
        <w:r>
          <w:t xml:space="preserve">is entry</w:t>
        </w:r>
      </w:ins>
      <w:ins w:id="1166" w:author="PR Preview" w:date="2026-01-01T00:00:00Z">
        <w:r>
          <w:t xml:space="preserve"> </w:t>
        </w:r>
      </w:ins>
      <m:oMath>
        <m:r>
          <m:rPr>
            <m:sty m:val="p"/>
          </m:rPr>
          <m:t>(</m:t>
        </m:r>
        <m:r>
          <m:t>1</m:t>
        </m:r>
        <m:r>
          <m:rPr>
            <m:sty m:val="p"/>
          </m:rPr>
          <m:t>,</m:t>
        </m:r>
        <m:r>
          <m:t>2</m:t>
        </m:r>
        <m:r>
          <m:rPr>
            <m:sty m:val="p"/>
          </m:rPr>
          <m:t>)</m:t>
        </m:r>
      </m:oMath>
      <w:ins w:id="1167" w:author="PR Preview" w:date="2026-01-01T00:00:00Z">
        <w:r>
          <w:t xml:space="preserve">.</w:t>
        </w:r>
      </w:ins>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del w:id="1168" w:author="PR Preview" w:date="2026-01-01T00:00:00Z">
        <w:r>
          <w:rPr>
            <w:i/>
            <w:iCs/>
          </w:rPr>
          <w:delText xml:space="preserve">Proof</w:delText>
        </w:r>
      </w:del>
      <w:del w:id="1169"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del w:id="1170" w:author="PR Preview" w:date="2026-01-01T00:00:00Z">
        <w:r>
          <w:rPr>
            <w:b/>
            <w:bCs/>
          </w:rPr>
          <w:delText xml:space="preserve">.</w:delText>
        </w:r>
      </w:del>
      <w:del w:id="1171" w:author="PR Preview" w:date="2026-01-01T00:00:00Z">
        <w:r>
          <w:delText xml:space="preserve"> </w:delText>
        </w:r>
      </w:del>
      <w:del w:id="1172" w:author="PR Preview" w:date="2026-01-01T00:00:00Z">
        <w:r>
          <w:delText xml:space="preserve">If</w:delText>
        </w:r>
      </w:del>
      <w:del w:id="1173" w:author="PR Preview" w:date="2026-01-01T00:00:00Z">
        <w:r>
          <w:delText xml:space="preserve"> </w:delText>
        </w:r>
      </w:del>
      <m:oMath>
        <m:r>
          <m:rPr>
            <m:sty m:val="bi"/>
          </m:rPr>
          <m:t>A</m:t>
        </m:r>
        <m:acc>
          <m:accPr>
            <m:chr m:val="̃"/>
          </m:accPr>
          <m:e>
            <m:r>
              <m:t>x</m:t>
            </m:r>
          </m:e>
        </m:acc>
        <m:r>
          <m:rPr>
            <m:sty m:val="p"/>
          </m:rPr>
          <m:t>=</m:t>
        </m:r>
        <m:sSub>
          <m:e>
            <m:acc>
              <m:accPr>
                <m:chr m:val="̃"/>
              </m:accPr>
              <m:e>
                <m:r>
                  <m:t>0</m:t>
                </m:r>
              </m:e>
            </m:acc>
          </m:e>
          <m:sub>
            <m:r>
              <m:t>m</m:t>
            </m:r>
          </m:sub>
        </m:sSub>
      </m:oMath>
      <w:del w:id="1174" w:author="PR Preview" w:date="2026-01-01T00:00:00Z">
        <w:r>
          <w:delText xml:space="preserve">,</w:delText>
        </w:r>
      </w:del>
      <w:del w:id="1175" w:author="PR Preview" w:date="2026-01-01T00:00:00Z">
        <w:r>
          <w:delText xml:space="preserve"> </w:delText>
        </w:r>
      </w:del>
      <w:del w:id="1176" w:author="PR Preview" w:date="2026-01-01T00:00:00Z">
        <w:r>
          <w:delText xml:space="preserve">then</w:delText>
        </w:r>
      </w:del>
      <w:del w:id="1177" w:author="PR Preview" w:date="2026-01-01T00:00:00Z">
        <w:r>
          <w:delText xml:space="preserve"> </w:delText>
        </w:r>
      </w:del>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del w:id="1178" w:author="PR Preview" w:date="2026-01-01T00:00:00Z">
        <w:r>
          <w:delText xml:space="preserve">.</w:delText>
        </w:r>
      </w:del>
    </w:p>
    <w:p>
      <w:pPr>
        <w:pStyle w:val="FirstParagraph"/>
      </w:pPr>
      <w:ins w:id="1179" w:author="PR Preview" w:date="2026-01-01T00:00:00Z">
        <w:r>
          <w:rPr>
            <w:i/>
            <w:iCs/>
          </w:rPr>
          <w:t xml:space="preserve">Proof</w:t>
        </w:r>
      </w:ins>
      <w:ins w:id="1180"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ins w:id="1181" w:author="PR Preview" w:date="2026-01-01T00:00:00Z">
        <w:r>
          <w:rPr>
            <w:b/>
            <w:bCs/>
          </w:rPr>
          <w:t xml:space="preserve">.</w:t>
        </w:r>
      </w:ins>
      <w:ins w:id="1182" w:author="PR Preview" w:date="2026-01-01T00:00:00Z">
        <w:r>
          <w:t xml:space="preserve"> </w:t>
        </w:r>
      </w:ins>
      <w:ins w:id="1183" w:author="PR Preview" w:date="2026-01-01T00:00:00Z">
        <w:r>
          <w:t xml:space="preserve">If</w:t>
        </w:r>
      </w:ins>
      <w:ins w:id="1184" w:author="PR Preview" w:date="2026-01-01T00:00:00Z">
        <w:r>
          <w:t xml:space="preserve"> </w:t>
        </w:r>
      </w:ins>
      <m:oMath>
        <m:r>
          <m:rPr>
            <m:sty m:val="bi"/>
          </m:rPr>
          <m:t>A</m:t>
        </m:r>
        <m:acc>
          <m:accPr>
            <m:chr m:val="̃"/>
          </m:accPr>
          <m:e>
            <m:r>
              <m:t>x</m:t>
            </m:r>
          </m:e>
        </m:acc>
        <m:r>
          <m:rPr>
            <m:sty m:val="p"/>
          </m:rPr>
          <m:t>=</m:t>
        </m:r>
        <m:sSub>
          <m:e>
            <m:acc>
              <m:accPr>
                <m:chr m:val="̃"/>
              </m:accPr>
              <m:e>
                <m:r>
                  <m:t>0</m:t>
                </m:r>
              </m:e>
            </m:acc>
          </m:e>
          <m:sub>
            <m:r>
              <m:t>m</m:t>
            </m:r>
          </m:sub>
        </m:sSub>
      </m:oMath>
      <w:ins w:id="1185" w:author="PR Preview" w:date="2026-01-01T00:00:00Z">
        <w:r>
          <w:t xml:space="preserve">,</w:t>
        </w:r>
      </w:ins>
      <w:ins w:id="1186" w:author="PR Preview" w:date="2026-01-01T00:00:00Z">
        <w:r>
          <w:t xml:space="preserve"> </w:t>
        </w:r>
      </w:ins>
      <w:ins w:id="1187" w:author="PR Preview" w:date="2026-01-01T00:00:00Z">
        <w:r>
          <w:t xml:space="preserve">then</w:t>
        </w:r>
      </w:ins>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del w:id="1188" w:author="PR Preview" w:date="2026-01-01T00:00:00Z">
        <w:r>
          <w:rPr>
            <w:b/>
            <w:bCs/>
          </w:rPr>
          <w:delText xml:space="preserve">Example 61 (The nullity of the matrix in</w:delText>
        </w:r>
      </w:del>
      <w:del w:id="1189" w:author="PR Preview" w:date="2026-01-01T00:00:00Z">
        <w:r>
          <w:rPr>
            <w:b/>
            <w:bCs/>
          </w:rPr>
          <w:delText xml:space="preserve"> </w:delText>
        </w:r>
      </w:del>
      <w:hyperlink w:anchor="exm-column-space">
        <w:del w:id="1190" w:author="PR Preview" w:date="2026-01-01T00:00:00Z">
          <w:r>
            <w:rPr>
              <w:rStyle w:val="Hyperlink"/>
              <w:b/>
              <w:bCs/>
            </w:rPr>
            <w:delText xml:space="preserve">Example 53</w:delText>
          </w:r>
        </w:del>
      </w:hyperlink>
      <w:del w:id="1191" w:author="PR Preview" w:date="2026-01-01T00:00:00Z">
        <w:r>
          <w:rPr>
            <w:b/>
            <w:bCs/>
          </w:rPr>
          <w:delText xml:space="preserve">)</w:delText>
        </w:r>
      </w:del>
      <w:del w:id="1192" w:author="PR Preview" w:date="2026-01-01T00:00:00Z">
        <w:r>
          <w:delText xml:space="preserve"> </w:delText>
        </w:r>
      </w:del>
      <w:del w:id="1193" w:author="PR Preview" w:date="2026-01-01T00:00:00Z">
        <w:r>
          <w:delText xml:space="preserve">For</w:delText>
        </w:r>
      </w:del>
      <w:del w:id="1194" w:author="PR Preview" w:date="2026-01-01T00:00:00Z">
        <w:r>
          <w:delText xml:space="preserve"> </w:delText>
        </w:r>
      </w:del>
      <m:oMath>
        <m:r>
          <m:rPr>
            <m:sty m:val="bi"/>
          </m:rPr>
          <m:t>A</m:t>
        </m:r>
      </m:oMath>
      <w:del w:id="1195" w:author="PR Preview" w:date="2026-01-01T00:00:00Z">
        <w:r>
          <w:delText xml:space="preserve"> </w:delText>
        </w:r>
      </w:del>
      <w:del w:id="1196" w:author="PR Preview" w:date="2026-01-01T00:00:00Z">
        <w:r>
          <w:delText xml:space="preserve">in</w:delText>
        </w:r>
      </w:del>
      <w:del w:id="1197" w:author="PR Preview" w:date="2026-01-01T00:00:00Z">
        <w:r>
          <w:delText xml:space="preserve"> </w:delText>
        </w:r>
      </w:del>
      <w:hyperlink w:anchor="exm-column-space">
        <w:del w:id="1198" w:author="PR Preview" w:date="2026-01-01T00:00:00Z">
          <w:r>
            <w:rPr>
              <w:rStyle w:val="Hyperlink"/>
            </w:rPr>
            <w:delText xml:space="preserve">Example 53</w:delText>
          </w:r>
        </w:del>
      </w:hyperlink>
      <w:del w:id="1199" w:author="PR Preview" w:date="2026-01-01T00:00:00Z">
        <w:r>
          <w:delText xml:space="preserve">,</w:delText>
        </w:r>
      </w:del>
      <w:del w:id="1200"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1201" w:author="PR Preview" w:date="2026-01-01T00:00:00Z">
        <w:r>
          <w:delText xml:space="preserve"> </w:delText>
        </w:r>
      </w:del>
      <w:del w:id="1202" w:author="PR Preview" w:date="2026-01-01T00:00:00Z">
        <w:r>
          <w:delText xml:space="preserve">(</w:delText>
        </w:r>
      </w:del>
      <w:hyperlink w:anchor="exm-null-space">
        <w:del w:id="1203" w:author="PR Preview" w:date="2026-01-01T00:00:00Z">
          <w:r>
            <w:rPr>
              <w:rStyle w:val="Hyperlink"/>
            </w:rPr>
            <w:delText xml:space="preserve">Example 55</w:delText>
          </w:r>
        </w:del>
      </w:hyperlink>
      <w:del w:id="1204" w:author="PR Preview" w:date="2026-01-01T00:00:00Z">
        <w:r>
          <w:delText xml:space="preserve">).</w:delText>
        </w:r>
      </w:del>
      <w:del w:id="1205" w:author="PR Preview" w:date="2026-01-01T00:00:00Z">
        <w:r>
          <w:delText xml:space="preserve"> </w:delText>
        </w:r>
      </w:del>
      <w:del w:id="1206" w:author="PR Preview" w:date="2026-01-01T00:00:00Z">
        <w:r>
          <w:delText xml:space="preserve">Those two vectors are linearly independent:</w:delText>
        </w:r>
      </w:del>
      <w:del w:id="1207"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1208" w:author="PR Preview" w:date="2026-01-01T00:00:00Z">
        <w:r>
          <w:delText xml:space="preserve">,</w:delText>
        </w:r>
      </w:del>
      <w:del w:id="1209" w:author="PR Preview" w:date="2026-01-01T00:00:00Z">
        <w:r>
          <w:delText xml:space="preserve"> </w:delText>
        </w:r>
      </w:del>
      <w:del w:id="1210" w:author="PR Preview" w:date="2026-01-01T00:00:00Z">
        <w:r>
          <w:delText xml:space="preserve">which is</w:delText>
        </w:r>
      </w:del>
      <w:del w:id="1211" w:author="PR Preview" w:date="2026-01-01T00:00:00Z">
        <w:r>
          <w:delText xml:space="preserve"> </w:delText>
        </w:r>
      </w:del>
      <m:oMath>
        <m:sSub>
          <m:e>
            <m:acc>
              <m:accPr>
                <m:chr m:val="̃"/>
              </m:accPr>
              <m:e>
                <m:r>
                  <m:t>0</m:t>
                </m:r>
              </m:e>
            </m:acc>
          </m:e>
          <m:sub>
            <m:r>
              <m:t>3</m:t>
            </m:r>
          </m:sub>
        </m:sSub>
      </m:oMath>
      <w:del w:id="1212" w:author="PR Preview" w:date="2026-01-01T00:00:00Z">
        <w:r>
          <w:delText xml:space="preserve"> </w:delText>
        </w:r>
      </w:del>
      <w:del w:id="1213" w:author="PR Preview" w:date="2026-01-01T00:00:00Z">
        <w:r>
          <w:delText xml:space="preserve">only if</w:delText>
        </w:r>
      </w:del>
      <w:del w:id="1214" w:author="PR Preview" w:date="2026-01-01T00:00:00Z">
        <w:r>
          <w:delText xml:space="preserve"> </w:delText>
        </w:r>
      </w:del>
      <m:oMath>
        <m:sSub>
          <m:e>
            <m:r>
              <m:t>c</m:t>
            </m:r>
          </m:e>
          <m:sub>
            <m:r>
              <m:t>1</m:t>
            </m:r>
          </m:sub>
        </m:sSub>
        <m:r>
          <m:rPr>
            <m:sty m:val="p"/>
          </m:rPr>
          <m:t>=</m:t>
        </m:r>
        <m:sSub>
          <m:e>
            <m:r>
              <m:t>c</m:t>
            </m:r>
          </m:e>
          <m:sub>
            <m:r>
              <m:t>2</m:t>
            </m:r>
          </m:sub>
        </m:sSub>
        <m:r>
          <m:rPr>
            <m:sty m:val="p"/>
          </m:rPr>
          <m:t>=</m:t>
        </m:r>
        <m:r>
          <m:t>0</m:t>
        </m:r>
      </m:oMath>
      <w:del w:id="1215" w:author="PR Preview" w:date="2026-01-01T00:00:00Z">
        <w:r>
          <w:delText xml:space="preserve">.</w:delText>
        </w:r>
      </w:del>
      <w:del w:id="1216" w:author="PR Preview" w:date="2026-01-01T00:00:00Z">
        <w:r>
          <w:delText xml:space="preserve"> </w:delText>
        </w:r>
      </w:del>
      <w:del w:id="1217" w:author="PR Preview" w:date="2026-01-01T00:00:00Z">
        <w:r>
          <w:delText xml:space="preserve">So they are a basis of</w:delText>
        </w:r>
      </w:del>
      <w:del w:id="1218" w:author="PR Preview" w:date="2026-01-01T00:00:00Z">
        <w:r>
          <w:delText xml:space="preserve"> </w:delText>
        </w:r>
      </w:del>
      <m:oMath>
        <m:r>
          <m:rPr>
            <m:scr m:val="script"/>
            <m:sty m:val="p"/>
          </m:rPr>
          <m:t>N</m:t>
        </m:r>
        <m:r>
          <m:rPr>
            <m:sty m:val="p"/>
          </m:rPr>
          <m:t>(</m:t>
        </m:r>
        <m:r>
          <m:rPr>
            <m:sty m:val="bi"/>
          </m:rPr>
          <m:t>A</m:t>
        </m:r>
        <m:r>
          <m:rPr>
            <m:sty m:val="p"/>
          </m:rPr>
          <m:t>)</m:t>
        </m:r>
      </m:oMath>
      <w:del w:id="1219" w:author="PR Preview" w:date="2026-01-01T00:00:00Z">
        <w:r>
          <w:delText xml:space="preserve">,</w:delText>
        </w:r>
      </w:del>
      <w:del w:id="1220" w:author="PR Preview" w:date="2026-01-01T00:00:00Z">
        <w:r>
          <w:delText xml:space="preserve"> </w:delText>
        </w:r>
      </w:del>
      <w:del w:id="1221" w:author="PR Preview" w:date="2026-01-01T00:00:00Z">
        <w:r>
          <w:delText xml:space="preserve">and</w:delText>
        </w:r>
      </w:del>
      <w:del w:id="1222" w:author="PR Preview" w:date="2026-01-01T00:00:00Z">
        <w:r>
          <w:delText xml:space="preserve"> </w:delText>
        </w:r>
      </w:del>
      <m:oMath>
        <m:r>
          <m:rPr>
            <m:sty m:val="p"/>
          </m:rPr>
          <m:t>nullity</m:t>
        </m:r>
        <m:r>
          <m:rPr>
            <m:sty m:val="p"/>
          </m:rPr>
          <m:t>(</m:t>
        </m:r>
        <m:r>
          <m:rPr>
            <m:sty m:val="bi"/>
          </m:rPr>
          <m:t>A</m:t>
        </m:r>
        <m:r>
          <m:rPr>
            <m:sty m:val="p"/>
          </m:rPr>
          <m:t>)</m:t>
        </m:r>
        <m:r>
          <m:rPr>
            <m:sty m:val="p"/>
          </m:rPr>
          <m:t>=</m:t>
        </m:r>
        <m:r>
          <m:t>2</m:t>
        </m:r>
      </m:oMath>
      <w:del w:id="1223" w:author="PR Preview" w:date="2026-01-01T00:00:00Z">
        <w:r>
          <w:delText xml:space="preserve">.</w:delText>
        </w:r>
      </w:del>
      <w:del w:id="1224" w:author="PR Preview" w:date="2026-01-01T00:00:00Z">
        <w:r>
          <w:delText xml:space="preserve"> </w:delText>
        </w:r>
      </w:del>
      <w:del w:id="1225" w:author="PR Preview" w:date="2026-01-01T00:00:00Z">
        <w:r>
          <w:delText xml:space="preserve">The</w:delText>
        </w:r>
      </w:del>
      <w:del w:id="1226" w:author="PR Preview" w:date="2026-01-01T00:00:00Z">
        <w:r>
          <w:delText xml:space="preserve"> </w:delText>
        </w:r>
      </w:del>
      <m:oMath>
        <m:r>
          <m:t>2</m:t>
        </m:r>
        <m:r>
          <m:rPr>
            <m:sty m:val="p"/>
          </m:rPr>
          <m:t>×</m:t>
        </m:r>
        <m:r>
          <m:t>2</m:t>
        </m:r>
      </m:oMath>
      <w:del w:id="1227" w:author="PR Preview" w:date="2026-01-01T00:00:00Z">
        <w:r>
          <w:delText xml:space="preserve"> </w:delText>
        </w:r>
      </w:del>
      <w:del w:id="1228" w:author="PR Preview" w:date="2026-01-01T00:00:00Z">
        <w:r>
          <w:delText xml:space="preserve">identity matrix has nullity</w:delText>
        </w:r>
      </w:del>
      <w:del w:id="1229" w:author="PR Preview" w:date="2026-01-01T00:00:00Z">
        <w:r>
          <w:delText xml:space="preserve"> </w:delText>
        </w:r>
      </w:del>
      <m:oMath>
        <m:r>
          <m:t>0</m:t>
        </m:r>
      </m:oMath>
      <w:del w:id="1230" w:author="PR Preview" w:date="2026-01-01T00:00:00Z">
        <w:r>
          <w:delText xml:space="preserve">,</w:delText>
        </w:r>
      </w:del>
      <w:del w:id="1231" w:author="PR Preview" w:date="2026-01-01T00:00:00Z">
        <w:r>
          <w:delText xml:space="preserve"> </w:delText>
        </w:r>
      </w:del>
      <w:del w:id="1232" w:author="PR Preview" w:date="2026-01-01T00:00:00Z">
        <w:r>
          <w:delText xml:space="preserve">because</w:delText>
        </w:r>
      </w:del>
      <w:del w:id="1233" w:author="PR Preview" w:date="2026-01-01T00:00:00Z">
        <w:r>
          <w:delText xml:space="preserve"> </w:delText>
        </w:r>
      </w:del>
      <m:oMath>
        <m:r>
          <m:rPr>
            <m:sty m:val="bi"/>
          </m:rPr>
          <m:t>I</m:t>
        </m:r>
        <m:acc>
          <m:accPr>
            <m:chr m:val="̃"/>
          </m:accPr>
          <m:e>
            <m:r>
              <m:t>x</m:t>
            </m:r>
          </m:e>
        </m:acc>
        <m:r>
          <m:rPr>
            <m:sty m:val="p"/>
          </m:rPr>
          <m:t>=</m:t>
        </m:r>
        <m:acc>
          <m:accPr>
            <m:chr m:val="̃"/>
          </m:accPr>
          <m:e>
            <m:r>
              <m:t>x</m:t>
            </m:r>
          </m:e>
        </m:acc>
      </m:oMath>
      <w:del w:id="1234" w:author="PR Preview" w:date="2026-01-01T00:00:00Z">
        <w:r>
          <w:delText xml:space="preserve"> </w:delText>
        </w:r>
      </w:del>
      <w:del w:id="1235" w:author="PR Preview" w:date="2026-01-01T00:00:00Z">
        <w:r>
          <w:delText xml:space="preserve">is</w:delText>
        </w:r>
      </w:del>
      <w:del w:id="1236" w:author="PR Preview" w:date="2026-01-01T00:00:00Z">
        <w:r>
          <w:delText xml:space="preserve"> </w:delText>
        </w:r>
      </w:del>
      <m:oMath>
        <m:sSub>
          <m:e>
            <m:acc>
              <m:accPr>
                <m:chr m:val="̃"/>
              </m:accPr>
              <m:e>
                <m:r>
                  <m:t>0</m:t>
                </m:r>
              </m:e>
            </m:acc>
          </m:e>
          <m:sub>
            <m:r>
              <m:t>2</m:t>
            </m:r>
          </m:sub>
        </m:sSub>
      </m:oMath>
      <w:del w:id="1237" w:author="PR Preview" w:date="2026-01-01T00:00:00Z">
        <w:r>
          <w:delText xml:space="preserve"> </w:delText>
        </w:r>
      </w:del>
      <w:del w:id="1238" w:author="PR Preview" w:date="2026-01-01T00:00:00Z">
        <w:r>
          <w:delText xml:space="preserve">only when</w:delText>
        </w:r>
      </w:del>
      <w:del w:id="1239" w:author="PR Preview" w:date="2026-01-01T00:00:00Z">
        <w:r>
          <w:delText xml:space="preserve"> </w:delText>
        </w:r>
      </w:del>
      <m:oMath>
        <m:acc>
          <m:accPr>
            <m:chr m:val="̃"/>
          </m:accPr>
          <m:e>
            <m:r>
              <m:t>x</m:t>
            </m:r>
          </m:e>
        </m:acc>
        <m:r>
          <m:rPr>
            <m:sty m:val="p"/>
          </m:rPr>
          <m:t>=</m:t>
        </m:r>
        <m:sSub>
          <m:e>
            <m:acc>
              <m:accPr>
                <m:chr m:val="̃"/>
              </m:accPr>
              <m:e>
                <m:r>
                  <m:t>0</m:t>
                </m:r>
              </m:e>
            </m:acc>
          </m:e>
          <m:sub>
            <m:r>
              <m:t>2</m:t>
            </m:r>
          </m:sub>
        </m:sSub>
      </m:oMath>
      <w:del w:id="1240" w:author="PR Preview" w:date="2026-01-01T00:00:00Z">
        <w:r>
          <w:delText xml:space="preserve">.</w:delText>
        </w:r>
      </w:del>
    </w:p>
    <w:p>
      <w:pPr>
        <w:pStyle w:val="FirstParagraph"/>
      </w:pPr>
      <w:ins w:id="1241" w:author="PR Preview" w:date="2026-01-01T00:00:00Z">
        <w:r>
          <w:rPr>
            <w:b/>
            <w:bCs/>
          </w:rPr>
          <w:t xml:space="preserve">Example 61 (The nullity of the matrix in</w:t>
        </w:r>
      </w:ins>
      <w:ins w:id="1242" w:author="PR Preview" w:date="2026-01-01T00:00:00Z">
        <w:r>
          <w:rPr>
            <w:b/>
            <w:bCs/>
          </w:rPr>
          <w:t xml:space="preserve"> </w:t>
        </w:r>
      </w:ins>
      <w:hyperlink w:anchor="exm-column-space">
        <w:ins w:id="1243" w:author="PR Preview" w:date="2026-01-01T00:00:00Z">
          <w:r>
            <w:rPr>
              <w:rStyle w:val="Hyperlink"/>
              <w:b/>
              <w:bCs/>
            </w:rPr>
            <w:t xml:space="preserve">Example 53</w:t>
          </w:r>
        </w:ins>
      </w:hyperlink>
      <w:ins w:id="1244" w:author="PR Preview" w:date="2026-01-01T00:00:00Z">
        <w:r>
          <w:rPr>
            <w:b/>
            <w:bCs/>
          </w:rPr>
          <w:t xml:space="preserve">)</w:t>
        </w:r>
      </w:ins>
      <w:ins w:id="1245" w:author="PR Preview" w:date="2026-01-01T00:00:00Z">
        <w:r>
          <w:t xml:space="preserve"> </w:t>
        </w:r>
      </w:ins>
      <w:ins w:id="1246" w:author="PR Preview" w:date="2026-01-01T00:00:00Z">
        <w:r>
          <w:t xml:space="preserve">For</w:t>
        </w:r>
      </w:ins>
      <w:ins w:id="1247" w:author="PR Preview" w:date="2026-01-01T00:00:00Z">
        <w:r>
          <w:t xml:space="preserve"> </w:t>
        </w:r>
      </w:ins>
      <m:oMath>
        <m:r>
          <m:rPr>
            <m:sty m:val="bi"/>
          </m:rPr>
          <m:t>A</m:t>
        </m:r>
      </m:oMath>
      <w:ins w:id="1248" w:author="PR Preview" w:date="2026-01-01T00:00:00Z">
        <w:r>
          <w:t xml:space="preserve"> </w:t>
        </w:r>
      </w:ins>
      <w:ins w:id="1249" w:author="PR Preview" w:date="2026-01-01T00:00:00Z">
        <w:r>
          <w:t xml:space="preserve">in</w:t>
        </w:r>
      </w:ins>
      <w:ins w:id="1250" w:author="PR Preview" w:date="2026-01-01T00:00:00Z">
        <w:r>
          <w:t xml:space="preserve"> </w:t>
        </w:r>
      </w:ins>
      <w:hyperlink w:anchor="exm-column-space">
        <w:ins w:id="1251" w:author="PR Preview" w:date="2026-01-01T00:00:00Z">
          <w:r>
            <w:rPr>
              <w:rStyle w:val="Hyperlink"/>
            </w:rPr>
            <w:t xml:space="preserve">Example 53</w:t>
          </w:r>
        </w:ins>
      </w:hyperlink>
      <w:ins w:id="1252" w:author="PR Preview" w:date="2026-01-01T00:00:00Z">
        <w:r>
          <w:t xml:space="preserve">,</w:t>
        </w:r>
      </w:ins>
      <w:ins w:id="1253"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1254" w:author="PR Preview" w:date="2026-01-01T00:00:00Z">
        <w:r>
          <w:t xml:space="preserve"> </w:t>
        </w:r>
      </w:ins>
      <w:ins w:id="1255" w:author="PR Preview" w:date="2026-01-01T00:00:00Z">
        <w:r>
          <w:t xml:space="preserve">(</w:t>
        </w:r>
      </w:ins>
      <w:hyperlink w:anchor="exm-null-space">
        <w:ins w:id="1256" w:author="PR Preview" w:date="2026-01-01T00:00:00Z">
          <w:r>
            <w:rPr>
              <w:rStyle w:val="Hyperlink"/>
            </w:rPr>
            <w:t xml:space="preserve">Example 55</w:t>
          </w:r>
        </w:ins>
      </w:hyperlink>
      <w:ins w:id="1257" w:author="PR Preview" w:date="2026-01-01T00:00:00Z">
        <w:r>
          <w:t xml:space="preserve">).</w:t>
        </w:r>
      </w:ins>
      <w:ins w:id="1258" w:author="PR Preview" w:date="2026-01-01T00:00:00Z">
        <w:r>
          <w:t xml:space="preserve"> </w:t>
        </w:r>
      </w:ins>
      <w:ins w:id="1259" w:author="PR Preview" w:date="2026-01-01T00:00:00Z">
        <w:r>
          <w:t xml:space="preserve">Those two vectors are linearly independent:</w:t>
        </w:r>
      </w:ins>
      <w:ins w:id="1260"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1261" w:author="PR Preview" w:date="2026-01-01T00:00:00Z">
        <w:r>
          <w:t xml:space="preserve">,</w:t>
        </w:r>
      </w:ins>
      <w:ins w:id="1262" w:author="PR Preview" w:date="2026-01-01T00:00:00Z">
        <w:r>
          <w:t xml:space="preserve"> </w:t>
        </w:r>
      </w:ins>
      <w:ins w:id="1263" w:author="PR Preview" w:date="2026-01-01T00:00:00Z">
        <w:r>
          <w:t xml:space="preserve">which is</w:t>
        </w:r>
      </w:ins>
      <w:ins w:id="1264" w:author="PR Preview" w:date="2026-01-01T00:00:00Z">
        <w:r>
          <w:t xml:space="preserve"> </w:t>
        </w:r>
      </w:ins>
      <m:oMath>
        <m:sSub>
          <m:e>
            <m:acc>
              <m:accPr>
                <m:chr m:val="̃"/>
              </m:accPr>
              <m:e>
                <m:r>
                  <m:t>0</m:t>
                </m:r>
              </m:e>
            </m:acc>
          </m:e>
          <m:sub>
            <m:r>
              <m:t>3</m:t>
            </m:r>
          </m:sub>
        </m:sSub>
      </m:oMath>
      <w:ins w:id="1265" w:author="PR Preview" w:date="2026-01-01T00:00:00Z">
        <w:r>
          <w:t xml:space="preserve"> </w:t>
        </w:r>
      </w:ins>
      <w:ins w:id="1266"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ins w:id="1267" w:author="PR Preview" w:date="2026-01-01T00:00:00Z">
        <w:r>
          <w:t xml:space="preserve">So they are a basis of</w:t>
        </w:r>
      </w:ins>
      <w:ins w:id="1268" w:author="PR Preview" w:date="2026-01-01T00:00:00Z">
        <w:r>
          <w:t xml:space="preserve"> </w:t>
        </w:r>
      </w:ins>
      <m:oMath>
        <m:r>
          <m:rPr>
            <m:scr m:val="script"/>
            <m:sty m:val="p"/>
          </m:rPr>
          <m:t>N</m:t>
        </m:r>
        <m:r>
          <m:rPr>
            <m:sty m:val="p"/>
          </m:rPr>
          <m:t>(</m:t>
        </m:r>
        <m:r>
          <m:rPr>
            <m:sty m:val="bi"/>
          </m:rPr>
          <m:t>A</m:t>
        </m:r>
        <m:r>
          <m:rPr>
            <m:sty m:val="p"/>
          </m:rPr>
          <m:t>)</m:t>
        </m:r>
      </m:oMath>
      <w:ins w:id="1269" w:author="PR Preview" w:date="2026-01-01T00:00:00Z">
        <w:r>
          <w:t xml:space="preserve">,</w:t>
        </w:r>
      </w:ins>
      <w:ins w:id="1270" w:author="PR Preview" w:date="2026-01-01T00:00:00Z">
        <w:r>
          <w:t xml:space="preserve"> </w:t>
        </w:r>
      </w:ins>
      <w:ins w:id="1271" w:author="PR Preview" w:date="2026-01-01T00:00:00Z">
        <w:r>
          <w:t xml:space="preserve">and</w:t>
        </w:r>
      </w:ins>
      <w:ins w:id="1272" w:author="PR Preview" w:date="2026-01-01T00:00:00Z">
        <w:r>
          <w:t xml:space="preserve"> </w:t>
        </w:r>
      </w:ins>
      <m:oMath>
        <m:r>
          <m:rPr>
            <m:sty m:val="p"/>
          </m:rPr>
          <m:t>nullity</m:t>
        </m:r>
        <m:r>
          <m:rPr>
            <m:sty m:val="p"/>
          </m:rPr>
          <m:t>(</m:t>
        </m:r>
        <m:r>
          <m:rPr>
            <m:sty m:val="bi"/>
          </m:rPr>
          <m:t>A</m:t>
        </m:r>
        <m:r>
          <m:rPr>
            <m:sty m:val="p"/>
          </m:rPr>
          <m:t>)</m:t>
        </m:r>
        <m:r>
          <m:rPr>
            <m:sty m:val="p"/>
          </m:rPr>
          <m:t>=</m:t>
        </m:r>
        <m:r>
          <m:t>2</m:t>
        </m:r>
      </m:oMath>
      <w:ins w:id="1273" w:author="PR Preview" w:date="2026-01-01T00:00:00Z">
        <w:r>
          <w:t xml:space="preserve">.</w:t>
        </w:r>
      </w:ins>
      <w:ins w:id="1274" w:author="PR Preview" w:date="2026-01-01T00:00:00Z">
        <w:r>
          <w:t xml:space="preserve"> </w:t>
        </w:r>
      </w:ins>
      <w:ins w:id="1275" w:author="PR Preview" w:date="2026-01-01T00:00:00Z">
        <w:r>
          <w:t xml:space="preserve">The</w:t>
        </w:r>
      </w:ins>
      <w:ins w:id="1276" w:author="PR Preview" w:date="2026-01-01T00:00:00Z">
        <w:r>
          <w:t xml:space="preserve"> </w:t>
        </w:r>
      </w:ins>
      <m:oMath>
        <m:r>
          <m:t>2</m:t>
        </m:r>
        <m:r>
          <m:rPr>
            <m:sty m:val="p"/>
          </m:rPr>
          <m:t>×</m:t>
        </m:r>
        <m:r>
          <m:t>2</m:t>
        </m:r>
      </m:oMath>
      <w:ins w:id="1277" w:author="PR Preview" w:date="2026-01-01T00:00:00Z">
        <w:r>
          <w:t xml:space="preserve"> </w:t>
        </w:r>
      </w:ins>
      <w:ins w:id="1278" w:author="PR Preview" w:date="2026-01-01T00:00:00Z">
        <w:r>
          <w:t xml:space="preserve">identity matrix has nullity</w:t>
        </w:r>
      </w:ins>
      <w:ins w:id="1279" w:author="PR Preview" w:date="2026-01-01T00:00:00Z">
        <w:r>
          <w:t xml:space="preserve"> </w:t>
        </w:r>
      </w:ins>
      <m:oMath>
        <m:r>
          <m:t>0</m:t>
        </m:r>
      </m:oMath>
      <w:ins w:id="1280" w:author="PR Preview" w:date="2026-01-01T00:00:00Z">
        <w:r>
          <w:t xml:space="preserve">,</w:t>
        </w:r>
      </w:ins>
      <w:ins w:id="1281" w:author="PR Preview" w:date="2026-01-01T00:00:00Z">
        <w:r>
          <w:t xml:space="preserve"> </w:t>
        </w:r>
      </w:ins>
      <w:ins w:id="1282" w:author="PR Preview" w:date="2026-01-01T00:00:00Z">
        <w:r>
          <w:t xml:space="preserve">because</w:t>
        </w:r>
      </w:ins>
      <w:ins w:id="1283" w:author="PR Preview" w:date="2026-01-01T00:00:00Z">
        <w:r>
          <w:t xml:space="preserve"> </w:t>
        </w:r>
      </w:ins>
      <m:oMath>
        <m:r>
          <m:rPr>
            <m:sty m:val="bi"/>
          </m:rPr>
          <m:t>I</m:t>
        </m:r>
        <m:acc>
          <m:accPr>
            <m:chr m:val="̃"/>
          </m:accPr>
          <m:e>
            <m:r>
              <m:t>x</m:t>
            </m:r>
          </m:e>
        </m:acc>
        <m:r>
          <m:rPr>
            <m:sty m:val="p"/>
          </m:rPr>
          <m:t>=</m:t>
        </m:r>
        <m:acc>
          <m:accPr>
            <m:chr m:val="̃"/>
          </m:accPr>
          <m:e>
            <m:r>
              <m:t>x</m:t>
            </m:r>
          </m:e>
        </m:acc>
      </m:oMath>
      <w:ins w:id="1284" w:author="PR Preview" w:date="2026-01-01T00:00:00Z">
        <w:r>
          <w:t xml:space="preserve"> </w:t>
        </w:r>
      </w:ins>
      <w:ins w:id="1285" w:author="PR Preview" w:date="2026-01-01T00:00:00Z">
        <w:r>
          <w:t xml:space="preserve">is</w:t>
        </w:r>
      </w:ins>
      <w:ins w:id="1286" w:author="PR Preview" w:date="2026-01-01T00:00:00Z">
        <w:r>
          <w:t xml:space="preserve"> </w:t>
        </w:r>
      </w:ins>
      <m:oMath>
        <m:sSub>
          <m:e>
            <m:acc>
              <m:accPr>
                <m:chr m:val="̃"/>
              </m:accPr>
              <m:e>
                <m:r>
                  <m:t>0</m:t>
                </m:r>
              </m:e>
            </m:acc>
          </m:e>
          <m:sub>
            <m:r>
              <m:t>2</m:t>
            </m:r>
          </m:sub>
        </m:sSub>
      </m:oMath>
      <w:ins w:id="1287" w:author="PR Preview" w:date="2026-01-01T00:00:00Z">
        <w:r>
          <w:t xml:space="preserve"> </w:t>
        </w:r>
      </w:ins>
      <w:ins w:id="1288" w:author="PR Preview" w:date="2026-01-01T00:00:00Z">
        <w:r>
          <w:t xml:space="preserve">only when</w:t>
        </w:r>
      </w:ins>
      <w:ins w:id="1289" w:author="PR Preview" w:date="2026-01-01T00:00:00Z">
        <w:r>
          <w:t xml:space="preserve"> </w:t>
        </w:r>
      </w:ins>
      <m:oMath>
        <m:acc>
          <m:accPr>
            <m:chr m:val="̃"/>
          </m:accPr>
          <m:e>
            <m:r>
              <m:t>x</m:t>
            </m:r>
          </m:e>
        </m:acc>
        <m:r>
          <m:rPr>
            <m:sty m:val="p"/>
          </m:rPr>
          <m:t>=</m:t>
        </m:r>
        <m:sSub>
          <m:e>
            <m:acc>
              <m:accPr>
                <m:chr m:val="̃"/>
              </m:accPr>
              <m:e>
                <m:r>
                  <m:t>0</m:t>
                </m:r>
              </m:e>
            </m:acc>
          </m:e>
          <m:sub>
            <m:r>
              <m:t>2</m:t>
            </m:r>
          </m:sub>
        </m:sSub>
      </m:oMath>
      <w:ins w:id="1290" w:author="PR Preview" w:date="2026-01-01T00:00:00Z">
        <w:r>
          <w:t xml:space="preserve">.</w:t>
        </w:r>
      </w:ins>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del w:id="1291" w:author="PR Preview" w:date="2026-01-01T00:00:00Z">
        <w:r>
          <w:delText xml:space="preserve">, as part 3 says.</w:delText>
        </w:r>
      </w:del>
    </w:p>
    <w:p>
      <w:pPr>
        <w:pStyle w:val="Compact"/>
        <w:numPr>
          <w:ilvl w:val="0"/>
          <w:numId w:val="1028"/>
        </w:numPr>
      </w:pPr>
      <w:del w:id="1292" w:author="PR Preview" w:date="2026-01-01T00:00:00Z">
        <w:r>
          <w:delText xml:space="preserve">The point built in the proof is</w:delText>
        </w:r>
      </w:del>
      <w:del w:id="1293" w:author="PR Preview" w:date="2026-01-01T00:00:00Z">
        <w:r>
          <w:delText xml:space="preserve"> </w:delText>
        </w:r>
      </w:del>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del w:id="1294" w:author="PR Preview" w:date="2026-01-01T00:00:00Z">
        <w:r>
          <w:delText xml:space="preserve">,</w:delText>
        </w:r>
      </w:del>
      <w:del w:id="1295" w:author="PR Preview" w:date="2026-01-01T00:00:00Z">
        <w:r>
          <w:delText xml:space="preserve"> </w:delText>
        </w:r>
      </w:del>
      <w:del w:id="1296" w:author="PR Preview" w:date="2026-01-01T00:00:00Z">
        <w:r>
          <w:delText xml:space="preserve">and</w:delText>
        </w:r>
      </w:del>
      <w:del w:id="1297" w:author="PR Preview" w:date="2026-01-01T00:00:00Z">
        <w:r>
          <w:delText xml:space="preserve"> </w:delText>
        </w:r>
      </w:del>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del w:id="1298" w:author="PR Preview" w:date="2026-01-01T00:00:00Z">
        <w:r>
          <w:delText xml:space="preserve">.</w:delText>
        </w:r>
      </w:del>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ins w:id="1299" w:author="PR Preview" w:date="2026-01-01T00:00:00Z">
        <w:r>
          <w:t xml:space="preserve">as part 3 says.</w:t>
        </w:r>
      </w:ins>
    </w:p>
    <w:p>
      <w:pPr>
        <w:numPr>
          <w:ilvl w:val="0"/>
          <w:numId w:val="1028"/>
        </w:numPr>
      </w:pPr>
      <w:ins w:id="1300" w:author="PR Preview" w:date="2026-01-01T00:00:00Z">
        <w:r>
          <w:t xml:space="preserve">The point built in the proof is</w:t>
        </w:r>
      </w:ins>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ins w:id="1301" w:author="PR Preview" w:date="2026-01-01T00:00:00Z">
        <w:r>
          <w:t xml:space="preserve">and</w:t>
        </w:r>
      </w:ins>
      <w:ins w:id="1302" w:author="PR Preview" w:date="2026-01-01T00:00:00Z">
        <w:r>
          <w:t xml:space="preserve"> </w:t>
        </w:r>
      </w:ins>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ins w:id="1303" w:author="PR Preview" w:date="2026-01-01T00:00:00Z">
        <w:r>
          <w:t xml:space="preserve">.</w:t>
        </w:r>
      </w:ins>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del w:id="1304" w:author="PR Preview" w:date="2026-01-01T00:00:00Z">
        <w:r>
          <w:delText xml:space="preserve">For the lines</w:delText>
        </w:r>
      </w:del>
      <w:del w:id="1305"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306" w:author="PR Preview" w:date="2026-01-01T00:00:00Z">
        <w:r>
          <w:delText xml:space="preserve"> </w:delText>
        </w:r>
      </w:del>
      <w:del w:id="1307" w:author="PR Preview" w:date="2026-01-01T00:00:00Z">
        <w:r>
          <w:delText xml:space="preserve">and</w:delText>
        </w:r>
      </w:del>
      <w:del w:id="1308"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309" w:author="PR Preview" w:date="2026-01-01T00:00:00Z">
        <w:r>
          <w:delText xml:space="preserve"> </w:delText>
        </w:r>
      </w:del>
      <w:del w:id="1310" w:author="PR Preview" w:date="2026-01-01T00:00:00Z">
        <w:r>
          <w:delText xml:space="preserve">in</w:delText>
        </w:r>
      </w:del>
      <w:del w:id="1311" w:author="PR Preview" w:date="2026-01-01T00:00:00Z">
        <w:r>
          <w:delText xml:space="preserve"> </w:delText>
        </w:r>
      </w:del>
      <w:hyperlink w:anchor="exm-subspace-sum">
        <w:del w:id="1312" w:author="PR Preview" w:date="2026-01-01T00:00:00Z">
          <w:r>
            <w:rPr>
              <w:rStyle w:val="Hyperlink"/>
            </w:rPr>
            <w:delText xml:space="preserve">Example 72</w:delText>
          </w:r>
        </w:del>
      </w:hyperlink>
      <w:del w:id="1313" w:author="PR Preview" w:date="2026-01-01T00:00:00Z">
        <w:r>
          <w:delText xml:space="preserve">,</w:delText>
        </w:r>
      </w:del>
      <w:del w:id="1314" w:author="PR Preview" w:date="2026-01-01T00:00:00Z">
        <w:r>
          <w:delText xml:space="preserve"> </w:delText>
        </w:r>
      </w:del>
      <w:del w:id="1315" w:author="PR Preview" w:date="2026-01-01T00:00:00Z">
        <w:r>
          <w:delText xml:space="preserve">a common vector satisfies</w:delText>
        </w:r>
      </w:del>
      <w:del w:id="1316"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1317" w:author="PR Preview" w:date="2026-01-01T00:00:00Z">
        <w:r>
          <w:delText xml:space="preserve">,</w:delText>
        </w:r>
      </w:del>
      <w:del w:id="1318" w:author="PR Preview" w:date="2026-01-01T00:00:00Z">
        <w:r>
          <w:delText xml:space="preserve"> </w:delText>
        </w:r>
      </w:del>
      <w:del w:id="1319" w:author="PR Preview" w:date="2026-01-01T00:00:00Z">
        <w:r>
          <w:delText xml:space="preserve">so</w:delText>
        </w:r>
      </w:del>
      <w:del w:id="1320" w:author="PR Preview" w:date="2026-01-01T00:00:00Z">
        <w:r>
          <w:delText xml:space="preserve"> </w:delText>
        </w:r>
      </w:del>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del w:id="1321" w:author="PR Preview" w:date="2026-01-01T00:00:00Z">
        <w:r>
          <w:delText xml:space="preserve"> </w:delText>
        </w:r>
      </w:del>
      <w:del w:id="1322" w:author="PR Preview" w:date="2026-01-01T00:00:00Z">
        <w:r>
          <w:delText xml:space="preserve">and</w:delText>
        </w:r>
      </w:del>
      <w:del w:id="1323" w:author="PR Preview" w:date="2026-01-01T00:00:00Z">
        <w:r>
          <w:delText xml:space="preserve"> </w:delText>
        </w:r>
      </w:del>
      <m:oMath>
        <m:r>
          <m:t>a</m:t>
        </m:r>
        <m:r>
          <m:rPr>
            <m:sty m:val="p"/>
          </m:rPr>
          <m:t>=</m:t>
        </m:r>
        <m:r>
          <m:t>b</m:t>
        </m:r>
        <m:r>
          <m:rPr>
            <m:sty m:val="p"/>
          </m:rPr>
          <m:t>=</m:t>
        </m:r>
        <m:r>
          <m:t>0</m:t>
        </m:r>
      </m:oMath>
      <w:del w:id="1324" w:author="PR Preview" w:date="2026-01-01T00:00:00Z">
        <w:r>
          <w:delText xml:space="preserve">.</w:delText>
        </w:r>
      </w:del>
      <w:del w:id="1325" w:author="PR Preview" w:date="2026-01-01T00:00:00Z">
        <w:r>
          <w:delText xml:space="preserve"> </w:delText>
        </w:r>
      </w:del>
      <w:del w:id="1326" w:author="PR Preview" w:date="2026-01-01T00:00:00Z">
        <w:r>
          <w:delText xml:space="preserve">The intersection is</w:delText>
        </w:r>
      </w:del>
      <w:del w:id="1327" w:author="PR Preview" w:date="2026-01-01T00:00:00Z">
        <w:r>
          <w:delText xml:space="preserve"> </w:delText>
        </w:r>
      </w:del>
      <m:oMath>
        <m:r>
          <m:t>​</m:t>
        </m:r>
        <m:d>
          <m:dPr>
            <m:begChr m:val="{"/>
            <m:sepChr m:val=""/>
            <m:endChr m:val="}"/>
            <m:grow/>
          </m:dPr>
          <m:e>
            <m:acc>
              <m:accPr>
                <m:chr m:val="̃"/>
              </m:accPr>
              <m:e>
                <m:r>
                  <m:t>0</m:t>
                </m:r>
              </m:e>
            </m:acc>
          </m:e>
        </m:d>
        <m:r>
          <m:t>​</m:t>
        </m:r>
      </m:oMath>
      <w:del w:id="1328" w:author="PR Preview" w:date="2026-01-01T00:00:00Z">
        <w:r>
          <w:delText xml:space="preserve">,</w:delText>
        </w:r>
      </w:del>
      <w:del w:id="1329" w:author="PR Preview" w:date="2026-01-01T00:00:00Z">
        <w:r>
          <w:delText xml:space="preserve"> </w:delText>
        </w:r>
      </w:del>
      <w:del w:id="1330" w:author="PR Preview" w:date="2026-01-01T00:00:00Z">
        <w:r>
          <w:delText xml:space="preserve">and indeed</w:delText>
        </w:r>
      </w:del>
      <w:del w:id="1331"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del w:id="1332" w:author="PR Preview" w:date="2026-01-01T00:00:00Z">
        <w:r>
          <w:delText xml:space="preserve">:</w:delText>
        </w:r>
      </w:del>
      <w:del w:id="1333" w:author="PR Preview" w:date="2026-01-01T00:00:00Z">
        <w:r>
          <w:delText xml:space="preserve"> </w:delText>
        </w:r>
      </w:del>
      <w:del w:id="1334" w:author="PR Preview" w:date="2026-01-01T00:00:00Z">
        <w:r>
          <w:delText xml:space="preserve">the sum is the plane</w:delText>
        </w:r>
      </w:del>
      <w:del w:id="1335" w:author="PR Preview" w:date="2026-01-01T00:00:00Z">
        <w:r>
          <w:delText xml:space="preserve"> </w:delText>
        </w:r>
      </w:del>
      <m:oMath>
        <m:r>
          <m:t>z</m:t>
        </m:r>
        <m:r>
          <m:rPr>
            <m:sty m:val="p"/>
          </m:rPr>
          <m:t>=</m:t>
        </m:r>
        <m:r>
          <m:t>0</m:t>
        </m:r>
      </m:oMath>
      <w:del w:id="1336" w:author="PR Preview" w:date="2026-01-01T00:00:00Z">
        <w:r>
          <w:delText xml:space="preserve"> </w:delText>
        </w:r>
      </w:del>
      <w:del w:id="1337" w:author="PR Preview" w:date="2026-01-01T00:00:00Z">
        <w:r>
          <w:delText xml:space="preserve">(</w:delText>
        </w:r>
      </w:del>
      <w:hyperlink w:anchor="exm-subspace-sum">
        <w:del w:id="1338" w:author="PR Preview" w:date="2026-01-01T00:00:00Z">
          <w:r>
            <w:rPr>
              <w:rStyle w:val="Hyperlink"/>
            </w:rPr>
            <w:delText xml:space="preserve">Example 72</w:delText>
          </w:r>
        </w:del>
      </w:hyperlink>
      <w:del w:id="1339" w:author="PR Preview" w:date="2026-01-01T00:00:00Z">
        <w:r>
          <w:delText xml:space="preserve">),</w:delText>
        </w:r>
      </w:del>
      <w:del w:id="1340" w:author="PR Preview" w:date="2026-01-01T00:00:00Z">
        <w:r>
          <w:delText xml:space="preserve"> </w:delText>
        </w:r>
      </w:del>
      <w:del w:id="1341" w:author="PR Preview" w:date="2026-01-01T00:00:00Z">
        <w:r>
          <w:delText xml:space="preserve">which has dimension</w:delText>
        </w:r>
      </w:del>
      <w:del w:id="1342" w:author="PR Preview" w:date="2026-01-01T00:00:00Z">
        <w:r>
          <w:delText xml:space="preserve"> </w:delText>
        </w:r>
      </w:del>
      <m:oMath>
        <m:r>
          <m:t>2</m:t>
        </m:r>
      </m:oMath>
      <w:del w:id="1343" w:author="PR Preview" w:date="2026-01-01T00:00:00Z">
        <w:r>
          <w:delText xml:space="preserve"> </w:delText>
        </w:r>
      </w:del>
      <w:del w:id="1344" w:author="PR Preview" w:date="2026-01-01T00:00:00Z">
        <w:r>
          <w:delText xml:space="preserve">(</w:delText>
        </w:r>
      </w:del>
      <w:hyperlink w:anchor="exm-dimension">
        <w:del w:id="1345" w:author="PR Preview" w:date="2026-01-01T00:00:00Z">
          <w:r>
            <w:rPr>
              <w:rStyle w:val="Hyperlink"/>
            </w:rPr>
            <w:delText xml:space="preserve">Example 47</w:delText>
          </w:r>
        </w:del>
      </w:hyperlink>
      <w:del w:id="1346" w:author="PR Preview" w:date="2026-01-01T00:00:00Z">
        <w:r>
          <w:delText xml:space="preserve">),</w:delText>
        </w:r>
      </w:del>
      <w:del w:id="1347" w:author="PR Preview" w:date="2026-01-01T00:00:00Z">
        <w:r>
          <w:delText xml:space="preserve"> </w:delText>
        </w:r>
      </w:del>
      <w:del w:id="1348" w:author="PR Preview" w:date="2026-01-01T00:00:00Z">
        <w:r>
          <w:delText xml:space="preserve">and each line has dimension</w:delText>
        </w:r>
      </w:del>
      <w:del w:id="1349" w:author="PR Preview" w:date="2026-01-01T00:00:00Z">
        <w:r>
          <w:delText xml:space="preserve"> </w:delText>
        </w:r>
      </w:del>
      <m:oMath>
        <m:r>
          <m:t>1</m:t>
        </m:r>
      </m:oMath>
      <w:del w:id="1350" w:author="PR Preview" w:date="2026-01-01T00:00:00Z">
        <w:r>
          <w:delText xml:space="preserve">, with its spanning vector as a basis.</w:delText>
        </w:r>
      </w:del>
    </w:p>
    <w:p>
      <w:pPr>
        <w:pStyle w:val="Compact"/>
        <w:numPr>
          <w:ilvl w:val="0"/>
          <w:numId w:val="1035"/>
        </w:numPr>
      </w:pPr>
      <w:del w:id="1351" w:author="PR Preview" w:date="2026-01-01T00:00:00Z">
        <w:r>
          <w:delText xml:space="preserve">For</w:delText>
        </w:r>
      </w:del>
      <w:del w:id="135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353" w:author="PR Preview" w:date="2026-01-01T00:00:00Z">
        <w:r>
          <w:delText xml:space="preserve">,</w:delText>
        </w:r>
      </w:del>
      <w:del w:id="1354" w:author="PR Preview" w:date="2026-01-01T00:00:00Z">
        <w:r>
          <w:delText xml:space="preserve"> </w:delText>
        </w:r>
      </w:del>
      <w:del w:id="1355" w:author="PR Preview" w:date="2026-01-01T00:00:00Z">
        <w:r>
          <w:delText xml:space="preserve">the sum is the same line,</w:delText>
        </w:r>
      </w:del>
      <w:del w:id="1356" w:author="PR Preview" w:date="2026-01-01T00:00:00Z">
        <w:r>
          <w:delText xml:space="preserve"> </w:delText>
        </w:r>
      </w:del>
      <w:del w:id="1357" w:author="PR Preview" w:date="2026-01-01T00:00:00Z">
        <w:r>
          <w:delText xml:space="preserve">because</w:delText>
        </w:r>
      </w:del>
      <w:del w:id="1358"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del w:id="1359" w:author="PR Preview" w:date="2026-01-01T00:00:00Z">
        <w:r>
          <w:delText xml:space="preserve">,</w:delText>
        </w:r>
      </w:del>
      <w:del w:id="1360" w:author="PR Preview" w:date="2026-01-01T00:00:00Z">
        <w:r>
          <w:delText xml:space="preserve"> </w:delText>
        </w:r>
      </w:del>
      <w:del w:id="1361" w:author="PR Preview" w:date="2026-01-01T00:00:00Z">
        <w:r>
          <w:delText xml:space="preserve">so</w:delText>
        </w:r>
      </w:del>
      <w:del w:id="1362"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del w:id="1363" w:author="PR Preview" w:date="2026-01-01T00:00:00Z">
        <w:r>
          <w:delText xml:space="preserve">,</w:delText>
        </w:r>
      </w:del>
      <w:del w:id="1364" w:author="PR Preview" w:date="2026-01-01T00:00:00Z">
        <w:r>
          <w:delText xml:space="preserve"> </w:delText>
        </w:r>
      </w:del>
      <w:del w:id="1365" w:author="PR Preview" w:date="2026-01-01T00:00:00Z">
        <w:r>
          <w:delText xml:space="preserve">a</w:delText>
        </w:r>
      </w:del>
      <w:del w:id="1366" w:author="PR Preview" w:date="2026-01-01T00:00:00Z">
        <w:r>
          <w:delText xml:space="preserve"> </w:delText>
        </w:r>
      </w:del>
      <w:hyperlink r:id="rId281">
        <w:del w:id="1367" w:author="PR Preview" w:date="2026-01-01T00:00:00Z">
          <w:r>
            <w:rPr>
              <w:rStyle w:val="Hyperlink"/>
            </w:rPr>
            <w:delText xml:space="preserve">strict inequality</w:delText>
          </w:r>
        </w:del>
      </w:hyperlink>
      <w:del w:id="1368" w:author="PR Preview" w:date="2026-01-01T00:00:00Z">
        <w:r>
          <w:delText xml:space="preserve">.</w:delText>
        </w:r>
      </w:del>
    </w:p>
    <w:p>
      <w:pPr>
        <w:numPr>
          <w:ilvl w:val="0"/>
          <w:numId w:val="1035"/>
        </w:numPr>
      </w:pPr>
      <w:ins w:id="1369" w:author="PR Preview" w:date="2026-01-01T00:00:00Z">
        <w:r>
          <w:t xml:space="preserve">For the lines</w:t>
        </w:r>
      </w:ins>
      <w:ins w:id="1370"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371" w:author="PR Preview" w:date="2026-01-01T00:00:00Z">
        <w:r>
          <w:t xml:space="preserve"> </w:t>
        </w:r>
      </w:ins>
      <w:ins w:id="1372" w:author="PR Preview" w:date="2026-01-01T00:00:00Z">
        <w:r>
          <w:t xml:space="preserve">and</w:t>
        </w:r>
      </w:ins>
      <w:ins w:id="1373"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374" w:author="PR Preview" w:date="2026-01-01T00:00:00Z">
        <w:r>
          <w:t xml:space="preserve"> </w:t>
        </w:r>
      </w:ins>
      <w:ins w:id="1375" w:author="PR Preview" w:date="2026-01-01T00:00:00Z">
        <w:r>
          <w:t xml:space="preserve">in</w:t>
        </w:r>
      </w:ins>
      <w:ins w:id="1376" w:author="PR Preview" w:date="2026-01-01T00:00:00Z">
        <w:r>
          <w:t xml:space="preserve"> </w:t>
        </w:r>
      </w:ins>
      <w:hyperlink w:anchor="exm-subspace-sum">
        <w:ins w:id="1377" w:author="PR Preview" w:date="2026-01-01T00:00:00Z">
          <w:r>
            <w:rPr>
              <w:rStyle w:val="Hyperlink"/>
            </w:rPr>
            <w:t xml:space="preserve">Example 72</w:t>
          </w:r>
        </w:ins>
      </w:hyperlink>
      <w:ins w:id="1378" w:author="PR Preview" w:date="2026-01-01T00:00:00Z">
        <w:r>
          <w:t xml:space="preserve">,</w:t>
        </w:r>
      </w:ins>
      <w:ins w:id="1379" w:author="PR Preview" w:date="2026-01-01T00:00:00Z">
        <w:r>
          <w:t xml:space="preserve"> </w:t>
        </w:r>
      </w:ins>
      <w:ins w:id="1380" w:author="PR Preview" w:date="2026-01-01T00:00:00Z">
        <w:r>
          <w:t xml:space="preserve">a common vector satisfies</w:t>
        </w:r>
      </w:ins>
      <w:ins w:id="1381"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1382" w:author="PR Preview" w:date="2026-01-01T00:00:00Z">
        <w:r>
          <w:t xml:space="preserve">,</w:t>
        </w:r>
      </w:ins>
      <w:ins w:id="1383" w:author="PR Preview" w:date="2026-01-01T00:00:00Z">
        <w:r>
          <w:t xml:space="preserve"> </w:t>
        </w:r>
      </w:ins>
      <w:ins w:id="1384" w:author="PR Preview" w:date="2026-01-01T00:00:00Z">
        <w:r>
          <w:t xml:space="preserve">so</w:t>
        </w:r>
      </w:ins>
      <w:ins w:id="1385" w:author="PR Preview" w:date="2026-01-01T00:00:00Z">
        <w:r>
          <w:t xml:space="preserve"> </w:t>
        </w:r>
      </w:ins>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ins w:id="1386" w:author="PR Preview" w:date="2026-01-01T00:00:00Z">
        <w:r>
          <w:t xml:space="preserve"> </w:t>
        </w:r>
      </w:ins>
      <w:ins w:id="1387"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ins w:id="1388" w:author="PR Preview" w:date="2026-01-01T00:00:00Z">
        <w:r>
          <w:t xml:space="preserve">The intersection is</w:t>
        </w:r>
      </w:ins>
      <w:ins w:id="1389" w:author="PR Preview" w:date="2026-01-01T00:00:00Z">
        <w:r>
          <w:t xml:space="preserve"> </w:t>
        </w:r>
      </w:ins>
      <m:oMath>
        <m:r>
          <m:t>​</m:t>
        </m:r>
        <m:d>
          <m:dPr>
            <m:begChr m:val="{"/>
            <m:sepChr m:val=""/>
            <m:endChr m:val="}"/>
            <m:grow/>
          </m:dPr>
          <m:e>
            <m:acc>
              <m:accPr>
                <m:chr m:val="̃"/>
              </m:accPr>
              <m:e>
                <m:r>
                  <m:t>0</m:t>
                </m:r>
              </m:e>
            </m:acc>
          </m:e>
        </m:d>
        <m:r>
          <m:t>​</m:t>
        </m:r>
      </m:oMath>
      <w:ins w:id="1390" w:author="PR Preview" w:date="2026-01-01T00:00:00Z">
        <w:r>
          <w:t xml:space="preserve">,</w:t>
        </w:r>
      </w:ins>
      <w:ins w:id="1391" w:author="PR Preview" w:date="2026-01-01T00:00:00Z">
        <w:r>
          <w:t xml:space="preserve"> </w:t>
        </w:r>
      </w:ins>
      <w:ins w:id="1392" w:author="PR Preview" w:date="2026-01-01T00:00:00Z">
        <w:r>
          <w:t xml:space="preserve">and indeed</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ins w:id="1393" w:author="PR Preview" w:date="2026-01-01T00:00:00Z">
        <w:r>
          <w:t xml:space="preserve">the sum is the plane</w:t>
        </w:r>
      </w:ins>
      <w:ins w:id="1394" w:author="PR Preview" w:date="2026-01-01T00:00:00Z">
        <w:r>
          <w:t xml:space="preserve"> </w:t>
        </w:r>
      </w:ins>
      <m:oMath>
        <m:r>
          <m:t>z</m:t>
        </m:r>
        <m:r>
          <m:rPr>
            <m:sty m:val="p"/>
          </m:rPr>
          <m:t>=</m:t>
        </m:r>
        <m:r>
          <m:t>0</m:t>
        </m:r>
      </m:oMath>
      <w:ins w:id="1395" w:author="PR Preview" w:date="2026-01-01T00:00:00Z">
        <w:r>
          <w:t xml:space="preserve"> </w:t>
        </w:r>
      </w:ins>
      <w:ins w:id="1396" w:author="PR Preview" w:date="2026-01-01T00:00:00Z">
        <w:r>
          <w:t xml:space="preserve">(</w:t>
        </w:r>
      </w:ins>
      <w:hyperlink w:anchor="exm-subspace-sum">
        <w:ins w:id="1397" w:author="PR Preview" w:date="2026-01-01T00:00:00Z">
          <w:r>
            <w:rPr>
              <w:rStyle w:val="Hyperlink"/>
            </w:rPr>
            <w:t xml:space="preserve">Example 72</w:t>
          </w:r>
        </w:ins>
      </w:hyperlink>
      <w:ins w:id="1398" w:author="PR Preview" w:date="2026-01-01T00:00:00Z">
        <w:r>
          <w:t xml:space="preserve">),</w:t>
        </w:r>
      </w:ins>
      <w:ins w:id="1399" w:author="PR Preview" w:date="2026-01-01T00:00:00Z">
        <w:r>
          <w:t xml:space="preserve"> </w:t>
        </w:r>
      </w:ins>
      <w:ins w:id="1400" w:author="PR Preview" w:date="2026-01-01T00:00:00Z">
        <w:r>
          <w:t xml:space="preserve">which has dimension</w:t>
        </w:r>
      </w:ins>
      <w:ins w:id="1401" w:author="PR Preview" w:date="2026-01-01T00:00:00Z">
        <w:r>
          <w:t xml:space="preserve"> </w:t>
        </w:r>
      </w:ins>
      <m:oMath>
        <m:r>
          <m:t>2</m:t>
        </m:r>
      </m:oMath>
      <w:ins w:id="1402" w:author="PR Preview" w:date="2026-01-01T00:00:00Z">
        <w:r>
          <w:t xml:space="preserve"> </w:t>
        </w:r>
      </w:ins>
      <w:ins w:id="1403" w:author="PR Preview" w:date="2026-01-01T00:00:00Z">
        <w:r>
          <w:t xml:space="preserve">(</w:t>
        </w:r>
      </w:ins>
      <w:hyperlink w:anchor="exm-dimension">
        <w:ins w:id="1404" w:author="PR Preview" w:date="2026-01-01T00:00:00Z">
          <w:r>
            <w:rPr>
              <w:rStyle w:val="Hyperlink"/>
            </w:rPr>
            <w:t xml:space="preserve">Example 47</w:t>
          </w:r>
        </w:ins>
      </w:hyperlink>
      <w:ins w:id="1405" w:author="PR Preview" w:date="2026-01-01T00:00:00Z">
        <w:r>
          <w:t xml:space="preserve">),</w:t>
        </w:r>
      </w:ins>
      <w:ins w:id="1406" w:author="PR Preview" w:date="2026-01-01T00:00:00Z">
        <w:r>
          <w:t xml:space="preserve"> </w:t>
        </w:r>
      </w:ins>
      <w:ins w:id="1407" w:author="PR Preview" w:date="2026-01-01T00:00:00Z">
        <w:r>
          <w:t xml:space="preserve">and each line has dimension</w:t>
        </w:r>
      </w:ins>
      <w:ins w:id="1408" w:author="PR Preview" w:date="2026-01-01T00:00:00Z">
        <w:r>
          <w:t xml:space="preserve"> </w:t>
        </w:r>
      </w:ins>
      <m:oMath>
        <m:r>
          <m:t>1</m:t>
        </m:r>
      </m:oMath>
      <w:ins w:id="1409" w:author="PR Preview" w:date="2026-01-01T00:00:00Z">
        <w:r>
          <w:t xml:space="preserve">, with its spanning vector as a basis.</w:t>
        </w:r>
      </w:ins>
    </w:p>
    <w:p>
      <w:pPr>
        <w:numPr>
          <w:ilvl w:val="0"/>
          <w:numId w:val="1035"/>
        </w:numPr>
      </w:pPr>
      <w:ins w:id="1410" w:author="PR Preview" w:date="2026-01-01T00:00:00Z">
        <w:r>
          <w:t xml:space="preserve">For</w:t>
        </w:r>
      </w:ins>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ins w:id="1411" w:author="PR Preview" w:date="2026-01-01T00:00:00Z">
        <w:r>
          <w:t xml:space="preserve">the sum is the same line,</w:t>
        </w:r>
      </w:ins>
      <w:ins w:id="1412" w:author="PR Preview" w:date="2026-01-01T00:00:00Z">
        <w:r>
          <w:t xml:space="preserve"> </w:t>
        </w:r>
      </w:ins>
      <w:ins w:id="1413" w:author="PR Preview" w:date="2026-01-01T00:00:00Z">
        <w:r>
          <w:t xml:space="preserve">because</w:t>
        </w:r>
      </w:ins>
      <w:ins w:id="1414"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ins w:id="1415" w:author="PR Preview" w:date="2026-01-01T00:00:00Z">
        <w:r>
          <w:t xml:space="preserve">,</w:t>
        </w:r>
      </w:ins>
      <w:ins w:id="1416" w:author="PR Preview" w:date="2026-01-01T00:00:00Z">
        <w:r>
          <w:t xml:space="preserve"> </w:t>
        </w:r>
      </w:ins>
      <w:ins w:id="1417" w:author="PR Preview" w:date="2026-01-01T00:00:00Z">
        <w:r>
          <w:t xml:space="preserve">so</w:t>
        </w:r>
      </w:ins>
      <w:ins w:id="1418"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ins w:id="1419" w:author="PR Preview" w:date="2026-01-01T00:00:00Z">
        <w:r>
          <w:t xml:space="preserve">,</w:t>
        </w:r>
      </w:ins>
      <w:ins w:id="1420" w:author="PR Preview" w:date="2026-01-01T00:00:00Z">
        <w:r>
          <w:t xml:space="preserve"> </w:t>
        </w:r>
      </w:ins>
      <w:ins w:id="1421" w:author="PR Preview" w:date="2026-01-01T00:00:00Z">
        <w:r>
          <w:t xml:space="preserve">a</w:t>
        </w:r>
      </w:ins>
      <w:ins w:id="1422" w:author="PR Preview" w:date="2026-01-01T00:00:00Z">
        <w:r>
          <w:t xml:space="preserve"> </w:t>
        </w:r>
      </w:ins>
      <w:hyperlink r:id="rId281">
        <w:ins w:id="1423" w:author="PR Preview" w:date="2026-01-01T00:00:00Z">
          <w:r>
            <w:rPr>
              <w:rStyle w:val="Hyperlink"/>
            </w:rPr>
            <w:t xml:space="preserve">strict inequality</w:t>
          </w:r>
        </w:ins>
      </w:hyperlink>
      <w:ins w:id="1424" w:author="PR Preview" w:date="2026-01-01T00:00:00Z">
        <w:r>
          <w:t xml:space="preserve">.</w:t>
        </w:r>
      </w:ins>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del w:id="1425" w:author="PR Preview" w:date="2026-01-01T00:00:00Z">
        <w:r>
          <w:rPr>
            <w:b/>
            <w:bCs/>
          </w:rPr>
          <w:delText xml:space="preserve">Example 79 (Two planes that sum to</w:delText>
        </w:r>
      </w:del>
      <w:del w:id="1426" w:author="PR Preview" w:date="2026-01-01T00:00:00Z">
        <w:r>
          <w:rPr>
            <w:b/>
            <w:bCs/>
          </w:rPr>
          <w:delText xml:space="preserve"> </w:delText>
        </w:r>
      </w:del>
      <m:oMath>
        <m:sSup>
          <m:e>
            <m:r>
              <m:rPr>
                <m:scr m:val="double-struck"/>
                <m:sty m:val="p"/>
              </m:rPr>
              <m:t>R</m:t>
            </m:r>
          </m:e>
          <m:sup>
            <m:r>
              <m:t>3</m:t>
            </m:r>
          </m:sup>
        </m:sSup>
      </m:oMath>
      <w:del w:id="1427" w:author="PR Preview" w:date="2026-01-01T00:00:00Z">
        <w:r>
          <w:rPr>
            <w:b/>
            <w:bCs/>
          </w:rPr>
          <w:delText xml:space="preserve"> </w:delText>
        </w:r>
      </w:del>
      <w:del w:id="1428" w:author="PR Preview" w:date="2026-01-01T00:00:00Z">
        <w:r>
          <w:rPr>
            <w:b/>
            <w:bCs/>
          </w:rPr>
          <w:delText xml:space="preserve">but not directly)</w:delText>
        </w:r>
      </w:del>
      <w:del w:id="1429" w:author="PR Preview" w:date="2026-01-01T00:00:00Z">
        <w:r>
          <w:delText xml:space="preserve"> </w:delText>
        </w:r>
      </w:del>
      <w:del w:id="1430" w:author="PR Preview" w:date="2026-01-01T00:00:00Z">
        <w:r>
          <w:delText xml:space="preserve">The planes</w:delText>
        </w:r>
      </w:del>
      <w:del w:id="1431" w:author="PR Preview" w:date="2026-01-01T00:00:00Z">
        <w:r>
          <w:delText xml:space="preserve"> </w:delText>
        </w:r>
      </w:del>
      <m:oMath>
        <m:r>
          <m:t>z</m:t>
        </m:r>
        <m:r>
          <m:rPr>
            <m:sty m:val="p"/>
          </m:rPr>
          <m:t>=</m:t>
        </m:r>
        <m:r>
          <m:t>0</m:t>
        </m:r>
      </m:oMath>
      <w:del w:id="1432" w:author="PR Preview" w:date="2026-01-01T00:00:00Z">
        <w:r>
          <w:delText xml:space="preserve"> </w:delText>
        </w:r>
      </w:del>
      <w:del w:id="1433" w:author="PR Preview" w:date="2026-01-01T00:00:00Z">
        <w:r>
          <w:delText xml:space="preserve">and</w:delText>
        </w:r>
      </w:del>
      <w:del w:id="1434" w:author="PR Preview" w:date="2026-01-01T00:00:00Z">
        <w:r>
          <w:delText xml:space="preserve"> </w:delText>
        </w:r>
      </w:del>
      <m:oMath>
        <m:r>
          <m:t>x</m:t>
        </m:r>
        <m:r>
          <m:rPr>
            <m:sty m:val="p"/>
          </m:rPr>
          <m:t>=</m:t>
        </m:r>
        <m:r>
          <m:t>0</m:t>
        </m:r>
      </m:oMath>
      <w:del w:id="1435" w:author="PR Preview" w:date="2026-01-01T00:00:00Z">
        <w:r>
          <w:delText xml:space="preserve"> </w:delText>
        </w:r>
      </w:del>
      <w:del w:id="1436" w:author="PR Preview" w:date="2026-01-01T00:00:00Z">
        <w:r>
          <w:delText xml:space="preserve">sum to</w:delText>
        </w:r>
      </w:del>
      <w:del w:id="1437" w:author="PR Preview" w:date="2026-01-01T00:00:00Z">
        <w:r>
          <w:delText xml:space="preserve"> </w:delText>
        </w:r>
      </w:del>
      <m:oMath>
        <m:sSup>
          <m:e>
            <m:r>
              <m:rPr>
                <m:scr m:val="double-struck"/>
                <m:sty m:val="p"/>
              </m:rPr>
              <m:t>R</m:t>
            </m:r>
          </m:e>
          <m:sup>
            <m:r>
              <m:t>3</m:t>
            </m:r>
          </m:sup>
        </m:sSup>
      </m:oMath>
      <w:del w:id="1438" w:author="PR Preview" w:date="2026-01-01T00:00:00Z">
        <w:r>
          <w:delText xml:space="preserve"> </w:delText>
        </w:r>
      </w:del>
      <w:del w:id="1439" w:author="PR Preview" w:date="2026-01-01T00:00:00Z">
        <w:r>
          <w:delText xml:space="preserve">(</w:delText>
        </w:r>
      </w:del>
      <w:hyperlink w:anchor="exm-sum-intersection-subspace">
        <w:del w:id="1440" w:author="PR Preview" w:date="2026-01-01T00:00:00Z">
          <w:r>
            <w:rPr>
              <w:rStyle w:val="Hyperlink"/>
            </w:rPr>
            <w:delText xml:space="preserve">Example 74</w:delText>
          </w:r>
        </w:del>
      </w:hyperlink>
      <w:del w:id="1441" w:author="PR Preview" w:date="2026-01-01T00:00:00Z">
        <w:r>
          <w:delText xml:space="preserve">),</w:delText>
        </w:r>
      </w:del>
      <w:del w:id="1442" w:author="PR Preview" w:date="2026-01-01T00:00:00Z">
        <w:r>
          <w:delText xml:space="preserve"> </w:delText>
        </w:r>
      </w:del>
      <w:del w:id="1443" w:author="PR Preview" w:date="2026-01-01T00:00:00Z">
        <w:r>
          <w:delText xml:space="preserve">but they share the</w:delText>
        </w:r>
      </w:del>
      <w:del w:id="1444" w:author="PR Preview" w:date="2026-01-01T00:00:00Z">
        <w:r>
          <w:delText xml:space="preserve"> </w:delText>
        </w:r>
      </w:del>
      <m:oMath>
        <m:r>
          <m:t>y</m:t>
        </m:r>
      </m:oMath>
      <w:del w:id="1445" w:author="PR Preview" w:date="2026-01-01T00:00:00Z">
        <w:r>
          <w:delText xml:space="preserve">-axis,</w:delText>
        </w:r>
      </w:del>
      <w:del w:id="1446" w:author="PR Preview" w:date="2026-01-01T00:00:00Z">
        <w:r>
          <w:delText xml:space="preserve"> </w:delText>
        </w:r>
      </w:del>
      <w:del w:id="1447" w:author="PR Preview" w:date="2026-01-01T00:00:00Z">
        <w:r>
          <w:delText xml:space="preserve">so they are not complementary,</w:delText>
        </w:r>
      </w:del>
      <w:del w:id="1448" w:author="PR Preview" w:date="2026-01-01T00:00:00Z">
        <w:r>
          <w:delText xml:space="preserve"> </w:delText>
        </w:r>
      </w:del>
      <w:del w:id="1449" w:author="PR Preview" w:date="2026-01-01T00:00:00Z">
        <w:r>
          <w:delText xml:space="preserve">and</w:delText>
        </w:r>
      </w:del>
      <w:del w:id="1450" w:author="PR Preview" w:date="2026-01-01T00:00:00Z">
        <w:r>
          <w:delText xml:space="preserve"> </w:delText>
        </w:r>
      </w:del>
      <m:oMath>
        <m:sSup>
          <m:e>
            <m:r>
              <m:rPr>
                <m:scr m:val="double-struck"/>
                <m:sty m:val="p"/>
              </m:rPr>
              <m:t>R</m:t>
            </m:r>
          </m:e>
          <m:sup>
            <m:r>
              <m:t>3</m:t>
            </m:r>
          </m:sup>
        </m:sSup>
      </m:oMath>
      <w:del w:id="1451" w:author="PR Preview" w:date="2026-01-01T00:00:00Z">
        <w:r>
          <w:delText xml:space="preserve"> </w:delText>
        </w:r>
      </w:del>
      <w:del w:id="1452" w:author="PR Preview" w:date="2026-01-01T00:00:00Z">
        <w:r>
          <w:delText xml:space="preserve">is not their direct sum.</w:delText>
        </w:r>
      </w:del>
      <w:del w:id="1453" w:author="PR Preview" w:date="2026-01-01T00:00:00Z">
        <w:r>
          <w:delText xml:space="preserve"> </w:delText>
        </w:r>
      </w:del>
      <w:del w:id="1454" w:author="PR Preview" w:date="2026-01-01T00:00:00Z">
        <w:r>
          <w:delText xml:space="preserve">The shared line shows up as more than one way to split a vector:</w:delText>
        </w:r>
      </w:del>
      <w:del w:id="1455"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del w:id="1456" w:author="PR Preview" w:date="2026-01-01T00:00:00Z">
        <w:r>
          <w:delText xml:space="preserve">,</w:delText>
        </w:r>
      </w:del>
      <w:del w:id="1457" w:author="PR Preview" w:date="2026-01-01T00:00:00Z">
        <w:r>
          <w:delText xml:space="preserve"> </w:delText>
        </w:r>
      </w:del>
      <w:del w:id="1458" w:author="PR Preview" w:date="2026-01-01T00:00:00Z">
        <w:r>
          <w:delText xml:space="preserve">with the first term in the plane</w:delText>
        </w:r>
      </w:del>
      <w:del w:id="1459" w:author="PR Preview" w:date="2026-01-01T00:00:00Z">
        <w:r>
          <w:delText xml:space="preserve"> </w:delText>
        </w:r>
      </w:del>
      <m:oMath>
        <m:r>
          <m:t>z</m:t>
        </m:r>
        <m:r>
          <m:rPr>
            <m:sty m:val="p"/>
          </m:rPr>
          <m:t>=</m:t>
        </m:r>
        <m:r>
          <m:t>0</m:t>
        </m:r>
      </m:oMath>
      <w:del w:id="1460" w:author="PR Preview" w:date="2026-01-01T00:00:00Z">
        <w:r>
          <w:delText xml:space="preserve"> </w:delText>
        </w:r>
      </w:del>
      <w:del w:id="1461" w:author="PR Preview" w:date="2026-01-01T00:00:00Z">
        <w:r>
          <w:delText xml:space="preserve">and the second in the plane</w:delText>
        </w:r>
      </w:del>
      <w:del w:id="1462" w:author="PR Preview" w:date="2026-01-01T00:00:00Z">
        <w:r>
          <w:delText xml:space="preserve"> </w:delText>
        </w:r>
      </w:del>
      <m:oMath>
        <m:r>
          <m:t>x</m:t>
        </m:r>
        <m:r>
          <m:rPr>
            <m:sty m:val="p"/>
          </m:rPr>
          <m:t>=</m:t>
        </m:r>
        <m:r>
          <m:t>0</m:t>
        </m:r>
      </m:oMath>
      <w:del w:id="1463" w:author="PR Preview" w:date="2026-01-01T00:00:00Z">
        <w:r>
          <w:delText xml:space="preserve"> </w:delText>
        </w:r>
      </w:del>
      <w:del w:id="1464" w:author="PR Preview" w:date="2026-01-01T00:00:00Z">
        <w:r>
          <w:delText xml:space="preserve">both times.</w:delText>
        </w:r>
      </w:del>
    </w:p>
    <w:p>
      <w:pPr>
        <w:pStyle w:val="BodyText"/>
      </w:pPr>
      <w:ins w:id="1465" w:author="PR Preview" w:date="2026-01-01T00:00:00Z">
        <w:r>
          <w:rPr>
            <w:b/>
            <w:bCs/>
          </w:rPr>
          <w:t xml:space="preserve">Example 79 (Two planes that sum to</w:t>
        </w:r>
      </w:ins>
      <w:ins w:id="1466" w:author="PR Preview" w:date="2026-01-01T00:00:00Z">
        <w:r>
          <w:rPr>
            <w:b/>
            <w:bCs/>
          </w:rPr>
          <w:t xml:space="preserve"> </w:t>
        </w:r>
      </w:ins>
      <m:oMath>
        <m:sSup>
          <m:e>
            <m:r>
              <m:rPr>
                <m:scr m:val="double-struck"/>
                <m:sty m:val="p"/>
              </m:rPr>
              <m:t>R</m:t>
            </m:r>
          </m:e>
          <m:sup>
            <m:r>
              <m:t>3</m:t>
            </m:r>
          </m:sup>
        </m:sSup>
      </m:oMath>
      <w:ins w:id="1467" w:author="PR Preview" w:date="2026-01-01T00:00:00Z">
        <w:r>
          <w:rPr>
            <w:b/>
            <w:bCs/>
          </w:rPr>
          <w:t xml:space="preserve"> </w:t>
        </w:r>
      </w:ins>
      <w:ins w:id="1468" w:author="PR Preview" w:date="2026-01-01T00:00:00Z">
        <w:r>
          <w:rPr>
            <w:b/>
            <w:bCs/>
          </w:rPr>
          <w:t xml:space="preserve">but not directly)</w:t>
        </w:r>
      </w:ins>
      <w:ins w:id="1469" w:author="PR Preview" w:date="2026-01-01T00:00:00Z">
        <w:r>
          <w:t xml:space="preserve"> </w:t>
        </w:r>
      </w:ins>
      <w:ins w:id="1470" w:author="PR Preview" w:date="2026-01-01T00:00:00Z">
        <w:r>
          <w:t xml:space="preserve">The planes</w:t>
        </w:r>
      </w:ins>
      <w:ins w:id="1471" w:author="PR Preview" w:date="2026-01-01T00:00:00Z">
        <w:r>
          <w:t xml:space="preserve"> </w:t>
        </w:r>
      </w:ins>
      <m:oMath>
        <m:r>
          <m:t>z</m:t>
        </m:r>
        <m:r>
          <m:rPr>
            <m:sty m:val="p"/>
          </m:rPr>
          <m:t>=</m:t>
        </m:r>
        <m:r>
          <m:t>0</m:t>
        </m:r>
      </m:oMath>
      <w:ins w:id="1472" w:author="PR Preview" w:date="2026-01-01T00:00:00Z">
        <w:r>
          <w:t xml:space="preserve"> </w:t>
        </w:r>
      </w:ins>
      <w:ins w:id="1473" w:author="PR Preview" w:date="2026-01-01T00:00:00Z">
        <w:r>
          <w:t xml:space="preserve">and</w:t>
        </w:r>
      </w:ins>
      <w:ins w:id="1474" w:author="PR Preview" w:date="2026-01-01T00:00:00Z">
        <w:r>
          <w:t xml:space="preserve"> </w:t>
        </w:r>
      </w:ins>
      <m:oMath>
        <m:r>
          <m:t>x</m:t>
        </m:r>
        <m:r>
          <m:rPr>
            <m:sty m:val="p"/>
          </m:rPr>
          <m:t>=</m:t>
        </m:r>
        <m:r>
          <m:t>0</m:t>
        </m:r>
      </m:oMath>
      <w:ins w:id="1475" w:author="PR Preview" w:date="2026-01-01T00:00:00Z">
        <w:r>
          <w:t xml:space="preserve"> </w:t>
        </w:r>
      </w:ins>
      <w:ins w:id="1476" w:author="PR Preview" w:date="2026-01-01T00:00:00Z">
        <w:r>
          <w:t xml:space="preserve">sum to</w:t>
        </w:r>
      </w:ins>
      <w:ins w:id="1477" w:author="PR Preview" w:date="2026-01-01T00:00:00Z">
        <w:r>
          <w:t xml:space="preserve"> </w:t>
        </w:r>
      </w:ins>
      <m:oMath>
        <m:sSup>
          <m:e>
            <m:r>
              <m:rPr>
                <m:scr m:val="double-struck"/>
                <m:sty m:val="p"/>
              </m:rPr>
              <m:t>R</m:t>
            </m:r>
          </m:e>
          <m:sup>
            <m:r>
              <m:t>3</m:t>
            </m:r>
          </m:sup>
        </m:sSup>
      </m:oMath>
      <w:ins w:id="1478" w:author="PR Preview" w:date="2026-01-01T00:00:00Z">
        <w:r>
          <w:t xml:space="preserve"> </w:t>
        </w:r>
      </w:ins>
      <w:ins w:id="1479" w:author="PR Preview" w:date="2026-01-01T00:00:00Z">
        <w:r>
          <w:t xml:space="preserve">(</w:t>
        </w:r>
      </w:ins>
      <w:hyperlink w:anchor="exm-sum-intersection-subspace">
        <w:ins w:id="1480" w:author="PR Preview" w:date="2026-01-01T00:00:00Z">
          <w:r>
            <w:rPr>
              <w:rStyle w:val="Hyperlink"/>
            </w:rPr>
            <w:t xml:space="preserve">Example 74</w:t>
          </w:r>
        </w:ins>
      </w:hyperlink>
      <w:ins w:id="1481" w:author="PR Preview" w:date="2026-01-01T00:00:00Z">
        <w:r>
          <w:t xml:space="preserve">),</w:t>
        </w:r>
      </w:ins>
      <w:ins w:id="1482" w:author="PR Preview" w:date="2026-01-01T00:00:00Z">
        <w:r>
          <w:t xml:space="preserve"> </w:t>
        </w:r>
      </w:ins>
      <w:ins w:id="1483" w:author="PR Preview" w:date="2026-01-01T00:00:00Z">
        <w:r>
          <w:t xml:space="preserve">but they share the</w:t>
        </w:r>
      </w:ins>
      <w:ins w:id="1484" w:author="PR Preview" w:date="2026-01-01T00:00:00Z">
        <w:r>
          <w:t xml:space="preserve"> </w:t>
        </w:r>
      </w:ins>
      <m:oMath>
        <m:r>
          <m:t>y</m:t>
        </m:r>
      </m:oMath>
      <w:ins w:id="1485" w:author="PR Preview" w:date="2026-01-01T00:00:00Z">
        <w:r>
          <w:t xml:space="preserve">-axis,</w:t>
        </w:r>
      </w:ins>
      <w:ins w:id="1486" w:author="PR Preview" w:date="2026-01-01T00:00:00Z">
        <w:r>
          <w:t xml:space="preserve"> </w:t>
        </w:r>
      </w:ins>
      <w:ins w:id="1487" w:author="PR Preview" w:date="2026-01-01T00:00:00Z">
        <w:r>
          <w:t xml:space="preserve">so they are not complementary,</w:t>
        </w:r>
      </w:ins>
      <w:ins w:id="1488" w:author="PR Preview" w:date="2026-01-01T00:00:00Z">
        <w:r>
          <w:t xml:space="preserve"> </w:t>
        </w:r>
      </w:ins>
      <w:ins w:id="1489" w:author="PR Preview" w:date="2026-01-01T00:00:00Z">
        <w:r>
          <w:t xml:space="preserve">and</w:t>
        </w:r>
      </w:ins>
      <w:ins w:id="1490" w:author="PR Preview" w:date="2026-01-01T00:00:00Z">
        <w:r>
          <w:t xml:space="preserve"> </w:t>
        </w:r>
      </w:ins>
      <m:oMath>
        <m:sSup>
          <m:e>
            <m:r>
              <m:rPr>
                <m:scr m:val="double-struck"/>
                <m:sty m:val="p"/>
              </m:rPr>
              <m:t>R</m:t>
            </m:r>
          </m:e>
          <m:sup>
            <m:r>
              <m:t>3</m:t>
            </m:r>
          </m:sup>
        </m:sSup>
      </m:oMath>
      <w:ins w:id="1491" w:author="PR Preview" w:date="2026-01-01T00:00:00Z">
        <w:r>
          <w:t xml:space="preserve"> </w:t>
        </w:r>
      </w:ins>
      <w:ins w:id="1492" w:author="PR Preview" w:date="2026-01-01T00:00:00Z">
        <w:r>
          <w:t xml:space="preserve">is not their direct sum.</w:t>
        </w:r>
      </w:ins>
      <w:ins w:id="1493" w:author="PR Preview" w:date="2026-01-01T00:00:00Z">
        <w:r>
          <w:t xml:space="preserve"> </w:t>
        </w:r>
      </w:ins>
      <w:ins w:id="1494" w:author="PR Preview" w:date="2026-01-01T00:00:00Z">
        <w:r>
          <w:t xml:space="preserve">The shared line shows up as more than one way to split a vector:</w:t>
        </w:r>
      </w:ins>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ins w:id="1495" w:author="PR Preview" w:date="2026-01-01T00:00:00Z">
        <w:r>
          <w:t xml:space="preserve">with the first term in the plane</w:t>
        </w:r>
      </w:ins>
      <w:ins w:id="1496" w:author="PR Preview" w:date="2026-01-01T00:00:00Z">
        <w:r>
          <w:t xml:space="preserve"> </w:t>
        </w:r>
      </w:ins>
      <m:oMath>
        <m:r>
          <m:t>z</m:t>
        </m:r>
        <m:r>
          <m:rPr>
            <m:sty m:val="p"/>
          </m:rPr>
          <m:t>=</m:t>
        </m:r>
        <m:r>
          <m:t>0</m:t>
        </m:r>
      </m:oMath>
      <w:ins w:id="1497" w:author="PR Preview" w:date="2026-01-01T00:00:00Z">
        <w:r>
          <w:t xml:space="preserve"> </w:t>
        </w:r>
      </w:ins>
      <w:ins w:id="1498" w:author="PR Preview" w:date="2026-01-01T00:00:00Z">
        <w:r>
          <w:t xml:space="preserve">and the second in the plane</w:t>
        </w:r>
      </w:ins>
      <w:ins w:id="1499" w:author="PR Preview" w:date="2026-01-01T00:00:00Z">
        <w:r>
          <w:t xml:space="preserve"> </w:t>
        </w:r>
      </w:ins>
      <m:oMath>
        <m:r>
          <m:t>x</m:t>
        </m:r>
        <m:r>
          <m:rPr>
            <m:sty m:val="p"/>
          </m:rPr>
          <m:t>=</m:t>
        </m:r>
        <m:r>
          <m:t>0</m:t>
        </m:r>
      </m:oMath>
      <w:ins w:id="1500" w:author="PR Preview" w:date="2026-01-01T00:00:00Z">
        <w:r>
          <w:t xml:space="preserve"> </w:t>
        </w:r>
      </w:ins>
      <w:ins w:id="1501" w:author="PR Preview" w:date="2026-01-01T00:00:00Z">
        <w:r>
          <w:t xml:space="preserve">both times.</w:t>
        </w:r>
      </w:ins>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del w:id="1502" w:author="PR Preview" w:date="2026-01-01T00:00:00Z">
        <w:r>
          <w:rPr>
            <w:b/>
            <w:bCs/>
          </w:rPr>
          <w:delText xml:space="preserve">1 implies 3.</w:delText>
        </w:r>
      </w:del>
      <w:del w:id="1503" w:author="PR Preview" w:date="2026-01-01T00:00:00Z">
        <w:r>
          <w:delText xml:space="preserve"> </w:delText>
        </w:r>
      </w:del>
      <w:del w:id="1504" w:author="PR Preview" w:date="2026-01-01T00:00:00Z">
        <w:r>
          <w:delText xml:space="preserve">Every</w:delText>
        </w:r>
      </w:del>
      <w:del w:id="1505" w:author="PR Preview" w:date="2026-01-01T00:00:00Z">
        <w:r>
          <w:delText xml:space="preserve"> </w:delText>
        </w:r>
      </w:del>
      <m:oMath>
        <m:acc>
          <m:accPr>
            <m:chr m:val="̃"/>
          </m:accPr>
          <m:e>
            <m:r>
              <m:t>x</m:t>
            </m:r>
          </m:e>
        </m:acc>
        <m:r>
          <m:rPr>
            <m:sty m:val="p"/>
          </m:rPr>
          <m:t>∈</m:t>
        </m:r>
        <m:r>
          <m:rPr>
            <m:scr m:val="script"/>
            <m:sty m:val="p"/>
          </m:rPr>
          <m:t>V</m:t>
        </m:r>
      </m:oMath>
      <w:del w:id="1506" w:author="PR Preview" w:date="2026-01-01T00:00:00Z">
        <w:r>
          <w:delText xml:space="preserve"> </w:delText>
        </w:r>
      </w:del>
      <w:del w:id="1507" w:author="PR Preview" w:date="2026-01-01T00:00:00Z">
        <w:r>
          <w:delText xml:space="preserve">has at least one such expression,</w:delText>
        </w:r>
      </w:del>
      <w:del w:id="1508" w:author="PR Preview" w:date="2026-01-01T00:00:00Z">
        <w:r>
          <w:delText xml:space="preserve"> </w:delText>
        </w:r>
      </w:del>
      <w:del w:id="1509" w:author="PR Preview" w:date="2026-01-01T00:00:00Z">
        <w:r>
          <w:delText xml:space="preserve">because</w:delText>
        </w:r>
      </w:del>
      <w:del w:id="1510"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511" w:author="PR Preview" w:date="2026-01-01T00:00:00Z">
        <w:r>
          <w:delText xml:space="preserve">.</w:delText>
        </w:r>
      </w:del>
      <w:del w:id="1512" w:author="PR Preview" w:date="2026-01-01T00:00:00Z">
        <w:r>
          <w:delText xml:space="preserve"> </w:delText>
        </w:r>
      </w:del>
      <w:del w:id="1513" w:author="PR Preview" w:date="2026-01-01T00:00:00Z">
        <w:r>
          <w:delText xml:space="preserve">Suppose</w:delText>
        </w:r>
      </w:del>
      <w:del w:id="1514" w:author="PR Preview" w:date="2026-01-01T00:00:00Z">
        <w:r>
          <w:delText xml:space="preserve"> </w:delText>
        </w:r>
      </w:del>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del w:id="1515" w:author="PR Preview" w:date="2026-01-01T00:00:00Z">
        <w:r>
          <w:delText xml:space="preserve">,</w:delText>
        </w:r>
      </w:del>
      <w:del w:id="1516" w:author="PR Preview" w:date="2026-01-01T00:00:00Z">
        <w:r>
          <w:delText xml:space="preserve"> </w:delText>
        </w:r>
      </w:del>
      <w:del w:id="1517" w:author="PR Preview" w:date="2026-01-01T00:00:00Z">
        <w:r>
          <w:delText xml:space="preserve">with</w:delText>
        </w:r>
      </w:del>
      <w:del w:id="1518" w:author="PR Preview" w:date="2026-01-01T00:00:00Z">
        <w:r>
          <w:delText xml:space="preserve"> </w:delText>
        </w:r>
      </w:del>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del w:id="1519" w:author="PR Preview" w:date="2026-01-01T00:00:00Z">
        <w:r>
          <w:delText xml:space="preserve"> </w:delText>
        </w:r>
      </w:del>
      <w:del w:id="1520" w:author="PR Preview" w:date="2026-01-01T00:00:00Z">
        <w:r>
          <w:delText xml:space="preserve">and</w:delText>
        </w:r>
      </w:del>
      <w:del w:id="1521" w:author="PR Preview" w:date="2026-01-01T00:00:00Z">
        <w:r>
          <w:delText xml:space="preserve"> </w:delText>
        </w:r>
      </w:del>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del w:id="1522" w:author="PR Preview" w:date="2026-01-01T00:00:00Z">
        <w:r>
          <w:delText xml:space="preserve">.</w:delText>
        </w:r>
      </w:del>
      <w:del w:id="1523" w:author="PR Preview" w:date="2026-01-01T00:00:00Z">
        <w:r>
          <w:delText xml:space="preserve"> </w:delText>
        </w:r>
      </w:del>
      <w:del w:id="1524" w:author="PR Preview" w:date="2026-01-01T00:00:00Z">
        <w:r>
          <w:delText xml:space="preserve">Then</w:delText>
        </w:r>
      </w:del>
    </w:p>
    <w:p>
      <w:pPr>
        <w:pStyle w:val="BodyText"/>
      </w:pPr>
      <w:ins w:id="1525" w:author="PR Preview" w:date="2026-01-01T00:00:00Z">
        <w:r>
          <w:rPr>
            <w:b/>
            <w:bCs/>
          </w:rPr>
          <w:t xml:space="preserve">1 implies 3.</w:t>
        </w:r>
      </w:ins>
      <w:ins w:id="1526" w:author="PR Preview" w:date="2026-01-01T00:00:00Z">
        <w:r>
          <w:t xml:space="preserve"> </w:t>
        </w:r>
      </w:ins>
      <w:ins w:id="1527" w:author="PR Preview" w:date="2026-01-01T00:00:00Z">
        <w:r>
          <w:t xml:space="preserve">Every</w:t>
        </w:r>
      </w:ins>
      <w:ins w:id="1528" w:author="PR Preview" w:date="2026-01-01T00:00:00Z">
        <w:r>
          <w:t xml:space="preserve"> </w:t>
        </w:r>
      </w:ins>
      <m:oMath>
        <m:acc>
          <m:accPr>
            <m:chr m:val="̃"/>
          </m:accPr>
          <m:e>
            <m:r>
              <m:t>x</m:t>
            </m:r>
          </m:e>
        </m:acc>
        <m:r>
          <m:rPr>
            <m:sty m:val="p"/>
          </m:rPr>
          <m:t>∈</m:t>
        </m:r>
        <m:r>
          <m:rPr>
            <m:scr m:val="script"/>
            <m:sty m:val="p"/>
          </m:rPr>
          <m:t>V</m:t>
        </m:r>
      </m:oMath>
      <w:ins w:id="1529" w:author="PR Preview" w:date="2026-01-01T00:00:00Z">
        <w:r>
          <w:t xml:space="preserve"> </w:t>
        </w:r>
      </w:ins>
      <w:ins w:id="1530" w:author="PR Preview" w:date="2026-01-01T00:00:00Z">
        <w:r>
          <w:t xml:space="preserve">has at least one such expression,</w:t>
        </w:r>
      </w:ins>
      <w:ins w:id="1531" w:author="PR Preview" w:date="2026-01-01T00:00:00Z">
        <w:r>
          <w:t xml:space="preserve"> </w:t>
        </w:r>
      </w:ins>
      <w:ins w:id="1532" w:author="PR Preview" w:date="2026-01-01T00:00:00Z">
        <w:r>
          <w:t xml:space="preserve">because</w:t>
        </w:r>
      </w:ins>
      <w:ins w:id="1533"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534" w:author="PR Preview" w:date="2026-01-01T00:00:00Z">
        <w:r>
          <w:t xml:space="preserve">.</w:t>
        </w:r>
      </w:ins>
      <w:ins w:id="1535" w:author="PR Preview" w:date="2026-01-01T00:00:00Z">
        <w:r>
          <w:t xml:space="preserve"> </w:t>
        </w:r>
      </w:ins>
      <w:ins w:id="1536" w:author="PR Preview" w:date="2026-01-01T00:00:00Z">
        <w:r>
          <w:t xml:space="preserve">Suppose</w:t>
        </w:r>
      </w:ins>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ins w:id="1537" w:author="PR Preview" w:date="2026-01-01T00:00:00Z">
        <w:r>
          <w:t xml:space="preserve">with</w:t>
        </w:r>
      </w:ins>
      <w:ins w:id="1538" w:author="PR Preview" w:date="2026-01-01T00:00:00Z">
        <w:r>
          <w:t xml:space="preserve"> </w:t>
        </w:r>
      </w:ins>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ins w:id="1539" w:author="PR Preview" w:date="2026-01-01T00:00:00Z">
        <w:r>
          <w:t xml:space="preserve"> </w:t>
        </w:r>
      </w:ins>
      <w:ins w:id="1540" w:author="PR Preview" w:date="2026-01-01T00:00:00Z">
        <w:r>
          <w:t xml:space="preserve">and</w:t>
        </w:r>
      </w:ins>
      <w:ins w:id="1541" w:author="PR Preview" w:date="2026-01-01T00:00:00Z">
        <w:r>
          <w:t xml:space="preserve"> </w:t>
        </w:r>
      </w:ins>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ins w:id="1542" w:author="PR Preview" w:date="2026-01-01T00:00:00Z">
        <w:r>
          <w:t xml:space="preserve">.</w:t>
        </w:r>
      </w:ins>
      <w:ins w:id="1543" w:author="PR Preview" w:date="2026-01-01T00:00:00Z">
        <w:r>
          <w:t xml:space="preserve"> </w:t>
        </w:r>
      </w:ins>
      <w:ins w:id="1544" w:author="PR Preview" w:date="2026-01-01T00:00:00Z">
        <w:r>
          <w:t xml:space="preserve">Then</w:t>
        </w:r>
      </w:ins>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del w:id="1545" w:author="PR Preview" w:date="2026-01-01T00:00:00Z">
        <w:r>
          <w:delText xml:space="preserve">the dimensions add up:</w:delText>
        </w:r>
      </w:del>
      <w:del w:id="1546" w:author="PR Preview" w:date="2026-01-01T00:00:00Z">
        <w:r>
          <w:delText xml:space="preserve"> </w:delText>
        </w:r>
      </w:del>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del w:id="1547" w:author="PR Preview" w:date="2026-01-01T00:00:00Z">
        <w:r>
          <w:delText xml:space="preserve">,</w:delText>
        </w:r>
      </w:del>
      <w:del w:id="1548" w:author="PR Preview" w:date="2026-01-01T00:00:00Z">
        <w:r>
          <w:delText xml:space="preserve"> </w:delText>
        </w:r>
      </w:del>
      <w:del w:id="1549" w:author="PR Preview" w:date="2026-01-01T00:00:00Z">
        <w:r>
          <w:delText xml:space="preserve">since the plane has dimension</w:delText>
        </w:r>
      </w:del>
      <w:del w:id="1550" w:author="PR Preview" w:date="2026-01-01T00:00:00Z">
        <w:r>
          <w:delText xml:space="preserve"> </w:delText>
        </w:r>
      </w:del>
      <m:oMath>
        <m:r>
          <m:t>2</m:t>
        </m:r>
      </m:oMath>
      <w:del w:id="1551" w:author="PR Preview" w:date="2026-01-01T00:00:00Z">
        <w:r>
          <w:delText xml:space="preserve"> </w:delText>
        </w:r>
      </w:del>
      <w:del w:id="1552" w:author="PR Preview" w:date="2026-01-01T00:00:00Z">
        <w:r>
          <w:delText xml:space="preserve">(</w:delText>
        </w:r>
      </w:del>
      <w:hyperlink w:anchor="exm-dimension">
        <w:del w:id="1553" w:author="PR Preview" w:date="2026-01-01T00:00:00Z">
          <w:r>
            <w:rPr>
              <w:rStyle w:val="Hyperlink"/>
            </w:rPr>
            <w:delText xml:space="preserve">Example 47</w:delText>
          </w:r>
        </w:del>
      </w:hyperlink>
      <w:del w:id="1554" w:author="PR Preview" w:date="2026-01-01T00:00:00Z">
        <w:r>
          <w:delText xml:space="preserve">),</w:delText>
        </w:r>
      </w:del>
      <w:del w:id="1555" w:author="PR Preview" w:date="2026-01-01T00:00:00Z">
        <w:r>
          <w:delText xml:space="preserve"> </w:delText>
        </w:r>
      </w:del>
      <w:del w:id="1556" w:author="PR Preview" w:date="2026-01-01T00:00:00Z">
        <w:r>
          <w:delText xml:space="preserve">the</w:delText>
        </w:r>
      </w:del>
      <w:del w:id="1557" w:author="PR Preview" w:date="2026-01-01T00:00:00Z">
        <w:r>
          <w:delText xml:space="preserve"> </w:delText>
        </w:r>
      </w:del>
      <m:oMath>
        <m:r>
          <m:t>z</m:t>
        </m:r>
      </m:oMath>
      <w:del w:id="1558" w:author="PR Preview" w:date="2026-01-01T00:00:00Z">
        <w:r>
          <w:delText xml:space="preserve">-axis has the single nonzero vector</w:delText>
        </w:r>
      </w:del>
      <w:del w:id="1559" w:author="PR Preview" w:date="2026-01-01T00:00:00Z">
        <w:r>
          <w:delText xml:space="preserve"> </w:delText>
        </w:r>
      </w:del>
      <m:oMath>
        <m:r>
          <m:rPr>
            <m:sty m:val="p"/>
          </m:rPr>
          <m:t>(</m:t>
        </m:r>
        <m:r>
          <m:t>0</m:t>
        </m:r>
        <m:r>
          <m:rPr>
            <m:sty m:val="p"/>
          </m:rPr>
          <m:t>,</m:t>
        </m:r>
        <m:r>
          <m:t>0</m:t>
        </m:r>
        <m:r>
          <m:rPr>
            <m:sty m:val="p"/>
          </m:rPr>
          <m:t>,</m:t>
        </m:r>
        <m:r>
          <m:t>1</m:t>
        </m:r>
        <m:r>
          <m:rPr>
            <m:sty m:val="p"/>
          </m:rPr>
          <m:t>)</m:t>
        </m:r>
      </m:oMath>
      <w:del w:id="1560" w:author="PR Preview" w:date="2026-01-01T00:00:00Z">
        <w:r>
          <w:delText xml:space="preserve"> </w:delText>
        </w:r>
      </w:del>
      <w:del w:id="1561" w:author="PR Preview" w:date="2026-01-01T00:00:00Z">
        <w:r>
          <w:delText xml:space="preserve">as a basis,</w:delText>
        </w:r>
      </w:del>
      <w:del w:id="1562" w:author="PR Preview" w:date="2026-01-01T00:00:00Z">
        <w:r>
          <w:delText xml:space="preserve"> </w:delText>
        </w:r>
      </w:del>
      <w:del w:id="1563" w:author="PR Preview" w:date="2026-01-01T00:00:00Z">
        <w:r>
          <w:delText xml:space="preserve">and</w:delText>
        </w:r>
      </w:del>
      <w:del w:id="1564"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1565" w:author="PR Preview" w:date="2026-01-01T00:00:00Z">
        <w:r>
          <w:delText xml:space="preserve"> </w:delText>
        </w:r>
      </w:del>
      <w:del w:id="1566" w:author="PR Preview" w:date="2026-01-01T00:00:00Z">
        <w:r>
          <w:delText xml:space="preserve">(</w:delText>
        </w:r>
      </w:del>
      <w:hyperlink w:anchor="exm-dimension">
        <w:del w:id="1567" w:author="PR Preview" w:date="2026-01-01T00:00:00Z">
          <w:r>
            <w:rPr>
              <w:rStyle w:val="Hyperlink"/>
            </w:rPr>
            <w:delText xml:space="preserve">Example 47</w:delText>
          </w:r>
        </w:del>
      </w:hyperlink>
      <w:del w:id="1568" w:author="PR Preview" w:date="2026-01-01T00:00:00Z">
        <w:r>
          <w:delText xml:space="preserve">);</w:delText>
        </w:r>
      </w:del>
    </w:p>
    <w:p>
      <w:pPr>
        <w:pStyle w:val="Compact"/>
        <w:numPr>
          <w:ilvl w:val="0"/>
          <w:numId w:val="1039"/>
        </w:numPr>
      </w:pPr>
      <w:del w:id="1569" w:author="PR Preview" w:date="2026-01-01T00:00:00Z">
        <w:r>
          <w:delText xml:space="preserve">the split is unique: if</w:delText>
        </w:r>
      </w:del>
      <w:del w:id="1570" w:author="PR Preview" w:date="2026-01-01T00:00:00Z">
        <w:r>
          <w:delText xml:space="preserve"> </w:delText>
        </w:r>
      </w:del>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del w:id="1571" w:author="PR Preview" w:date="2026-01-01T00:00:00Z">
        <w:r>
          <w:delText xml:space="preserve">,</w:delText>
        </w:r>
      </w:del>
      <w:del w:id="1572" w:author="PR Preview" w:date="2026-01-01T00:00:00Z">
        <w:r>
          <w:delText xml:space="preserve"> </w:delText>
        </w:r>
      </w:del>
      <w:del w:id="1573" w:author="PR Preview" w:date="2026-01-01T00:00:00Z">
        <w:r>
          <w:delText xml:space="preserve">then</w:delText>
        </w:r>
      </w:del>
      <w:del w:id="1574" w:author="PR Preview" w:date="2026-01-01T00:00:00Z">
        <w:r>
          <w:delText xml:space="preserve"> </w:delText>
        </w:r>
      </w:del>
      <m:oMath>
        <m:r>
          <m:t>a</m:t>
        </m:r>
        <m:r>
          <m:rPr>
            <m:sty m:val="p"/>
          </m:rPr>
          <m:t>=</m:t>
        </m:r>
        <m:r>
          <m:t>x</m:t>
        </m:r>
      </m:oMath>
      <w:del w:id="1575" w:author="PR Preview" w:date="2026-01-01T00:00:00Z">
        <w:r>
          <w:delText xml:space="preserve">,</w:delText>
        </w:r>
      </w:del>
      <w:del w:id="1576" w:author="PR Preview" w:date="2026-01-01T00:00:00Z">
        <w:r>
          <w:delText xml:space="preserve"> </w:delText>
        </w:r>
      </w:del>
      <m:oMath>
        <m:r>
          <m:t>b</m:t>
        </m:r>
        <m:r>
          <m:rPr>
            <m:sty m:val="p"/>
          </m:rPr>
          <m:t>=</m:t>
        </m:r>
        <m:r>
          <m:t>y</m:t>
        </m:r>
      </m:oMath>
      <w:del w:id="1577" w:author="PR Preview" w:date="2026-01-01T00:00:00Z">
        <w:r>
          <w:delText xml:space="preserve"> </w:delText>
        </w:r>
      </w:del>
      <w:del w:id="1578" w:author="PR Preview" w:date="2026-01-01T00:00:00Z">
        <w:r>
          <w:delText xml:space="preserve">and</w:delText>
        </w:r>
      </w:del>
      <w:del w:id="1579" w:author="PR Preview" w:date="2026-01-01T00:00:00Z">
        <w:r>
          <w:delText xml:space="preserve"> </w:delText>
        </w:r>
      </w:del>
      <m:oMath>
        <m:r>
          <m:t>c</m:t>
        </m:r>
        <m:r>
          <m:rPr>
            <m:sty m:val="p"/>
          </m:rPr>
          <m:t>=</m:t>
        </m:r>
        <m:r>
          <m:t>z</m:t>
        </m:r>
      </m:oMath>
      <w:del w:id="1580" w:author="PR Preview" w:date="2026-01-01T00:00:00Z">
        <w:r>
          <w:delText xml:space="preserve">.</w:delText>
        </w:r>
      </w:del>
    </w:p>
    <w:p>
      <w:pPr>
        <w:pStyle w:val="FirstParagraph"/>
      </w:pPr>
      <w:del w:id="1581" w:author="PR Preview" w:date="2026-01-01T00:00:00Z">
        <w:r>
          <w:delText xml:space="preserve">For the planes</w:delText>
        </w:r>
      </w:del>
      <w:del w:id="1582" w:author="PR Preview" w:date="2026-01-01T00:00:00Z">
        <w:r>
          <w:delText xml:space="preserve"> </w:delText>
        </w:r>
      </w:del>
      <m:oMath>
        <m:r>
          <m:t>z</m:t>
        </m:r>
        <m:r>
          <m:rPr>
            <m:sty m:val="p"/>
          </m:rPr>
          <m:t>=</m:t>
        </m:r>
        <m:r>
          <m:t>0</m:t>
        </m:r>
      </m:oMath>
      <w:del w:id="1583" w:author="PR Preview" w:date="2026-01-01T00:00:00Z">
        <w:r>
          <w:delText xml:space="preserve"> </w:delText>
        </w:r>
      </w:del>
      <w:del w:id="1584" w:author="PR Preview" w:date="2026-01-01T00:00:00Z">
        <w:r>
          <w:delText xml:space="preserve">and</w:delText>
        </w:r>
      </w:del>
      <w:del w:id="1585" w:author="PR Preview" w:date="2026-01-01T00:00:00Z">
        <w:r>
          <w:delText xml:space="preserve"> </w:delText>
        </w:r>
      </w:del>
      <m:oMath>
        <m:r>
          <m:t>x</m:t>
        </m:r>
        <m:r>
          <m:rPr>
            <m:sty m:val="p"/>
          </m:rPr>
          <m:t>=</m:t>
        </m:r>
        <m:r>
          <m:t>0</m:t>
        </m:r>
      </m:oMath>
      <w:del w:id="1586" w:author="PR Preview" w:date="2026-01-01T00:00:00Z">
        <w:r>
          <w:delText xml:space="preserve"> </w:delText>
        </w:r>
      </w:del>
      <w:del w:id="1587" w:author="PR Preview" w:date="2026-01-01T00:00:00Z">
        <w:r>
          <w:delText xml:space="preserve">in</w:delText>
        </w:r>
      </w:del>
      <w:del w:id="1588" w:author="PR Preview" w:date="2026-01-01T00:00:00Z">
        <w:r>
          <w:delText xml:space="preserve"> </w:delText>
        </w:r>
      </w:del>
      <w:hyperlink w:anchor="exm-not-direct-sum">
        <w:del w:id="1589" w:author="PR Preview" w:date="2026-01-01T00:00:00Z">
          <w:r>
            <w:rPr>
              <w:rStyle w:val="Hyperlink"/>
            </w:rPr>
            <w:delText xml:space="preserve">Example 79</w:delText>
          </w:r>
        </w:del>
      </w:hyperlink>
      <w:del w:id="1590" w:author="PR Preview" w:date="2026-01-01T00:00:00Z">
        <w:r>
          <w:delText xml:space="preserve">,</w:delText>
        </w:r>
      </w:del>
      <w:del w:id="1591" w:author="PR Preview" w:date="2026-01-01T00:00:00Z">
        <w:r>
          <w:delText xml:space="preserve"> </w:delText>
        </w:r>
      </w:del>
      <w:del w:id="1592" w:author="PR Preview" w:date="2026-01-01T00:00:00Z">
        <w:r>
          <w:delText xml:space="preserve">both statements fail:</w:delText>
        </w:r>
      </w:del>
      <w:del w:id="1593" w:author="PR Preview" w:date="2026-01-01T00:00:00Z">
        <w:r>
          <w:delText xml:space="preserve"> </w:delText>
        </w:r>
      </w:del>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1594" w:author="PR Preview" w:date="2026-01-01T00:00:00Z">
        <w:r>
          <w:delText xml:space="preserve"> </w:delText>
        </w:r>
      </w:del>
      <w:del w:id="1595" w:author="PR Preview" w:date="2026-01-01T00:00:00Z">
        <w:r>
          <w:delText xml:space="preserve">(</w:delText>
        </w:r>
      </w:del>
      <w:hyperlink w:anchor="exm-dim-sum">
        <w:del w:id="1596" w:author="PR Preview" w:date="2026-01-01T00:00:00Z">
          <w:r>
            <w:rPr>
              <w:rStyle w:val="Hyperlink"/>
            </w:rPr>
            <w:delText xml:space="preserve">Example 75</w:delText>
          </w:r>
        </w:del>
      </w:hyperlink>
      <w:del w:id="1597" w:author="PR Preview" w:date="2026-01-01T00:00:00Z">
        <w:r>
          <w:delText xml:space="preserve">),</w:delText>
        </w:r>
      </w:del>
      <w:del w:id="1598" w:author="PR Preview" w:date="2026-01-01T00:00:00Z">
        <w:r>
          <w:delText xml:space="preserve"> </w:delText>
        </w:r>
      </w:del>
      <w:del w:id="1599" w:author="PR Preview" w:date="2026-01-01T00:00:00Z">
        <w:r>
          <w:delText xml:space="preserve">and</w:delText>
        </w:r>
      </w:del>
      <w:del w:id="1600" w:author="PR Preview" w:date="2026-01-01T00:00:00Z">
        <w:r>
          <w:delText xml:space="preserve"> </w:delText>
        </w:r>
      </w:del>
      <m:oMath>
        <m:r>
          <m:rPr>
            <m:sty m:val="p"/>
          </m:rPr>
          <m:t>(</m:t>
        </m:r>
        <m:r>
          <m:t>0</m:t>
        </m:r>
        <m:r>
          <m:rPr>
            <m:sty m:val="p"/>
          </m:rPr>
          <m:t>,</m:t>
        </m:r>
        <m:r>
          <m:t>1</m:t>
        </m:r>
        <m:r>
          <m:rPr>
            <m:sty m:val="p"/>
          </m:rPr>
          <m:t>,</m:t>
        </m:r>
        <m:r>
          <m:t>0</m:t>
        </m:r>
        <m:r>
          <m:rPr>
            <m:sty m:val="p"/>
          </m:rPr>
          <m:t>)</m:t>
        </m:r>
      </m:oMath>
      <w:del w:id="1601" w:author="PR Preview" w:date="2026-01-01T00:00:00Z">
        <w:r>
          <w:delText xml:space="preserve"> </w:delText>
        </w:r>
      </w:del>
      <w:del w:id="1602" w:author="PR Preview" w:date="2026-01-01T00:00:00Z">
        <w:r>
          <w:delText xml:space="preserve">splits in two ways.</w:delText>
        </w:r>
      </w:del>
    </w:p>
    <w:p>
      <w:pPr>
        <w:numPr>
          <w:ilvl w:val="0"/>
          <w:numId w:val="1039"/>
        </w:numPr>
      </w:pPr>
      <w:ins w:id="1603" w:author="PR Preview" w:date="2026-01-01T00:00:00Z">
        <w:r>
          <w:t xml:space="preserve">the dimensions add up:</w:t>
        </w:r>
      </w:ins>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ins w:id="1604" w:author="PR Preview" w:date="2026-01-01T00:00:00Z">
        <w:r>
          <w:t xml:space="preserve">since the plane has dimension</w:t>
        </w:r>
      </w:ins>
      <w:ins w:id="1605" w:author="PR Preview" w:date="2026-01-01T00:00:00Z">
        <w:r>
          <w:t xml:space="preserve"> </w:t>
        </w:r>
      </w:ins>
      <m:oMath>
        <m:r>
          <m:t>2</m:t>
        </m:r>
      </m:oMath>
      <w:ins w:id="1606" w:author="PR Preview" w:date="2026-01-01T00:00:00Z">
        <w:r>
          <w:t xml:space="preserve"> </w:t>
        </w:r>
      </w:ins>
      <w:ins w:id="1607" w:author="PR Preview" w:date="2026-01-01T00:00:00Z">
        <w:r>
          <w:t xml:space="preserve">(</w:t>
        </w:r>
      </w:ins>
      <w:hyperlink w:anchor="exm-dimension">
        <w:ins w:id="1608" w:author="PR Preview" w:date="2026-01-01T00:00:00Z">
          <w:r>
            <w:rPr>
              <w:rStyle w:val="Hyperlink"/>
            </w:rPr>
            <w:t xml:space="preserve">Example 47</w:t>
          </w:r>
        </w:ins>
      </w:hyperlink>
      <w:ins w:id="1609" w:author="PR Preview" w:date="2026-01-01T00:00:00Z">
        <w:r>
          <w:t xml:space="preserve">),</w:t>
        </w:r>
      </w:ins>
      <w:ins w:id="1610" w:author="PR Preview" w:date="2026-01-01T00:00:00Z">
        <w:r>
          <w:t xml:space="preserve"> </w:t>
        </w:r>
      </w:ins>
      <w:ins w:id="1611" w:author="PR Preview" w:date="2026-01-01T00:00:00Z">
        <w:r>
          <w:t xml:space="preserve">the</w:t>
        </w:r>
      </w:ins>
      <w:ins w:id="1612" w:author="PR Preview" w:date="2026-01-01T00:00:00Z">
        <w:r>
          <w:t xml:space="preserve"> </w:t>
        </w:r>
      </w:ins>
      <m:oMath>
        <m:r>
          <m:t>z</m:t>
        </m:r>
      </m:oMath>
      <w:ins w:id="1613" w:author="PR Preview" w:date="2026-01-01T00:00:00Z">
        <w:r>
          <w:t xml:space="preserve">-axis has the single nonzero vector</w:t>
        </w:r>
      </w:ins>
      <w:ins w:id="1614" w:author="PR Preview" w:date="2026-01-01T00:00:00Z">
        <w:r>
          <w:t xml:space="preserve"> </w:t>
        </w:r>
      </w:ins>
      <m:oMath>
        <m:r>
          <m:rPr>
            <m:sty m:val="p"/>
          </m:rPr>
          <m:t>(</m:t>
        </m:r>
        <m:r>
          <m:t>0</m:t>
        </m:r>
        <m:r>
          <m:rPr>
            <m:sty m:val="p"/>
          </m:rPr>
          <m:t>,</m:t>
        </m:r>
        <m:r>
          <m:t>0</m:t>
        </m:r>
        <m:r>
          <m:rPr>
            <m:sty m:val="p"/>
          </m:rPr>
          <m:t>,</m:t>
        </m:r>
        <m:r>
          <m:t>1</m:t>
        </m:r>
        <m:r>
          <m:rPr>
            <m:sty m:val="p"/>
          </m:rPr>
          <m:t>)</m:t>
        </m:r>
      </m:oMath>
      <w:ins w:id="1615" w:author="PR Preview" w:date="2026-01-01T00:00:00Z">
        <w:r>
          <w:t xml:space="preserve"> </w:t>
        </w:r>
      </w:ins>
      <w:ins w:id="1616" w:author="PR Preview" w:date="2026-01-01T00:00:00Z">
        <w:r>
          <w:t xml:space="preserve">as a basis,</w:t>
        </w:r>
      </w:ins>
      <w:ins w:id="1617" w:author="PR Preview" w:date="2026-01-01T00:00:00Z">
        <w:r>
          <w:t xml:space="preserve"> </w:t>
        </w:r>
      </w:ins>
      <w:ins w:id="1618" w:author="PR Preview" w:date="2026-01-01T00:00:00Z">
        <w:r>
          <w:t xml:space="preserve">and</w:t>
        </w:r>
      </w:ins>
      <w:ins w:id="1619"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1620" w:author="PR Preview" w:date="2026-01-01T00:00:00Z">
        <w:r>
          <w:t xml:space="preserve"> </w:t>
        </w:r>
      </w:ins>
      <w:ins w:id="1621" w:author="PR Preview" w:date="2026-01-01T00:00:00Z">
        <w:r>
          <w:t xml:space="preserve">(</w:t>
        </w:r>
      </w:ins>
      <w:hyperlink w:anchor="exm-dimension">
        <w:ins w:id="1622" w:author="PR Preview" w:date="2026-01-01T00:00:00Z">
          <w:r>
            <w:rPr>
              <w:rStyle w:val="Hyperlink"/>
            </w:rPr>
            <w:t xml:space="preserve">Example 47</w:t>
          </w:r>
        </w:ins>
      </w:hyperlink>
      <w:ins w:id="1623" w:author="PR Preview" w:date="2026-01-01T00:00:00Z">
        <w:r>
          <w:t xml:space="preserve">);</w:t>
        </w:r>
      </w:ins>
    </w:p>
    <w:p>
      <w:pPr>
        <w:numPr>
          <w:ilvl w:val="0"/>
          <w:numId w:val="1039"/>
        </w:numPr>
      </w:pPr>
      <w:ins w:id="1624" w:author="PR Preview" w:date="2026-01-01T00:00:00Z">
        <w:r>
          <w:t xml:space="preserve">the split is unique: if</w:t>
        </w:r>
      </w:ins>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ins w:id="1625" w:author="PR Preview" w:date="2026-01-01T00:00:00Z">
        <w:r>
          <w:t xml:space="preserve">then</w:t>
        </w:r>
      </w:ins>
      <w:ins w:id="1626" w:author="PR Preview" w:date="2026-01-01T00:00:00Z">
        <w:r>
          <w:t xml:space="preserve"> </w:t>
        </w:r>
      </w:ins>
      <m:oMath>
        <m:r>
          <m:t>a</m:t>
        </m:r>
        <m:r>
          <m:rPr>
            <m:sty m:val="p"/>
          </m:rPr>
          <m:t>=</m:t>
        </m:r>
        <m:r>
          <m:t>x</m:t>
        </m:r>
      </m:oMath>
      <w:ins w:id="1627" w:author="PR Preview" w:date="2026-01-01T00:00:00Z">
        <w:r>
          <w:t xml:space="preserve">,</w:t>
        </w:r>
      </w:ins>
      <w:ins w:id="1628" w:author="PR Preview" w:date="2026-01-01T00:00:00Z">
        <w:r>
          <w:t xml:space="preserve"> </w:t>
        </w:r>
      </w:ins>
      <m:oMath>
        <m:r>
          <m:t>b</m:t>
        </m:r>
        <m:r>
          <m:rPr>
            <m:sty m:val="p"/>
          </m:rPr>
          <m:t>=</m:t>
        </m:r>
        <m:r>
          <m:t>y</m:t>
        </m:r>
      </m:oMath>
      <w:ins w:id="1629" w:author="PR Preview" w:date="2026-01-01T00:00:00Z">
        <w:r>
          <w:t xml:space="preserve"> </w:t>
        </w:r>
      </w:ins>
      <w:ins w:id="1630" w:author="PR Preview" w:date="2026-01-01T00:00:00Z">
        <w:r>
          <w:t xml:space="preserve">and</w:t>
        </w:r>
      </w:ins>
      <w:ins w:id="1631" w:author="PR Preview" w:date="2026-01-01T00:00:00Z">
        <w:r>
          <w:t xml:space="preserve"> </w:t>
        </w:r>
      </w:ins>
      <m:oMath>
        <m:r>
          <m:t>c</m:t>
        </m:r>
        <m:r>
          <m:rPr>
            <m:sty m:val="p"/>
          </m:rPr>
          <m:t>=</m:t>
        </m:r>
        <m:r>
          <m:t>z</m:t>
        </m:r>
      </m:oMath>
      <w:ins w:id="1632" w:author="PR Preview" w:date="2026-01-01T00:00:00Z">
        <w:r>
          <w:t xml:space="preserve">.</w:t>
        </w:r>
      </w:ins>
    </w:p>
    <w:p>
      <w:pPr>
        <w:pStyle w:val="FirstParagraph"/>
      </w:pPr>
      <w:ins w:id="1633" w:author="PR Preview" w:date="2026-01-01T00:00:00Z">
        <w:r>
          <w:t xml:space="preserve">For the planes</w:t>
        </w:r>
      </w:ins>
      <w:ins w:id="1634" w:author="PR Preview" w:date="2026-01-01T00:00:00Z">
        <w:r>
          <w:t xml:space="preserve"> </w:t>
        </w:r>
      </w:ins>
      <m:oMath>
        <m:r>
          <m:t>z</m:t>
        </m:r>
        <m:r>
          <m:rPr>
            <m:sty m:val="p"/>
          </m:rPr>
          <m:t>=</m:t>
        </m:r>
        <m:r>
          <m:t>0</m:t>
        </m:r>
      </m:oMath>
      <w:ins w:id="1635" w:author="PR Preview" w:date="2026-01-01T00:00:00Z">
        <w:r>
          <w:t xml:space="preserve"> </w:t>
        </w:r>
      </w:ins>
      <w:ins w:id="1636" w:author="PR Preview" w:date="2026-01-01T00:00:00Z">
        <w:r>
          <w:t xml:space="preserve">and</w:t>
        </w:r>
      </w:ins>
      <w:ins w:id="1637" w:author="PR Preview" w:date="2026-01-01T00:00:00Z">
        <w:r>
          <w:t xml:space="preserve"> </w:t>
        </w:r>
      </w:ins>
      <m:oMath>
        <m:r>
          <m:t>x</m:t>
        </m:r>
        <m:r>
          <m:rPr>
            <m:sty m:val="p"/>
          </m:rPr>
          <m:t>=</m:t>
        </m:r>
        <m:r>
          <m:t>0</m:t>
        </m:r>
      </m:oMath>
      <w:ins w:id="1638" w:author="PR Preview" w:date="2026-01-01T00:00:00Z">
        <w:r>
          <w:t xml:space="preserve"> </w:t>
        </w:r>
      </w:ins>
      <w:ins w:id="1639" w:author="PR Preview" w:date="2026-01-01T00:00:00Z">
        <w:r>
          <w:t xml:space="preserve">in</w:t>
        </w:r>
      </w:ins>
      <w:ins w:id="1640" w:author="PR Preview" w:date="2026-01-01T00:00:00Z">
        <w:r>
          <w:t xml:space="preserve"> </w:t>
        </w:r>
      </w:ins>
      <w:hyperlink w:anchor="exm-not-direct-sum">
        <w:ins w:id="1641" w:author="PR Preview" w:date="2026-01-01T00:00:00Z">
          <w:r>
            <w:rPr>
              <w:rStyle w:val="Hyperlink"/>
            </w:rPr>
            <w:t xml:space="preserve">Example 79</w:t>
          </w:r>
        </w:ins>
      </w:hyperlink>
      <w:ins w:id="1642" w:author="PR Preview" w:date="2026-01-01T00:00:00Z">
        <w:r>
          <w:t xml:space="preserve">,</w:t>
        </w:r>
      </w:ins>
      <w:ins w:id="1643" w:author="PR Preview" w:date="2026-01-01T00:00:00Z">
        <w:r>
          <w:t xml:space="preserve"> </w:t>
        </w:r>
      </w:ins>
      <w:ins w:id="1644"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1645" w:author="PR Preview" w:date="2026-01-01T00:00:00Z">
        <w:r>
          <w:t xml:space="preserve">(</w:t>
        </w:r>
      </w:ins>
      <w:hyperlink w:anchor="exm-dim-sum">
        <w:ins w:id="1646" w:author="PR Preview" w:date="2026-01-01T00:00:00Z">
          <w:r>
            <w:rPr>
              <w:rStyle w:val="Hyperlink"/>
            </w:rPr>
            <w:t xml:space="preserve">Example 75</w:t>
          </w:r>
        </w:ins>
      </w:hyperlink>
      <w:ins w:id="1647" w:author="PR Preview" w:date="2026-01-01T00:00:00Z">
        <w:r>
          <w:t xml:space="preserve">),</w:t>
        </w:r>
      </w:ins>
      <w:ins w:id="1648" w:author="PR Preview" w:date="2026-01-01T00:00:00Z">
        <w:r>
          <w:t xml:space="preserve"> </w:t>
        </w:r>
      </w:ins>
      <w:ins w:id="1649" w:author="PR Preview" w:date="2026-01-01T00:00:00Z">
        <w:r>
          <w:t xml:space="preserve">and</w:t>
        </w:r>
      </w:ins>
      <w:ins w:id="1650" w:author="PR Preview" w:date="2026-01-01T00:00:00Z">
        <w:r>
          <w:t xml:space="preserve"> </w:t>
        </w:r>
      </w:ins>
      <m:oMath>
        <m:r>
          <m:rPr>
            <m:sty m:val="p"/>
          </m:rPr>
          <m:t>(</m:t>
        </m:r>
        <m:r>
          <m:t>0</m:t>
        </m:r>
        <m:r>
          <m:rPr>
            <m:sty m:val="p"/>
          </m:rPr>
          <m:t>,</m:t>
        </m:r>
        <m:r>
          <m:t>1</m:t>
        </m:r>
        <m:r>
          <m:rPr>
            <m:sty m:val="p"/>
          </m:rPr>
          <m:t>,</m:t>
        </m:r>
        <m:r>
          <m:t>0</m:t>
        </m:r>
        <m:r>
          <m:rPr>
            <m:sty m:val="p"/>
          </m:rPr>
          <m:t>)</m:t>
        </m:r>
      </m:oMath>
      <w:ins w:id="1651" w:author="PR Preview" w:date="2026-01-01T00:00:00Z">
        <w:r>
          <w:t xml:space="preserve"> </w:t>
        </w:r>
      </w:ins>
      <w:ins w:id="1652" w:author="PR Preview" w:date="2026-01-01T00:00:00Z">
        <w:r>
          <w:t xml:space="preserve">splits in two ways.</w:t>
        </w:r>
      </w:ins>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del w:id="1653" w:author="PR Preview" w:date="2026-01-01T00:00:00Z">
        <w:r>
          <w:delText xml:space="preserve">Each of</w:delText>
        </w:r>
      </w:del>
      <w:del w:id="1654" w:author="PR Preview" w:date="2026-01-01T00:00:00Z">
        <w:r>
          <w:delText xml:space="preserve"> </w:delText>
        </w:r>
      </w:del>
      <m:oMath>
        <m:sSub>
          <m:e>
            <m:r>
              <m:rPr>
                <m:scr m:val="script"/>
                <m:sty m:val="p"/>
              </m:rPr>
              <m:t>T</m:t>
            </m:r>
          </m:e>
          <m:sub>
            <m:r>
              <m:t>1</m:t>
            </m:r>
          </m:sub>
        </m:sSub>
      </m:oMath>
      <w:del w:id="1655" w:author="PR Preview" w:date="2026-01-01T00:00:00Z">
        <w:r>
          <w:delText xml:space="preserve"> </w:delText>
        </w:r>
      </w:del>
      <w:del w:id="1656" w:author="PR Preview" w:date="2026-01-01T00:00:00Z">
        <w:r>
          <w:delText xml:space="preserve">and</w:delText>
        </w:r>
      </w:del>
      <w:del w:id="1657" w:author="PR Preview" w:date="2026-01-01T00:00:00Z">
        <w:r>
          <w:delText xml:space="preserve"> </w:delText>
        </w:r>
      </w:del>
      <m:oMath>
        <m:sSub>
          <m:e>
            <m:r>
              <m:rPr>
                <m:scr m:val="script"/>
                <m:sty m:val="p"/>
              </m:rPr>
              <m:t>T</m:t>
            </m:r>
          </m:e>
          <m:sub>
            <m:r>
              <m:t>2</m:t>
            </m:r>
          </m:sub>
        </m:sSub>
      </m:oMath>
      <w:del w:id="1658" w:author="PR Preview" w:date="2026-01-01T00:00:00Z">
        <w:r>
          <w:delText xml:space="preserve"> </w:delText>
        </w:r>
      </w:del>
      <w:del w:id="1659" w:author="PR Preview" w:date="2026-01-01T00:00:00Z">
        <w:r>
          <w:delText xml:space="preserve">is a line that meets</w:delText>
        </w:r>
      </w:del>
      <w:del w:id="1660" w:author="PR Preview" w:date="2026-01-01T00:00:00Z">
        <w:r>
          <w:delText xml:space="preserve"> </w:delText>
        </w:r>
      </w:del>
      <m:oMath>
        <m:r>
          <m:rPr>
            <m:scr m:val="script"/>
            <m:sty m:val="p"/>
          </m:rPr>
          <m:t>S</m:t>
        </m:r>
      </m:oMath>
      <w:del w:id="1661" w:author="PR Preview" w:date="2026-01-01T00:00:00Z">
        <w:r>
          <w:delText xml:space="preserve"> </w:delText>
        </w:r>
      </w:del>
      <w:del w:id="1662" w:author="PR Preview" w:date="2026-01-01T00:00:00Z">
        <w:r>
          <w:delText xml:space="preserve">only at</w:delText>
        </w:r>
      </w:del>
      <w:del w:id="1663" w:author="PR Preview" w:date="2026-01-01T00:00:00Z">
        <w:r>
          <w:delText xml:space="preserve"> </w:delText>
        </w:r>
      </w:del>
      <m:oMath>
        <m:acc>
          <m:accPr>
            <m:chr m:val="̃"/>
          </m:accPr>
          <m:e>
            <m:r>
              <m:t>0</m:t>
            </m:r>
          </m:e>
        </m:acc>
      </m:oMath>
      <w:del w:id="1664" w:author="PR Preview" w:date="2026-01-01T00:00:00Z">
        <w:r>
          <w:delText xml:space="preserve">,</w:delText>
        </w:r>
      </w:del>
      <w:del w:id="1665" w:author="PR Preview" w:date="2026-01-01T00:00:00Z">
        <w:r>
          <w:delText xml:space="preserve"> </w:delText>
        </w:r>
      </w:del>
      <w:del w:id="1666" w:author="PR Preview" w:date="2026-01-01T00:00:00Z">
        <w:r>
          <w:delText xml:space="preserve">so</w:delText>
        </w:r>
      </w:del>
      <w:del w:id="1667" w:author="PR Preview" w:date="2026-01-01T00:00:00Z">
        <w:r>
          <w:delText xml:space="preserve"> </w:delText>
        </w:r>
      </w:del>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del w:id="1668" w:author="PR Preview" w:date="2026-01-01T00:00:00Z">
        <w:r>
          <w:delText xml:space="preserve"> </w:delText>
        </w:r>
      </w:del>
      <w:del w:id="1669" w:author="PR Preview" w:date="2026-01-01T00:00:00Z">
        <w:r>
          <w:delText xml:space="preserve">(</w:delText>
        </w:r>
      </w:del>
      <w:hyperlink w:anchor="def-direct-sum">
        <w:del w:id="1670" w:author="PR Preview" w:date="2026-01-01T00:00:00Z">
          <w:r>
            <w:rPr>
              <w:rStyle w:val="Hyperlink"/>
            </w:rPr>
            <w:delText xml:space="preserve">Definition 53</w:delText>
          </w:r>
        </w:del>
      </w:hyperlink>
      <w:del w:id="1671" w:author="PR Preview" w:date="2026-01-01T00:00:00Z">
        <w:r>
          <w:delText xml:space="preserve">,</w:delText>
        </w:r>
      </w:del>
      <w:del w:id="1672" w:author="PR Preview" w:date="2026-01-01T00:00:00Z">
        <w:r>
          <w:delText xml:space="preserve"> </w:delText>
        </w:r>
      </w:del>
      <w:hyperlink w:anchor="thm-direct-sum-equiv">
        <w:del w:id="1673" w:author="PR Preview" w:date="2026-01-01T00:00:00Z">
          <w:r>
            <w:rPr>
              <w:rStyle w:val="Hyperlink"/>
            </w:rPr>
            <w:delText xml:space="preserve">Theorem 45</w:delText>
          </w:r>
        </w:del>
      </w:hyperlink>
      <w:del w:id="1674" w:author="PR Preview" w:date="2026-01-01T00:00:00Z">
        <w:r>
          <w:delText xml:space="preserve">).</w:delText>
        </w:r>
      </w:del>
      <w:del w:id="1675" w:author="PR Preview" w:date="2026-01-01T00:00:00Z">
        <w:r>
          <w:delText xml:space="preserve"> </w:delText>
        </w:r>
      </w:del>
      <w:del w:id="1676" w:author="PR Preview" w:date="2026-01-01T00:00:00Z">
        <w:r>
          <w:delText xml:space="preserve">The same vector has a different projection onto the same subspace</w:delText>
        </w:r>
      </w:del>
      <w:del w:id="1677" w:author="PR Preview" w:date="2026-01-01T00:00:00Z">
        <w:r>
          <w:delText xml:space="preserve"> </w:delText>
        </w:r>
      </w:del>
      <w:del w:id="1678" w:author="PR Preview" w:date="2026-01-01T00:00:00Z">
        <w:r>
          <w:delText xml:space="preserve">when the complement changes.</w:delText>
        </w:r>
      </w:del>
    </w:p>
    <w:p>
      <w:pPr>
        <w:pStyle w:val="FirstParagraph"/>
      </w:pPr>
      <w:ins w:id="1679" w:author="PR Preview" w:date="2026-01-01T00:00:00Z">
        <w:r>
          <w:t xml:space="preserve">Each of</w:t>
        </w:r>
      </w:ins>
      <w:ins w:id="1680" w:author="PR Preview" w:date="2026-01-01T00:00:00Z">
        <w:r>
          <w:t xml:space="preserve"> </w:t>
        </w:r>
      </w:ins>
      <m:oMath>
        <m:sSub>
          <m:e>
            <m:r>
              <m:rPr>
                <m:scr m:val="script"/>
                <m:sty m:val="p"/>
              </m:rPr>
              <m:t>T</m:t>
            </m:r>
          </m:e>
          <m:sub>
            <m:r>
              <m:t>1</m:t>
            </m:r>
          </m:sub>
        </m:sSub>
      </m:oMath>
      <w:ins w:id="1681" w:author="PR Preview" w:date="2026-01-01T00:00:00Z">
        <w:r>
          <w:t xml:space="preserve"> </w:t>
        </w:r>
      </w:ins>
      <w:ins w:id="1682" w:author="PR Preview" w:date="2026-01-01T00:00:00Z">
        <w:r>
          <w:t xml:space="preserve">and</w:t>
        </w:r>
      </w:ins>
      <w:ins w:id="1683" w:author="PR Preview" w:date="2026-01-01T00:00:00Z">
        <w:r>
          <w:t xml:space="preserve"> </w:t>
        </w:r>
      </w:ins>
      <m:oMath>
        <m:sSub>
          <m:e>
            <m:r>
              <m:rPr>
                <m:scr m:val="script"/>
                <m:sty m:val="p"/>
              </m:rPr>
              <m:t>T</m:t>
            </m:r>
          </m:e>
          <m:sub>
            <m:r>
              <m:t>2</m:t>
            </m:r>
          </m:sub>
        </m:sSub>
      </m:oMath>
      <w:ins w:id="1684" w:author="PR Preview" w:date="2026-01-01T00:00:00Z">
        <w:r>
          <w:t xml:space="preserve"> </w:t>
        </w:r>
      </w:ins>
      <w:ins w:id="1685" w:author="PR Preview" w:date="2026-01-01T00:00:00Z">
        <w:r>
          <w:t xml:space="preserve">is a line that meets</w:t>
        </w:r>
      </w:ins>
      <w:ins w:id="1686" w:author="PR Preview" w:date="2026-01-01T00:00:00Z">
        <w:r>
          <w:t xml:space="preserve"> </w:t>
        </w:r>
      </w:ins>
      <m:oMath>
        <m:r>
          <m:rPr>
            <m:scr m:val="script"/>
            <m:sty m:val="p"/>
          </m:rPr>
          <m:t>S</m:t>
        </m:r>
      </m:oMath>
      <w:ins w:id="1687" w:author="PR Preview" w:date="2026-01-01T00:00:00Z">
        <w:r>
          <w:t xml:space="preserve"> </w:t>
        </w:r>
      </w:ins>
      <w:ins w:id="1688" w:author="PR Preview" w:date="2026-01-01T00:00:00Z">
        <w:r>
          <w:t xml:space="preserve">only at</w:t>
        </w:r>
      </w:ins>
      <w:ins w:id="1689" w:author="PR Preview" w:date="2026-01-01T00:00:00Z">
        <w:r>
          <w:t xml:space="preserve"> </w:t>
        </w:r>
      </w:ins>
      <m:oMath>
        <m:acc>
          <m:accPr>
            <m:chr m:val="̃"/>
          </m:accPr>
          <m:e>
            <m:r>
              <m:t>0</m:t>
            </m:r>
          </m:e>
        </m:acc>
      </m:oMath>
      <w:ins w:id="1690" w:author="PR Preview" w:date="2026-01-01T00:00:00Z">
        <w:r>
          <w:t xml:space="preserve">,</w:t>
        </w:r>
      </w:ins>
      <w:ins w:id="1691" w:author="PR Preview" w:date="2026-01-01T00:00:00Z">
        <w:r>
          <w:t xml:space="preserve"> </w:t>
        </w:r>
      </w:ins>
      <w:ins w:id="1692" w:author="PR Preview" w:date="2026-01-01T00:00:00Z">
        <w:r>
          <w:t xml:space="preserve">so</w:t>
        </w:r>
      </w:ins>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ins w:id="1693" w:author="PR Preview" w:date="2026-01-01T00:00:00Z">
        <w:r>
          <w:t xml:space="preserve">(</w:t>
        </w:r>
      </w:ins>
      <w:hyperlink w:anchor="def-direct-sum">
        <w:ins w:id="1694" w:author="PR Preview" w:date="2026-01-01T00:00:00Z">
          <w:r>
            <w:rPr>
              <w:rStyle w:val="Hyperlink"/>
            </w:rPr>
            <w:t xml:space="preserve">Definition 53</w:t>
          </w:r>
        </w:ins>
      </w:hyperlink>
      <w:ins w:id="1695" w:author="PR Preview" w:date="2026-01-01T00:00:00Z">
        <w:r>
          <w:t xml:space="preserve">,</w:t>
        </w:r>
      </w:ins>
      <w:ins w:id="1696" w:author="PR Preview" w:date="2026-01-01T00:00:00Z">
        <w:r>
          <w:t xml:space="preserve"> </w:t>
        </w:r>
      </w:ins>
      <w:hyperlink w:anchor="thm-direct-sum-equiv">
        <w:ins w:id="1697" w:author="PR Preview" w:date="2026-01-01T00:00:00Z">
          <w:r>
            <w:rPr>
              <w:rStyle w:val="Hyperlink"/>
            </w:rPr>
            <w:t xml:space="preserve">Theorem 45</w:t>
          </w:r>
        </w:ins>
      </w:hyperlink>
      <w:ins w:id="1698" w:author="PR Preview" w:date="2026-01-01T00:00:00Z">
        <w:r>
          <w:t xml:space="preserve">).</w:t>
        </w:r>
      </w:ins>
      <w:ins w:id="1699" w:author="PR Preview" w:date="2026-01-01T00:00:00Z">
        <w:r>
          <w:t xml:space="preserve"> </w:t>
        </w:r>
      </w:ins>
      <w:ins w:id="1700" w:author="PR Preview" w:date="2026-01-01T00:00:00Z">
        <w:r>
          <w:t xml:space="preserve">The same vector has a different projection onto the same subspace</w:t>
        </w:r>
      </w:ins>
      <w:ins w:id="1701" w:author="PR Preview" w:date="2026-01-01T00:00:00Z">
        <w:r>
          <w:t xml:space="preserve"> </w:t>
        </w:r>
      </w:ins>
      <w:ins w:id="1702" w:author="PR Preview" w:date="2026-01-01T00:00:00Z">
        <w:r>
          <w:t xml:space="preserve">when the complement changes.</w:t>
        </w:r>
      </w:ins>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del w:id="1703" w:author="PR Preview" w:date="2026-01-01T00:00:00Z">
        <w:r>
          <w:delText xml:space="preserve">Two special cases are used often.</w:delText>
        </w:r>
      </w:del>
      <w:del w:id="1704" w:author="PR Preview" w:date="2026-01-01T00:00:00Z">
        <w:r>
          <w:delText xml:space="preserve"> </w:delText>
        </w:r>
      </w:del>
      <w:del w:id="1705" w:author="PR Preview" w:date="2026-01-01T00:00:00Z">
        <w:r>
          <w:delText xml:space="preserve">With</w:delText>
        </w:r>
      </w:del>
      <w:del w:id="1706" w:author="PR Preview" w:date="2026-01-01T00:00:00Z">
        <w:r>
          <w:delText xml:space="preserve"> </w:delText>
        </w:r>
      </w:del>
      <m:oMath>
        <m:r>
          <m:t>a</m:t>
        </m:r>
        <m:r>
          <m:rPr>
            <m:sty m:val="p"/>
          </m:rPr>
          <m:t>=</m:t>
        </m:r>
        <m:r>
          <m:t>b</m:t>
        </m:r>
        <m:r>
          <m:rPr>
            <m:sty m:val="p"/>
          </m:rPr>
          <m:t>=</m:t>
        </m:r>
        <m:r>
          <m:t>1</m:t>
        </m:r>
      </m:oMath>
      <w:del w:id="1707" w:author="PR Preview" w:date="2026-01-01T00:00:00Z">
        <w:r>
          <w:delText xml:space="preserve">, and</w:delText>
        </w:r>
      </w:del>
      <w:del w:id="1708" w:author="PR Preview" w:date="2026-01-01T00:00:00Z">
        <w:r>
          <w:delText xml:space="preserve"> </w:delText>
        </w:r>
      </w:del>
      <m:oMath>
        <m:r>
          <m:t>1</m:t>
        </m:r>
        <m:r>
          <m:t> </m:t>
        </m:r>
        <m:acc>
          <m:accPr>
            <m:chr m:val="̃"/>
          </m:accPr>
          <m:e>
            <m:r>
              <m:t>u</m:t>
            </m:r>
          </m:e>
        </m:acc>
        <m:r>
          <m:rPr>
            <m:sty m:val="p"/>
          </m:rPr>
          <m:t>=</m:t>
        </m:r>
        <m:acc>
          <m:accPr>
            <m:chr m:val="̃"/>
          </m:accPr>
          <m:e>
            <m:r>
              <m:t>u</m:t>
            </m:r>
          </m:e>
        </m:acc>
      </m:oMath>
      <w:del w:id="1709" w:author="PR Preview" w:date="2026-01-01T00:00:00Z">
        <w:r>
          <w:delText xml:space="preserve">,</w:delText>
        </w:r>
      </w:del>
      <w:del w:id="1710" w:author="PR Preview" w:date="2026-01-01T00:00:00Z">
        <w:r>
          <w:delText xml:space="preserve"> </w:delText>
        </w:r>
      </w:del>
      <w:del w:id="1711" w:author="PR Preview" w:date="2026-01-01T00:00:00Z">
        <w:r>
          <w:delText xml:space="preserve">the theorem gives</w:delText>
        </w:r>
      </w:del>
      <w:del w:id="1712" w:author="PR Preview" w:date="2026-01-01T00:00:00Z">
        <w:r>
          <w:delText xml:space="preserve"> </w:delText>
        </w:r>
      </w:del>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del w:id="1713" w:author="PR Preview" w:date="2026-01-01T00:00:00Z">
        <w:r>
          <w:delText xml:space="preserve">.</w:delText>
        </w:r>
      </w:del>
      <w:del w:id="1714" w:author="PR Preview" w:date="2026-01-01T00:00:00Z">
        <w:r>
          <w:delText xml:space="preserve"> </w:delText>
        </w:r>
      </w:del>
      <w:del w:id="1715" w:author="PR Preview" w:date="2026-01-01T00:00:00Z">
        <w:r>
          <w:delText xml:space="preserve">With</w:delText>
        </w:r>
      </w:del>
      <w:del w:id="1716" w:author="PR Preview" w:date="2026-01-01T00:00:00Z">
        <w:r>
          <w:delText xml:space="preserve"> </w:delText>
        </w:r>
      </w:del>
      <m:oMath>
        <m:acc>
          <m:accPr>
            <m:chr m:val="̃"/>
          </m:accPr>
          <m:e>
            <m:r>
              <m:t>w</m:t>
            </m:r>
          </m:e>
        </m:acc>
        <m:r>
          <m:rPr>
            <m:sty m:val="p"/>
          </m:rPr>
          <m:t>=</m:t>
        </m:r>
        <m:acc>
          <m:accPr>
            <m:chr m:val="̃"/>
          </m:accPr>
          <m:e>
            <m:r>
              <m:t>u</m:t>
            </m:r>
          </m:e>
        </m:acc>
      </m:oMath>
      <w:del w:id="1717" w:author="PR Preview" w:date="2026-01-01T00:00:00Z">
        <w:r>
          <w:delText xml:space="preserve"> </w:delText>
        </w:r>
      </w:del>
      <w:del w:id="1718" w:author="PR Preview" w:date="2026-01-01T00:00:00Z">
        <w:r>
          <w:delText xml:space="preserve">and</w:delText>
        </w:r>
      </w:del>
      <w:del w:id="1719" w:author="PR Preview" w:date="2026-01-01T00:00:00Z">
        <w:r>
          <w:delText xml:space="preserve"> </w:delText>
        </w:r>
      </w:del>
      <m:oMath>
        <m:r>
          <m:t>b</m:t>
        </m:r>
        <m:r>
          <m:rPr>
            <m:sty m:val="p"/>
          </m:rPr>
          <m:t>=</m:t>
        </m:r>
        <m:r>
          <m:t>0</m:t>
        </m:r>
      </m:oMath>
      <w:del w:id="1720" w:author="PR Preview" w:date="2026-01-01T00:00:00Z">
        <w:r>
          <w:delText xml:space="preserve">, and</w:delText>
        </w:r>
      </w:del>
      <w:del w:id="1721" w:author="PR Preview" w:date="2026-01-01T00:00:00Z">
        <w:r>
          <w:delText xml:space="preserve"> </w:delText>
        </w:r>
      </w:del>
      <m:oMath>
        <m:r>
          <m:t>0</m:t>
        </m:r>
        <m:r>
          <m:t> </m:t>
        </m:r>
        <m:acc>
          <m:accPr>
            <m:chr m:val="̃"/>
          </m:accPr>
          <m:e>
            <m:r>
              <m:t>u</m:t>
            </m:r>
          </m:e>
        </m:acc>
        <m:r>
          <m:rPr>
            <m:sty m:val="p"/>
          </m:rPr>
          <m:t>=</m:t>
        </m:r>
        <m:acc>
          <m:accPr>
            <m:chr m:val="̃"/>
          </m:accPr>
          <m:e>
            <m:r>
              <m:t>0</m:t>
            </m:r>
          </m:e>
        </m:acc>
      </m:oMath>
      <w:del w:id="1722" w:author="PR Preview" w:date="2026-01-01T00:00:00Z">
        <w:r>
          <w:delText xml:space="preserve">,</w:delText>
        </w:r>
      </w:del>
      <w:del w:id="1723" w:author="PR Preview" w:date="2026-01-01T00:00:00Z">
        <w:r>
          <w:delText xml:space="preserve"> </w:delText>
        </w:r>
      </w:del>
      <w:del w:id="1724" w:author="PR Preview" w:date="2026-01-01T00:00:00Z">
        <w:r>
          <w:delText xml:space="preserve">it gives</w:delText>
        </w:r>
      </w:del>
      <w:del w:id="1725" w:author="PR Preview" w:date="2026-01-01T00:00:00Z">
        <w:r>
          <w:delText xml:space="preserve"> </w:delText>
        </w:r>
      </w:del>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del w:id="1726" w:author="PR Preview" w:date="2026-01-01T00:00:00Z">
        <w:r>
          <w:delText xml:space="preserve">,</w:delText>
        </w:r>
      </w:del>
      <w:del w:id="1727" w:author="PR Preview" w:date="2026-01-01T00:00:00Z">
        <w:r>
          <w:delText xml:space="preserve"> </w:delText>
        </w:r>
      </w:del>
      <w:del w:id="1728" w:author="PR Preview" w:date="2026-01-01T00:00:00Z">
        <w:r>
          <w:delText xml:space="preserve">and likewise in the first slot.</w:delText>
        </w:r>
      </w:del>
    </w:p>
    <w:p>
      <w:pPr>
        <w:pStyle w:val="BodyText"/>
      </w:pPr>
      <w:del w:id="1729" w:author="PR Preview" w:date="2026-01-01T00:00:00Z">
        <w:r>
          <w:rPr>
            <w:b/>
            <w:bCs/>
          </w:rPr>
          <w:delText xml:space="preserve">Example 82 (Splitting a dot product)</w:delText>
        </w:r>
      </w:del>
      <w:del w:id="1730" w:author="PR Preview" w:date="2026-01-01T00:00:00Z">
        <w:r>
          <w:delText xml:space="preserve"> </w:delText>
        </w:r>
      </w:del>
      <w:del w:id="1731" w:author="PR Preview" w:date="2026-01-01T00:00:00Z">
        <w:r>
          <w:delText xml:space="preserve">Let</w:delText>
        </w:r>
      </w:del>
      <w:del w:id="1732"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1733" w:author="PR Preview" w:date="2026-01-01T00:00:00Z">
        <w:r>
          <w:delText xml:space="preserve">,</w:delText>
        </w:r>
      </w:del>
      <w:del w:id="1734" w:author="PR Preview" w:date="2026-01-01T00:00:00Z">
        <w:r>
          <w:delText xml:space="preserve"> </w:delText>
        </w:r>
      </w:del>
      <m:oMath>
        <m:acc>
          <m:accPr>
            <m:chr m:val="̃"/>
          </m:accPr>
          <m:e>
            <m:r>
              <m:t>u</m:t>
            </m:r>
          </m:e>
        </m:acc>
        <m:r>
          <m:rPr>
            <m:sty m:val="p"/>
          </m:rPr>
          <m:t>=</m:t>
        </m:r>
        <m:r>
          <m:rPr>
            <m:sty m:val="p"/>
          </m:rPr>
          <m:t>(</m:t>
        </m:r>
        <m:r>
          <m:t>3</m:t>
        </m:r>
        <m:r>
          <m:rPr>
            <m:sty m:val="p"/>
          </m:rPr>
          <m:t>,</m:t>
        </m:r>
        <m:r>
          <m:t>0</m:t>
        </m:r>
        <m:r>
          <m:rPr>
            <m:sty m:val="p"/>
          </m:rPr>
          <m:t>)</m:t>
        </m:r>
      </m:oMath>
      <w:del w:id="1735" w:author="PR Preview" w:date="2026-01-01T00:00:00Z">
        <w:r>
          <w:delText xml:space="preserve">,</w:delText>
        </w:r>
      </w:del>
      <w:del w:id="1736" w:author="PR Preview" w:date="2026-01-01T00:00:00Z">
        <w:r>
          <w:delText xml:space="preserve"> </w:delText>
        </w:r>
      </w:del>
      <m:oMath>
        <m:acc>
          <m:accPr>
            <m:chr m:val="̃"/>
          </m:accPr>
          <m:e>
            <m:r>
              <m:t>w</m:t>
            </m:r>
          </m:e>
        </m:acc>
        <m:r>
          <m:rPr>
            <m:sty m:val="p"/>
          </m:rPr>
          <m:t>=</m:t>
        </m:r>
        <m:r>
          <m:rPr>
            <m:sty m:val="p"/>
          </m:rPr>
          <m:t>(</m:t>
        </m:r>
        <m:r>
          <m:t>0</m:t>
        </m:r>
        <m:r>
          <m:rPr>
            <m:sty m:val="p"/>
          </m:rPr>
          <m:t>,</m:t>
        </m:r>
        <m:r>
          <m:t>1</m:t>
        </m:r>
        <m:r>
          <m:rPr>
            <m:sty m:val="p"/>
          </m:rPr>
          <m:t>)</m:t>
        </m:r>
      </m:oMath>
      <w:del w:id="1737" w:author="PR Preview" w:date="2026-01-01T00:00:00Z">
        <w:r>
          <w:delText xml:space="preserve">,</w:delText>
        </w:r>
      </w:del>
      <w:del w:id="1738" w:author="PR Preview" w:date="2026-01-01T00:00:00Z">
        <w:r>
          <w:delText xml:space="preserve"> </w:delText>
        </w:r>
      </w:del>
      <m:oMath>
        <m:r>
          <m:t>a</m:t>
        </m:r>
        <m:r>
          <m:rPr>
            <m:sty m:val="p"/>
          </m:rPr>
          <m:t>=</m:t>
        </m:r>
        <m:r>
          <m:t>2</m:t>
        </m:r>
      </m:oMath>
      <w:del w:id="1739" w:author="PR Preview" w:date="2026-01-01T00:00:00Z">
        <w:r>
          <w:delText xml:space="preserve"> </w:delText>
        </w:r>
      </w:del>
      <w:del w:id="1740" w:author="PR Preview" w:date="2026-01-01T00:00:00Z">
        <w:r>
          <w:delText xml:space="preserve">and</w:delText>
        </w:r>
      </w:del>
      <w:del w:id="1741" w:author="PR Preview" w:date="2026-01-01T00:00:00Z">
        <w:r>
          <w:delText xml:space="preserve"> </w:delText>
        </w:r>
      </w:del>
      <m:oMath>
        <m:r>
          <m:t>b</m:t>
        </m:r>
        <m:r>
          <m:rPr>
            <m:sty m:val="p"/>
          </m:rPr>
          <m:t>=</m:t>
        </m:r>
        <m:r>
          <m:rPr>
            <m:sty m:val="p"/>
          </m:rPr>
          <m:t>−</m:t>
        </m:r>
        <m:r>
          <m:t>1</m:t>
        </m:r>
      </m:oMath>
      <w:del w:id="1742" w:author="PR Preview" w:date="2026-01-01T00:00:00Z">
        <w:r>
          <w:delText xml:space="preserve">.</w:delText>
        </w:r>
      </w:del>
      <w:del w:id="1743" w:author="PR Preview" w:date="2026-01-01T00:00:00Z">
        <w:r>
          <w:delText xml:space="preserve"> </w:delText>
        </w:r>
      </w:del>
      <w:del w:id="1744" w:author="PR Preview" w:date="2026-01-01T00:00:00Z">
        <w:r>
          <w:delText xml:space="preserve">Directly,</w:delText>
        </w:r>
      </w:del>
      <w:del w:id="1745" w:author="PR Preview" w:date="2026-01-01T00:00:00Z">
        <w:r>
          <w:delText xml:space="preserve"> </w:delText>
        </w:r>
      </w:del>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del w:id="1746" w:author="PR Preview" w:date="2026-01-01T00:00:00Z">
        <w:r>
          <w:delText xml:space="preserve"> </w:delText>
        </w:r>
      </w:del>
      <w:del w:id="1747" w:author="PR Preview" w:date="2026-01-01T00:00:00Z">
        <w:r>
          <w:delText xml:space="preserve">and</w:delText>
        </w:r>
      </w:del>
      <w:del w:id="1748" w:author="PR Preview" w:date="2026-01-01T00:00:00Z">
        <w:r>
          <w:delText xml:space="preserve"> </w:delText>
        </w:r>
      </w:del>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del w:id="1749" w:author="PR Preview" w:date="2026-01-01T00:00:00Z">
        <w:r>
          <w:delText xml:space="preserve">.</w:delText>
        </w:r>
      </w:del>
      <w:del w:id="1750" w:author="PR Preview" w:date="2026-01-01T00:00:00Z">
        <w:r>
          <w:delText xml:space="preserve"> </w:delText>
        </w:r>
      </w:del>
      <w:del w:id="1751" w:author="PR Preview" w:date="2026-01-01T00:00:00Z">
        <w:r>
          <w:delText xml:space="preserve">By</w:delText>
        </w:r>
      </w:del>
      <w:del w:id="1752" w:author="PR Preview" w:date="2026-01-01T00:00:00Z">
        <w:r>
          <w:delText xml:space="preserve"> </w:delText>
        </w:r>
      </w:del>
      <w:hyperlink w:anchor="thm-dot-linear">
        <w:del w:id="1753" w:author="PR Preview" w:date="2026-01-01T00:00:00Z">
          <w:r>
            <w:rPr>
              <w:rStyle w:val="Hyperlink"/>
            </w:rPr>
            <w:delText xml:space="preserve">Theorem 46</w:delText>
          </w:r>
        </w:del>
      </w:hyperlink>
      <w:del w:id="1754" w:author="PR Preview" w:date="2026-01-01T00:00:00Z">
        <w:r>
          <w:delText xml:space="preserve">,</w:delText>
        </w:r>
      </w:del>
      <w:del w:id="1755" w:author="PR Preview" w:date="2026-01-01T00:00:00Z">
        <w:r>
          <w:delText xml:space="preserve"> </w:delText>
        </w:r>
      </w:del>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del w:id="1756" w:author="PR Preview" w:date="2026-01-01T00:00:00Z">
        <w:r>
          <w:delText xml:space="preserve">,</w:delText>
        </w:r>
      </w:del>
      <w:del w:id="1757" w:author="PR Preview" w:date="2026-01-01T00:00:00Z">
        <w:r>
          <w:delText xml:space="preserve"> </w:delText>
        </w:r>
      </w:del>
      <w:del w:id="1758" w:author="PR Preview" w:date="2026-01-01T00:00:00Z">
        <w:r>
          <w:delText xml:space="preserve">the same number.</w:delText>
        </w:r>
      </w:del>
    </w:p>
    <w:p>
      <w:pPr>
        <w:pStyle w:val="FirstParagraph"/>
      </w:pPr>
      <w:ins w:id="1759" w:author="PR Preview" w:date="2026-01-01T00:00:00Z">
        <w:r>
          <w:t xml:space="preserve">Two special cases are used often.</w:t>
        </w:r>
      </w:ins>
      <w:ins w:id="1760" w:author="PR Preview" w:date="2026-01-01T00:00:00Z">
        <w:r>
          <w:t xml:space="preserve"> </w:t>
        </w:r>
      </w:ins>
      <w:ins w:id="1761" w:author="PR Preview" w:date="2026-01-01T00:00:00Z">
        <w:r>
          <w:t xml:space="preserve">With</w:t>
        </w:r>
      </w:ins>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ins w:id="1762" w:author="PR Preview" w:date="2026-01-01T00:00:00Z">
        <w:r>
          <w:t xml:space="preserve">and</w:t>
        </w:r>
      </w:ins>
      <w:ins w:id="1763" w:author="PR Preview" w:date="2026-01-01T00:00:00Z">
        <w:r>
          <w:t xml:space="preserve"> </w:t>
        </w:r>
      </w:ins>
      <m:oMath>
        <m:r>
          <m:t>1</m:t>
        </m:r>
        <m:r>
          <m:t> </m:t>
        </m:r>
        <m:acc>
          <m:accPr>
            <m:chr m:val="̃"/>
          </m:accPr>
          <m:e>
            <m:r>
              <m:t>u</m:t>
            </m:r>
          </m:e>
        </m:acc>
        <m:r>
          <m:rPr>
            <m:sty m:val="p"/>
          </m:rPr>
          <m:t>=</m:t>
        </m:r>
        <m:acc>
          <m:accPr>
            <m:chr m:val="̃"/>
          </m:accPr>
          <m:e>
            <m:r>
              <m:t>u</m:t>
            </m:r>
          </m:e>
        </m:acc>
      </m:oMath>
      <w:ins w:id="1764" w:author="PR Preview" w:date="2026-01-01T00:00:00Z">
        <w:r>
          <w:t xml:space="preserve">,</w:t>
        </w:r>
      </w:ins>
      <w:ins w:id="1765" w:author="PR Preview" w:date="2026-01-01T00:00:00Z">
        <w:r>
          <w:t xml:space="preserve"> </w:t>
        </w:r>
      </w:ins>
      <w:ins w:id="1766" w:author="PR Preview" w:date="2026-01-01T00:00:00Z">
        <w:r>
          <w:t xml:space="preserve">the theorem gives</w:t>
        </w:r>
      </w:ins>
      <w:ins w:id="1767" w:author="PR Preview" w:date="2026-01-01T00:00:00Z">
        <w:r>
          <w:t xml:space="preserve"> </w:t>
        </w:r>
      </w:ins>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ins w:id="1768" w:author="PR Preview" w:date="2026-01-01T00:00:00Z">
        <w:r>
          <w:t xml:space="preserve">.</w:t>
        </w:r>
      </w:ins>
      <w:ins w:id="1769" w:author="PR Preview" w:date="2026-01-01T00:00:00Z">
        <w:r>
          <w:t xml:space="preserve"> </w:t>
        </w:r>
      </w:ins>
      <w:ins w:id="1770" w:author="PR Preview" w:date="2026-01-01T00:00:00Z">
        <w:r>
          <w:t xml:space="preserve">With</w:t>
        </w:r>
      </w:ins>
      <w:ins w:id="1771" w:author="PR Preview" w:date="2026-01-01T00:00:00Z">
        <w:r>
          <w:t xml:space="preserve"> </w:t>
        </w:r>
      </w:ins>
      <m:oMath>
        <m:acc>
          <m:accPr>
            <m:chr m:val="̃"/>
          </m:accPr>
          <m:e>
            <m:r>
              <m:t>w</m:t>
            </m:r>
          </m:e>
        </m:acc>
        <m:r>
          <m:rPr>
            <m:sty m:val="p"/>
          </m:rPr>
          <m:t>=</m:t>
        </m:r>
        <m:acc>
          <m:accPr>
            <m:chr m:val="̃"/>
          </m:accPr>
          <m:e>
            <m:r>
              <m:t>u</m:t>
            </m:r>
          </m:e>
        </m:acc>
      </m:oMath>
      <w:ins w:id="1772" w:author="PR Preview" w:date="2026-01-01T00:00:00Z">
        <w:r>
          <w:t xml:space="preserve"> </w:t>
        </w:r>
      </w:ins>
      <w:ins w:id="1773" w:author="PR Preview" w:date="2026-01-01T00:00:00Z">
        <w:r>
          <w:t xml:space="preserve">and</w:t>
        </w:r>
      </w:ins>
      <w:ins w:id="1774" w:author="PR Preview" w:date="2026-01-01T00:00:00Z">
        <w:r>
          <w:t xml:space="preserve"> </w:t>
        </w:r>
      </w:ins>
      <m:oMath>
        <m:r>
          <m:t>b</m:t>
        </m:r>
        <m:r>
          <m:rPr>
            <m:sty m:val="p"/>
          </m:rPr>
          <m:t>=</m:t>
        </m:r>
        <m:r>
          <m:t>0</m:t>
        </m:r>
      </m:oMath>
      <w:ins w:id="1775" w:author="PR Preview" w:date="2026-01-01T00:00:00Z">
        <w:r>
          <w:t xml:space="preserve">, and</w:t>
        </w:r>
      </w:ins>
      <w:ins w:id="1776" w:author="PR Preview" w:date="2026-01-01T00:00:00Z">
        <w:r>
          <w:t xml:space="preserve"> </w:t>
        </w:r>
      </w:ins>
      <m:oMath>
        <m:r>
          <m:t>0</m:t>
        </m:r>
        <m:r>
          <m:t> </m:t>
        </m:r>
        <m:acc>
          <m:accPr>
            <m:chr m:val="̃"/>
          </m:accPr>
          <m:e>
            <m:r>
              <m:t>u</m:t>
            </m:r>
          </m:e>
        </m:acc>
        <m:r>
          <m:rPr>
            <m:sty m:val="p"/>
          </m:rPr>
          <m:t>=</m:t>
        </m:r>
        <m:acc>
          <m:accPr>
            <m:chr m:val="̃"/>
          </m:accPr>
          <m:e>
            <m:r>
              <m:t>0</m:t>
            </m:r>
          </m:e>
        </m:acc>
      </m:oMath>
      <w:ins w:id="1777" w:author="PR Preview" w:date="2026-01-01T00:00:00Z">
        <w:r>
          <w:t xml:space="preserve">,</w:t>
        </w:r>
      </w:ins>
      <w:ins w:id="1778" w:author="PR Preview" w:date="2026-01-01T00:00:00Z">
        <w:r>
          <w:t xml:space="preserve"> </w:t>
        </w:r>
      </w:ins>
      <w:ins w:id="1779" w:author="PR Preview" w:date="2026-01-01T00:00:00Z">
        <w:r>
          <w:t xml:space="preserve">it gives</w:t>
        </w:r>
      </w:ins>
      <w:ins w:id="1780" w:author="PR Preview" w:date="2026-01-01T00:00:00Z">
        <w:r>
          <w:t xml:space="preserve"> </w:t>
        </w:r>
      </w:ins>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ins w:id="1781" w:author="PR Preview" w:date="2026-01-01T00:00:00Z">
        <w:r>
          <w:t xml:space="preserve">,</w:t>
        </w:r>
      </w:ins>
      <w:ins w:id="1782" w:author="PR Preview" w:date="2026-01-01T00:00:00Z">
        <w:r>
          <w:t xml:space="preserve"> </w:t>
        </w:r>
      </w:ins>
      <w:ins w:id="1783" w:author="PR Preview" w:date="2026-01-01T00:00:00Z">
        <w:r>
          <w:t xml:space="preserve">and likewise in the first slot.</w:t>
        </w:r>
      </w:ins>
    </w:p>
    <w:bookmarkStart w:id="294" w:name="exm-dot-linear"/>
    <w:p>
      <w:pPr>
        <w:pStyle w:val="BodyText"/>
      </w:pPr>
      <w:ins w:id="1784" w:author="PR Preview" w:date="2026-01-01T00:00:00Z">
        <w:r>
          <w:rPr>
            <w:b/>
            <w:bCs/>
          </w:rPr>
          <w:t xml:space="preserve">Example 82 (Splitting a dot product)</w:t>
        </w:r>
      </w:ins>
      <w:ins w:id="1785" w:author="PR Preview" w:date="2026-01-01T00:00:00Z">
        <w:r>
          <w:t xml:space="preserve"> </w:t>
        </w:r>
      </w:ins>
      <w:ins w:id="1786" w:author="PR Preview" w:date="2026-01-01T00:00:00Z">
        <w:r>
          <w:t xml:space="preserve">Let</w:t>
        </w:r>
      </w:ins>
      <w:ins w:id="1787"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1788" w:author="PR Preview" w:date="2026-01-01T00:00:00Z">
        <w:r>
          <w:t xml:space="preserve">,</w:t>
        </w:r>
      </w:ins>
      <w:ins w:id="1789" w:author="PR Preview" w:date="2026-01-01T00:00:00Z">
        <w:r>
          <w:t xml:space="preserve"> </w:t>
        </w:r>
      </w:ins>
      <m:oMath>
        <m:acc>
          <m:accPr>
            <m:chr m:val="̃"/>
          </m:accPr>
          <m:e>
            <m:r>
              <m:t>u</m:t>
            </m:r>
          </m:e>
        </m:acc>
        <m:r>
          <m:rPr>
            <m:sty m:val="p"/>
          </m:rPr>
          <m:t>=</m:t>
        </m:r>
        <m:r>
          <m:rPr>
            <m:sty m:val="p"/>
          </m:rPr>
          <m:t>(</m:t>
        </m:r>
        <m:r>
          <m:t>3</m:t>
        </m:r>
        <m:r>
          <m:rPr>
            <m:sty m:val="p"/>
          </m:rPr>
          <m:t>,</m:t>
        </m:r>
        <m:r>
          <m:t>0</m:t>
        </m:r>
        <m:r>
          <m:rPr>
            <m:sty m:val="p"/>
          </m:rPr>
          <m:t>)</m:t>
        </m:r>
      </m:oMath>
      <w:ins w:id="1790" w:author="PR Preview" w:date="2026-01-01T00:00:00Z">
        <w:r>
          <w:t xml:space="preserve">,</w:t>
        </w:r>
      </w:ins>
      <w:ins w:id="1791" w:author="PR Preview" w:date="2026-01-01T00:00:00Z">
        <w:r>
          <w:t xml:space="preserve"> </w:t>
        </w:r>
      </w:ins>
      <m:oMath>
        <m:acc>
          <m:accPr>
            <m:chr m:val="̃"/>
          </m:accPr>
          <m:e>
            <m:r>
              <m:t>w</m:t>
            </m:r>
          </m:e>
        </m:acc>
        <m:r>
          <m:rPr>
            <m:sty m:val="p"/>
          </m:rPr>
          <m:t>=</m:t>
        </m:r>
        <m:r>
          <m:rPr>
            <m:sty m:val="p"/>
          </m:rPr>
          <m:t>(</m:t>
        </m:r>
        <m:r>
          <m:t>0</m:t>
        </m:r>
        <m:r>
          <m:rPr>
            <m:sty m:val="p"/>
          </m:rPr>
          <m:t>,</m:t>
        </m:r>
        <m:r>
          <m:t>1</m:t>
        </m:r>
        <m:r>
          <m:rPr>
            <m:sty m:val="p"/>
          </m:rPr>
          <m:t>)</m:t>
        </m:r>
      </m:oMath>
      <w:ins w:id="1792" w:author="PR Preview" w:date="2026-01-01T00:00:00Z">
        <w:r>
          <w:t xml:space="preserve">,</w:t>
        </w:r>
      </w:ins>
      <w:ins w:id="1793" w:author="PR Preview" w:date="2026-01-01T00:00:00Z">
        <w:r>
          <w:t xml:space="preserve"> </w:t>
        </w:r>
      </w:ins>
      <m:oMath>
        <m:r>
          <m:t>a</m:t>
        </m:r>
        <m:r>
          <m:rPr>
            <m:sty m:val="p"/>
          </m:rPr>
          <m:t>=</m:t>
        </m:r>
        <m:r>
          <m:t>2</m:t>
        </m:r>
      </m:oMath>
      <w:ins w:id="1794" w:author="PR Preview" w:date="2026-01-01T00:00:00Z">
        <w:r>
          <w:t xml:space="preserve"> </w:t>
        </w:r>
      </w:ins>
      <w:ins w:id="1795" w:author="PR Preview" w:date="2026-01-01T00:00:00Z">
        <w:r>
          <w:t xml:space="preserve">and</w:t>
        </w:r>
      </w:ins>
      <w:ins w:id="1796" w:author="PR Preview" w:date="2026-01-01T00:00:00Z">
        <w:r>
          <w:t xml:space="preserve"> </w:t>
        </w:r>
      </w:ins>
      <m:oMath>
        <m:r>
          <m:t>b</m:t>
        </m:r>
        <m:r>
          <m:rPr>
            <m:sty m:val="p"/>
          </m:rPr>
          <m:t>=</m:t>
        </m:r>
        <m:r>
          <m:rPr>
            <m:sty m:val="p"/>
          </m:rPr>
          <m:t>−</m:t>
        </m:r>
        <m:r>
          <m:t>1</m:t>
        </m:r>
      </m:oMath>
      <w:ins w:id="1797" w:author="PR Preview" w:date="2026-01-01T00:00:00Z">
        <w:r>
          <w:t xml:space="preserve">.</w:t>
        </w:r>
      </w:ins>
      <w:ins w:id="1798" w:author="PR Preview" w:date="2026-01-01T00:00:00Z">
        <w:r>
          <w:t xml:space="preserve"> </w:t>
        </w:r>
      </w:ins>
      <w:ins w:id="1799" w:author="PR Preview" w:date="2026-01-01T00:00:00Z">
        <w:r>
          <w:t xml:space="preserve">Directly,</w:t>
        </w:r>
      </w:ins>
      <w:ins w:id="1800" w:author="PR Preview" w:date="2026-01-01T00:00:00Z">
        <w:r>
          <w:t xml:space="preserve"> </w:t>
        </w:r>
      </w:ins>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ins w:id="1801" w:author="PR Preview" w:date="2026-01-01T00:00:00Z">
        <w:r>
          <w:t xml:space="preserve"> </w:t>
        </w:r>
      </w:ins>
      <w:ins w:id="1802" w:author="PR Preview" w:date="2026-01-01T00:00:00Z">
        <w:r>
          <w:t xml:space="preserve">and</w:t>
        </w:r>
      </w:ins>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ins w:id="1803" w:author="PR Preview" w:date="2026-01-01T00:00:00Z">
        <w:r>
          <w:t xml:space="preserve">By</w:t>
        </w:r>
      </w:ins>
      <w:ins w:id="1804" w:author="PR Preview" w:date="2026-01-01T00:00:00Z">
        <w:r>
          <w:t xml:space="preserve"> </w:t>
        </w:r>
      </w:ins>
      <w:hyperlink w:anchor="thm-dot-linear">
        <w:ins w:id="1805" w:author="PR Preview" w:date="2026-01-01T00:00:00Z">
          <w:r>
            <w:rPr>
              <w:rStyle w:val="Hyperlink"/>
            </w:rPr>
            <w:t xml:space="preserve">Theorem 46</w:t>
          </w:r>
        </w:ins>
      </w:hyperlink>
      <w:ins w:id="1806" w:author="PR Preview" w:date="2026-01-01T00:00:00Z">
        <w:r>
          <w:t xml:space="preserve">,</w:t>
        </w:r>
      </w:ins>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ins w:id="1807" w:author="PR Preview" w:date="2026-01-01T00:00:00Z">
        <w:r>
          <w:t xml:space="preserve">the same number.</w:t>
        </w:r>
      </w:ins>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del w:id="1808" w:author="PR Preview" w:date="2026-01-01T00:00:00Z">
        <w:r>
          <w:rPr>
            <w:b/>
            <w:bCs/>
          </w:rPr>
          <w:delText xml:space="preserve">A plane.</w:delText>
        </w:r>
      </w:del>
      <w:del w:id="1809" w:author="PR Preview" w:date="2026-01-01T00:00:00Z">
        <w:r>
          <w:delText xml:space="preserve"> </w:delText>
        </w:r>
      </w:del>
      <w:del w:id="1810" w:author="PR Preview" w:date="2026-01-01T00:00:00Z">
        <w:r>
          <w:delText xml:space="preserve">Let</w:delText>
        </w:r>
      </w:del>
      <w:del w:id="1811"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812" w:author="PR Preview" w:date="2026-01-01T00:00:00Z">
        <w:r>
          <w:delText xml:space="preserve">, the plane</w:delText>
        </w:r>
      </w:del>
      <w:del w:id="1813" w:author="PR Preview" w:date="2026-01-01T00:00:00Z">
        <w:r>
          <w:delText xml:space="preserve"> </w:delText>
        </w:r>
      </w:del>
      <m:oMath>
        <m:r>
          <m:t>z</m:t>
        </m:r>
        <m:r>
          <m:rPr>
            <m:sty m:val="p"/>
          </m:rPr>
          <m:t>=</m:t>
        </m:r>
        <m:r>
          <m:t>0</m:t>
        </m:r>
      </m:oMath>
      <w:del w:id="1814" w:author="PR Preview" w:date="2026-01-01T00:00:00Z">
        <w:r>
          <w:delText xml:space="preserve">.</w:delText>
        </w:r>
      </w:del>
      <w:del w:id="1815" w:author="PR Preview" w:date="2026-01-01T00:00:00Z">
        <w:r>
          <w:delText xml:space="preserve"> </w:delText>
        </w:r>
      </w:del>
      <w:del w:id="1816" w:author="PR Preview" w:date="2026-01-01T00:00:00Z">
        <w:r>
          <w:delText xml:space="preserve">A vector</w:delText>
        </w:r>
      </w:del>
      <w:del w:id="1817" w:author="PR Preview" w:date="2026-01-01T00:00:00Z">
        <w:r>
          <w:delText xml:space="preserve"> </w:delText>
        </w:r>
      </w:del>
      <m:oMath>
        <m:acc>
          <m:accPr>
            <m:chr m:val="̃"/>
          </m:accPr>
          <m:e>
            <m:r>
              <m:t>u</m:t>
            </m:r>
          </m:e>
        </m:acc>
      </m:oMath>
      <w:del w:id="1818" w:author="PR Preview" w:date="2026-01-01T00:00:00Z">
        <w:r>
          <w:delText xml:space="preserve"> </w:delText>
        </w:r>
      </w:del>
      <w:del w:id="1819" w:author="PR Preview" w:date="2026-01-01T00:00:00Z">
        <w:r>
          <w:delText xml:space="preserve">is in</w:delText>
        </w:r>
      </w:del>
      <w:del w:id="1820" w:author="PR Preview" w:date="2026-01-01T00:00:00Z">
        <w:r>
          <w:delText xml:space="preserve"> </w:delText>
        </w:r>
      </w:del>
      <m:oMath>
        <m:sSup>
          <m:e>
            <m:r>
              <m:rPr>
                <m:scr m:val="script"/>
                <m:sty m:val="p"/>
              </m:rPr>
              <m:t>X</m:t>
            </m:r>
          </m:e>
          <m:sup>
            <m:r>
              <m:rPr>
                <m:sty m:val="p"/>
              </m:rPr>
              <m:t>⟂</m:t>
            </m:r>
          </m:sup>
        </m:sSup>
      </m:oMath>
      <w:del w:id="1821" w:author="PR Preview" w:date="2026-01-01T00:00:00Z">
        <w:r>
          <w:delText xml:space="preserve"> </w:delText>
        </w:r>
      </w:del>
      <w:del w:id="1822" w:author="PR Preview" w:date="2026-01-01T00:00:00Z">
        <w:r>
          <w:delText xml:space="preserve">when</w:delText>
        </w:r>
      </w:del>
      <w:del w:id="1823" w:author="PR Preview" w:date="2026-01-01T00:00:00Z">
        <w:r>
          <w:delText xml:space="preserve"> </w:delText>
        </w:r>
      </w:del>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del w:id="1824" w:author="PR Preview" w:date="2026-01-01T00:00:00Z">
        <w:r>
          <w:delText xml:space="preserve"> </w:delText>
        </w:r>
      </w:del>
      <w:del w:id="1825" w:author="PR Preview" w:date="2026-01-01T00:00:00Z">
        <w:r>
          <w:delText xml:space="preserve">for all</w:delText>
        </w:r>
      </w:del>
      <w:del w:id="1826" w:author="PR Preview" w:date="2026-01-01T00:00:00Z">
        <w:r>
          <w:delText xml:space="preserve"> </w:delText>
        </w:r>
      </w:del>
      <m:oMath>
        <m:r>
          <m:t>a</m:t>
        </m:r>
      </m:oMath>
      <w:del w:id="1827" w:author="PR Preview" w:date="2026-01-01T00:00:00Z">
        <w:r>
          <w:delText xml:space="preserve"> </w:delText>
        </w:r>
      </w:del>
      <w:del w:id="1828" w:author="PR Preview" w:date="2026-01-01T00:00:00Z">
        <w:r>
          <w:delText xml:space="preserve">and</w:delText>
        </w:r>
      </w:del>
      <w:del w:id="1829" w:author="PR Preview" w:date="2026-01-01T00:00:00Z">
        <w:r>
          <w:delText xml:space="preserve"> </w:delText>
        </w:r>
      </w:del>
      <m:oMath>
        <m:r>
          <m:t>b</m:t>
        </m:r>
      </m:oMath>
      <w:del w:id="1830" w:author="PR Preview" w:date="2026-01-01T00:00:00Z">
        <w:r>
          <w:delText xml:space="preserve">.</w:delText>
        </w:r>
      </w:del>
      <w:del w:id="1831" w:author="PR Preview" w:date="2026-01-01T00:00:00Z">
        <w:r>
          <w:delText xml:space="preserve"> </w:delText>
        </w:r>
      </w:del>
      <w:del w:id="1832" w:author="PR Preview" w:date="2026-01-01T00:00:00Z">
        <w:r>
          <w:delText xml:space="preserve">Taking</w:delText>
        </w:r>
      </w:del>
      <w:del w:id="1833" w:author="PR Preview" w:date="2026-01-01T00:00:00Z">
        <w:r>
          <w:delText xml:space="preserve"> </w:delText>
        </w:r>
      </w:del>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del w:id="1834" w:author="PR Preview" w:date="2026-01-01T00:00:00Z">
        <w:r>
          <w:delText xml:space="preserve"> </w:delText>
        </w:r>
      </w:del>
      <w:del w:id="1835" w:author="PR Preview" w:date="2026-01-01T00:00:00Z">
        <w:r>
          <w:delText xml:space="preserve">forces</w:delText>
        </w:r>
      </w:del>
      <w:del w:id="1836" w:author="PR Preview" w:date="2026-01-01T00:00:00Z">
        <w:r>
          <w:delText xml:space="preserve"> </w:delText>
        </w:r>
      </w:del>
      <m:oMath>
        <m:sSub>
          <m:e>
            <m:r>
              <m:t>u</m:t>
            </m:r>
          </m:e>
          <m:sub>
            <m:r>
              <m:t>1</m:t>
            </m:r>
          </m:sub>
        </m:sSub>
        <m:r>
          <m:rPr>
            <m:sty m:val="p"/>
          </m:rPr>
          <m:t>=</m:t>
        </m:r>
        <m:r>
          <m:t>0</m:t>
        </m:r>
      </m:oMath>
      <w:del w:id="1837" w:author="PR Preview" w:date="2026-01-01T00:00:00Z">
        <w:r>
          <w:delText xml:space="preserve">,</w:delText>
        </w:r>
      </w:del>
      <w:del w:id="1838" w:author="PR Preview" w:date="2026-01-01T00:00:00Z">
        <w:r>
          <w:delText xml:space="preserve"> </w:delText>
        </w:r>
      </w:del>
      <w:del w:id="1839" w:author="PR Preview" w:date="2026-01-01T00:00:00Z">
        <w:r>
          <w:delText xml:space="preserve">and taking</w:delText>
        </w:r>
      </w:del>
      <w:del w:id="1840" w:author="PR Preview" w:date="2026-01-01T00:00:00Z">
        <w:r>
          <w:delText xml:space="preserve"> </w:delText>
        </w:r>
      </w:del>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del w:id="1841" w:author="PR Preview" w:date="2026-01-01T00:00:00Z">
        <w:r>
          <w:delText xml:space="preserve"> </w:delText>
        </w:r>
      </w:del>
      <w:del w:id="1842" w:author="PR Preview" w:date="2026-01-01T00:00:00Z">
        <w:r>
          <w:delText xml:space="preserve">forces</w:delText>
        </w:r>
      </w:del>
      <w:del w:id="1843" w:author="PR Preview" w:date="2026-01-01T00:00:00Z">
        <w:r>
          <w:delText xml:space="preserve"> </w:delText>
        </w:r>
      </w:del>
      <m:oMath>
        <m:sSub>
          <m:e>
            <m:r>
              <m:t>u</m:t>
            </m:r>
          </m:e>
          <m:sub>
            <m:r>
              <m:t>2</m:t>
            </m:r>
          </m:sub>
        </m:sSub>
        <m:r>
          <m:rPr>
            <m:sty m:val="p"/>
          </m:rPr>
          <m:t>=</m:t>
        </m:r>
        <m:r>
          <m:t>0</m:t>
        </m:r>
      </m:oMath>
      <w:del w:id="1844" w:author="PR Preview" w:date="2026-01-01T00:00:00Z">
        <w:r>
          <w:delText xml:space="preserve">;</w:delText>
        </w:r>
      </w:del>
      <w:del w:id="1845" w:author="PR Preview" w:date="2026-01-01T00:00:00Z">
        <w:r>
          <w:delText xml:space="preserve"> </w:delText>
        </w:r>
      </w:del>
      <w:del w:id="1846" w:author="PR Preview" w:date="2026-01-01T00:00:00Z">
        <w:r>
          <w:delText xml:space="preserve">conversely, if</w:delText>
        </w:r>
      </w:del>
      <w:del w:id="1847"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848" w:author="PR Preview" w:date="2026-01-01T00:00:00Z">
        <w:r>
          <w:delText xml:space="preserve">, then</w:delText>
        </w:r>
      </w:del>
      <w:del w:id="1849" w:author="PR Preview" w:date="2026-01-01T00:00:00Z">
        <w:r>
          <w:delText xml:space="preserve"> </w:delText>
        </w:r>
      </w:del>
      <m:oMath>
        <m:r>
          <m:t>a</m:t>
        </m:r>
        <m:sSub>
          <m:e>
            <m:r>
              <m:t>u</m:t>
            </m:r>
          </m:e>
          <m:sub>
            <m:r>
              <m:t>1</m:t>
            </m:r>
          </m:sub>
        </m:sSub>
        <m:r>
          <m:rPr>
            <m:sty m:val="p"/>
          </m:rPr>
          <m:t>+</m:t>
        </m:r>
        <m:r>
          <m:t>b</m:t>
        </m:r>
        <m:sSub>
          <m:e>
            <m:r>
              <m:t>u</m:t>
            </m:r>
          </m:e>
          <m:sub>
            <m:r>
              <m:t>2</m:t>
            </m:r>
          </m:sub>
        </m:sSub>
        <m:r>
          <m:rPr>
            <m:sty m:val="p"/>
          </m:rPr>
          <m:t>=</m:t>
        </m:r>
        <m:r>
          <m:t>0</m:t>
        </m:r>
      </m:oMath>
      <w:del w:id="1850" w:author="PR Preview" w:date="2026-01-01T00:00:00Z">
        <w:r>
          <w:delText xml:space="preserve"> </w:delText>
        </w:r>
      </w:del>
      <w:del w:id="1851" w:author="PR Preview" w:date="2026-01-01T00:00:00Z">
        <w:r>
          <w:delText xml:space="preserve">for all</w:delText>
        </w:r>
      </w:del>
      <w:del w:id="1852" w:author="PR Preview" w:date="2026-01-01T00:00:00Z">
        <w:r>
          <w:delText xml:space="preserve"> </w:delText>
        </w:r>
      </w:del>
      <m:oMath>
        <m:r>
          <m:t>a</m:t>
        </m:r>
      </m:oMath>
      <w:del w:id="1853" w:author="PR Preview" w:date="2026-01-01T00:00:00Z">
        <w:r>
          <w:delText xml:space="preserve"> </w:delText>
        </w:r>
      </w:del>
      <w:del w:id="1854" w:author="PR Preview" w:date="2026-01-01T00:00:00Z">
        <w:r>
          <w:delText xml:space="preserve">and</w:delText>
        </w:r>
      </w:del>
      <w:del w:id="1855" w:author="PR Preview" w:date="2026-01-01T00:00:00Z">
        <w:r>
          <w:delText xml:space="preserve"> </w:delText>
        </w:r>
      </w:del>
      <m:oMath>
        <m:r>
          <m:t>b</m:t>
        </m:r>
      </m:oMath>
      <w:del w:id="1856" w:author="PR Preview" w:date="2026-01-01T00:00:00Z">
        <w:r>
          <w:delText xml:space="preserve">.</w:delText>
        </w:r>
      </w:del>
      <w:del w:id="1857" w:author="PR Preview" w:date="2026-01-01T00:00:00Z">
        <w:r>
          <w:delText xml:space="preserve"> </w:delText>
        </w:r>
      </w:del>
      <w:del w:id="1858" w:author="PR Preview" w:date="2026-01-01T00:00:00Z">
        <w:r>
          <w:delText xml:space="preserve">So</w:delText>
        </w:r>
      </w:del>
      <w:del w:id="1859" w:author="PR Preview" w:date="2026-01-01T00:00:00Z">
        <w:r>
          <w:delText xml:space="preserve"> </w:delText>
        </w:r>
      </w:del>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1860" w:author="PR Preview" w:date="2026-01-01T00:00:00Z">
        <w:r>
          <w:delText xml:space="preserve">, the</w:delText>
        </w:r>
      </w:del>
      <w:del w:id="1861" w:author="PR Preview" w:date="2026-01-01T00:00:00Z">
        <w:r>
          <w:delText xml:space="preserve"> </w:delText>
        </w:r>
      </w:del>
      <m:oMath>
        <m:r>
          <m:t>z</m:t>
        </m:r>
      </m:oMath>
      <w:del w:id="1862" w:author="PR Preview" w:date="2026-01-01T00:00:00Z">
        <w:r>
          <w:delText xml:space="preserve">-axis.</w:delText>
        </w:r>
      </w:del>
    </w:p>
    <w:p>
      <w:pPr>
        <w:numPr>
          <w:ilvl w:val="0"/>
          <w:numId w:val="1041"/>
        </w:numPr>
      </w:pPr>
      <w:ins w:id="1863" w:author="PR Preview" w:date="2026-01-01T00:00:00Z">
        <w:r>
          <w:rPr>
            <w:b/>
            <w:bCs/>
          </w:rPr>
          <w:t xml:space="preserve">A plane.</w:t>
        </w:r>
      </w:ins>
      <w:ins w:id="1864" w:author="PR Preview" w:date="2026-01-01T00:00:00Z">
        <w:r>
          <w:t xml:space="preserve"> </w:t>
        </w:r>
      </w:ins>
      <w:ins w:id="1865" w:author="PR Preview" w:date="2026-01-01T00:00:00Z">
        <w:r>
          <w:t xml:space="preserve">Let</w:t>
        </w:r>
      </w:ins>
      <w:ins w:id="1866" w:author="PR Preview" w:date="2026-01-01T00:00:00Z">
        <w:r>
          <w:t xml:space="preserve"> </w:t>
        </w:r>
      </w:ins>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867" w:author="PR Preview" w:date="2026-01-01T00:00:00Z">
        <w:r>
          <w:t xml:space="preserve">, the plane</w:t>
        </w:r>
      </w:ins>
      <w:ins w:id="1868" w:author="PR Preview" w:date="2026-01-01T00:00:00Z">
        <w:r>
          <w:t xml:space="preserve"> </w:t>
        </w:r>
      </w:ins>
      <m:oMath>
        <m:r>
          <m:t>z</m:t>
        </m:r>
        <m:r>
          <m:rPr>
            <m:sty m:val="p"/>
          </m:rPr>
          <m:t>=</m:t>
        </m:r>
        <m:r>
          <m:t>0</m:t>
        </m:r>
      </m:oMath>
      <w:ins w:id="1869" w:author="PR Preview" w:date="2026-01-01T00:00:00Z">
        <w:r>
          <w:t xml:space="preserve">.</w:t>
        </w:r>
      </w:ins>
      <w:ins w:id="1870" w:author="PR Preview" w:date="2026-01-01T00:00:00Z">
        <w:r>
          <w:t xml:space="preserve"> </w:t>
        </w:r>
      </w:ins>
      <w:ins w:id="1871" w:author="PR Preview" w:date="2026-01-01T00:00:00Z">
        <w:r>
          <w:t xml:space="preserve">A vector</w:t>
        </w:r>
      </w:ins>
      <w:ins w:id="1872" w:author="PR Preview" w:date="2026-01-01T00:00:00Z">
        <w:r>
          <w:t xml:space="preserve"> </w:t>
        </w:r>
      </w:ins>
      <m:oMath>
        <m:acc>
          <m:accPr>
            <m:chr m:val="̃"/>
          </m:accPr>
          <m:e>
            <m:r>
              <m:t>u</m:t>
            </m:r>
          </m:e>
        </m:acc>
      </m:oMath>
      <w:ins w:id="1873" w:author="PR Preview" w:date="2026-01-01T00:00:00Z">
        <w:r>
          <w:t xml:space="preserve"> </w:t>
        </w:r>
      </w:ins>
      <w:ins w:id="1874" w:author="PR Preview" w:date="2026-01-01T00:00:00Z">
        <w:r>
          <w:t xml:space="preserve">is in</w:t>
        </w:r>
      </w:ins>
      <w:ins w:id="1875" w:author="PR Preview" w:date="2026-01-01T00:00:00Z">
        <w:r>
          <w:t xml:space="preserve"> </w:t>
        </w:r>
      </w:ins>
      <m:oMath>
        <m:sSup>
          <m:e>
            <m:r>
              <m:rPr>
                <m:scr m:val="script"/>
                <m:sty m:val="p"/>
              </m:rPr>
              <m:t>X</m:t>
            </m:r>
          </m:e>
          <m:sup>
            <m:r>
              <m:rPr>
                <m:sty m:val="p"/>
              </m:rPr>
              <m:t>⟂</m:t>
            </m:r>
          </m:sup>
        </m:sSup>
      </m:oMath>
      <w:ins w:id="1876" w:author="PR Preview" w:date="2026-01-01T00:00:00Z">
        <w:r>
          <w:t xml:space="preserve"> </w:t>
        </w:r>
      </w:ins>
      <w:ins w:id="1877" w:author="PR Preview" w:date="2026-01-01T00:00:00Z">
        <w:r>
          <w:t xml:space="preserve">when</w:t>
        </w:r>
      </w:ins>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ins w:id="1878" w:author="PR Preview" w:date="2026-01-01T00:00:00Z">
        <w:r>
          <w:t xml:space="preserve">for all</w:t>
        </w:r>
      </w:ins>
      <w:ins w:id="1879" w:author="PR Preview" w:date="2026-01-01T00:00:00Z">
        <w:r>
          <w:t xml:space="preserve"> </w:t>
        </w:r>
      </w:ins>
      <m:oMath>
        <m:r>
          <m:t>a</m:t>
        </m:r>
      </m:oMath>
      <w:ins w:id="1880" w:author="PR Preview" w:date="2026-01-01T00:00:00Z">
        <w:r>
          <w:t xml:space="preserve"> </w:t>
        </w:r>
      </w:ins>
      <w:ins w:id="1881" w:author="PR Preview" w:date="2026-01-01T00:00:00Z">
        <w:r>
          <w:t xml:space="preserve">and</w:t>
        </w:r>
      </w:ins>
      <w:ins w:id="1882" w:author="PR Preview" w:date="2026-01-01T00:00:00Z">
        <w:r>
          <w:t xml:space="preserve"> </w:t>
        </w:r>
      </w:ins>
      <m:oMath>
        <m:r>
          <m:t>b</m:t>
        </m:r>
      </m:oMath>
      <w:ins w:id="1883" w:author="PR Preview" w:date="2026-01-01T00:00:00Z">
        <w:r>
          <w:t xml:space="preserve">.</w:t>
        </w:r>
      </w:ins>
      <w:ins w:id="1884" w:author="PR Preview" w:date="2026-01-01T00:00:00Z">
        <w:r>
          <w:t xml:space="preserve"> </w:t>
        </w:r>
      </w:ins>
      <w:ins w:id="1885" w:author="PR Preview" w:date="2026-01-01T00:00:00Z">
        <w:r>
          <w:t xml:space="preserve">Taking</w:t>
        </w:r>
      </w:ins>
      <w:ins w:id="1886" w:author="PR Preview" w:date="2026-01-01T00:00:00Z">
        <w:r>
          <w:t xml:space="preserve"> </w:t>
        </w:r>
      </w:ins>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ins w:id="1887" w:author="PR Preview" w:date="2026-01-01T00:00:00Z">
        <w:r>
          <w:t xml:space="preserve"> </w:t>
        </w:r>
      </w:ins>
      <w:ins w:id="1888" w:author="PR Preview" w:date="2026-01-01T00:00:00Z">
        <w:r>
          <w:t xml:space="preserve">forces</w:t>
        </w:r>
      </w:ins>
      <w:ins w:id="1889" w:author="PR Preview" w:date="2026-01-01T00:00:00Z">
        <w:r>
          <w:t xml:space="preserve"> </w:t>
        </w:r>
      </w:ins>
      <m:oMath>
        <m:sSub>
          <m:e>
            <m:r>
              <m:t>u</m:t>
            </m:r>
          </m:e>
          <m:sub>
            <m:r>
              <m:t>1</m:t>
            </m:r>
          </m:sub>
        </m:sSub>
        <m:r>
          <m:rPr>
            <m:sty m:val="p"/>
          </m:rPr>
          <m:t>=</m:t>
        </m:r>
        <m:r>
          <m:t>0</m:t>
        </m:r>
      </m:oMath>
      <w:ins w:id="1890" w:author="PR Preview" w:date="2026-01-01T00:00:00Z">
        <w:r>
          <w:t xml:space="preserve">,</w:t>
        </w:r>
      </w:ins>
      <w:ins w:id="1891" w:author="PR Preview" w:date="2026-01-01T00:00:00Z">
        <w:r>
          <w:t xml:space="preserve"> </w:t>
        </w:r>
      </w:ins>
      <w:ins w:id="1892" w:author="PR Preview" w:date="2026-01-01T00:00:00Z">
        <w:r>
          <w:t xml:space="preserve">and taking</w:t>
        </w:r>
      </w:ins>
      <w:ins w:id="1893" w:author="PR Preview" w:date="2026-01-01T00:00:00Z">
        <w:r>
          <w:t xml:space="preserve"> </w:t>
        </w:r>
      </w:ins>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ins w:id="1894" w:author="PR Preview" w:date="2026-01-01T00:00:00Z">
        <w:r>
          <w:t xml:space="preserve"> </w:t>
        </w:r>
      </w:ins>
      <w:ins w:id="1895" w:author="PR Preview" w:date="2026-01-01T00:00:00Z">
        <w:r>
          <w:t xml:space="preserve">forces</w:t>
        </w:r>
      </w:ins>
      <w:ins w:id="1896" w:author="PR Preview" w:date="2026-01-01T00:00:00Z">
        <w:r>
          <w:t xml:space="preserve"> </w:t>
        </w:r>
      </w:ins>
      <m:oMath>
        <m:sSub>
          <m:e>
            <m:r>
              <m:t>u</m:t>
            </m:r>
          </m:e>
          <m:sub>
            <m:r>
              <m:t>2</m:t>
            </m:r>
          </m:sub>
        </m:sSub>
        <m:r>
          <m:rPr>
            <m:sty m:val="p"/>
          </m:rPr>
          <m:t>=</m:t>
        </m:r>
        <m:r>
          <m:t>0</m:t>
        </m:r>
      </m:oMath>
      <w:ins w:id="1897" w:author="PR Preview" w:date="2026-01-01T00:00:00Z">
        <w:r>
          <w:t xml:space="preserve">;</w:t>
        </w:r>
      </w:ins>
      <w:ins w:id="1898" w:author="PR Preview" w:date="2026-01-01T00:00:00Z">
        <w:r>
          <w:t xml:space="preserve"> </w:t>
        </w:r>
      </w:ins>
      <w:ins w:id="1899" w:author="PR Preview" w:date="2026-01-01T00:00:00Z">
        <w:r>
          <w:t xml:space="preserve">conversely, if</w:t>
        </w:r>
      </w:ins>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ins w:id="1900" w:author="PR Preview" w:date="2026-01-01T00:00:00Z">
        <w:r>
          <w:t xml:space="preserve">then</w:t>
        </w:r>
      </w:ins>
      <w:ins w:id="1901" w:author="PR Preview" w:date="2026-01-01T00:00:00Z">
        <w:r>
          <w:t xml:space="preserve"> </w:t>
        </w:r>
      </w:ins>
      <m:oMath>
        <m:r>
          <m:t>a</m:t>
        </m:r>
        <m:sSub>
          <m:e>
            <m:r>
              <m:t>u</m:t>
            </m:r>
          </m:e>
          <m:sub>
            <m:r>
              <m:t>1</m:t>
            </m:r>
          </m:sub>
        </m:sSub>
        <m:r>
          <m:rPr>
            <m:sty m:val="p"/>
          </m:rPr>
          <m:t>+</m:t>
        </m:r>
        <m:r>
          <m:t>b</m:t>
        </m:r>
        <m:sSub>
          <m:e>
            <m:r>
              <m:t>u</m:t>
            </m:r>
          </m:e>
          <m:sub>
            <m:r>
              <m:t>2</m:t>
            </m:r>
          </m:sub>
        </m:sSub>
        <m:r>
          <m:rPr>
            <m:sty m:val="p"/>
          </m:rPr>
          <m:t>=</m:t>
        </m:r>
        <m:r>
          <m:t>0</m:t>
        </m:r>
      </m:oMath>
      <w:ins w:id="1902" w:author="PR Preview" w:date="2026-01-01T00:00:00Z">
        <w:r>
          <w:t xml:space="preserve"> </w:t>
        </w:r>
      </w:ins>
      <w:ins w:id="1903" w:author="PR Preview" w:date="2026-01-01T00:00:00Z">
        <w:r>
          <w:t xml:space="preserve">for all</w:t>
        </w:r>
      </w:ins>
      <w:ins w:id="1904" w:author="PR Preview" w:date="2026-01-01T00:00:00Z">
        <w:r>
          <w:t xml:space="preserve"> </w:t>
        </w:r>
      </w:ins>
      <m:oMath>
        <m:r>
          <m:t>a</m:t>
        </m:r>
      </m:oMath>
      <w:ins w:id="1905" w:author="PR Preview" w:date="2026-01-01T00:00:00Z">
        <w:r>
          <w:t xml:space="preserve"> </w:t>
        </w:r>
      </w:ins>
      <w:ins w:id="1906" w:author="PR Preview" w:date="2026-01-01T00:00:00Z">
        <w:r>
          <w:t xml:space="preserve">and</w:t>
        </w:r>
      </w:ins>
      <w:ins w:id="1907" w:author="PR Preview" w:date="2026-01-01T00:00:00Z">
        <w:r>
          <w:t xml:space="preserve"> </w:t>
        </w:r>
      </w:ins>
      <m:oMath>
        <m:r>
          <m:t>b</m:t>
        </m:r>
      </m:oMath>
      <w:ins w:id="1908" w:author="PR Preview" w:date="2026-01-01T00:00:00Z">
        <w:r>
          <w:t xml:space="preserve">.</w:t>
        </w:r>
      </w:ins>
      <w:ins w:id="1909" w:author="PR Preview" w:date="2026-01-01T00:00:00Z">
        <w:r>
          <w:t xml:space="preserve"> </w:t>
        </w:r>
      </w:ins>
      <w:ins w:id="1910" w:author="PR Preview" w:date="2026-01-01T00:00:00Z">
        <w:r>
          <w:t xml:space="preserve">So</w:t>
        </w:r>
      </w:ins>
      <w:ins w:id="1911" w:author="PR Preview" w:date="2026-01-01T00:00:00Z">
        <w:r>
          <w:t xml:space="preserve"> </w:t>
        </w:r>
      </w:ins>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1912" w:author="PR Preview" w:date="2026-01-01T00:00:00Z">
        <w:r>
          <w:t xml:space="preserve">, the</w:t>
        </w:r>
      </w:ins>
      <w:ins w:id="1913" w:author="PR Preview" w:date="2026-01-01T00:00:00Z">
        <w:r>
          <w:t xml:space="preserve"> </w:t>
        </w:r>
      </w:ins>
      <m:oMath>
        <m:r>
          <m:t>z</m:t>
        </m:r>
      </m:oMath>
      <w:ins w:id="1914" w:author="PR Preview" w:date="2026-01-01T00:00:00Z">
        <w:r>
          <w:t xml:space="preserve">-axis.</w:t>
        </w:r>
      </w:ins>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del w:id="1915" w:author="PR Preview" w:date="2026-01-01T00:00:00Z">
        <w:r>
          <w:rPr>
            <w:b/>
            <w:bCs/>
          </w:rPr>
          <w:delText xml:space="preserve">The extremes.</w:delText>
        </w:r>
      </w:del>
      <w:del w:id="1916" w:author="PR Preview" w:date="2026-01-01T00:00:00Z">
        <w:r>
          <w:delText xml:space="preserve"> </w:delText>
        </w:r>
      </w:del>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del w:id="1917" w:author="PR Preview" w:date="2026-01-01T00:00:00Z">
        <w:r>
          <w:delText xml:space="preserve">, because</w:delText>
        </w:r>
      </w:del>
      <w:del w:id="1918" w:author="PR Preview" w:date="2026-01-01T00:00:00Z">
        <w:r>
          <w:delText xml:space="preserve"> </w:delText>
        </w:r>
      </w:del>
      <m:oMath>
        <m:acc>
          <m:accPr>
            <m:chr m:val="̃"/>
          </m:accPr>
          <m:e>
            <m:r>
              <m:t>0</m:t>
            </m:r>
          </m:e>
        </m:acc>
        <m:r>
          <m:rPr>
            <m:sty m:val="p"/>
          </m:rPr>
          <m:t>⋅</m:t>
        </m:r>
        <m:acc>
          <m:accPr>
            <m:chr m:val="̃"/>
          </m:accPr>
          <m:e>
            <m:r>
              <m:t>u</m:t>
            </m:r>
          </m:e>
        </m:acc>
        <m:r>
          <m:rPr>
            <m:sty m:val="p"/>
          </m:rPr>
          <m:t>=</m:t>
        </m:r>
        <m:r>
          <m:t>0</m:t>
        </m:r>
      </m:oMath>
      <w:del w:id="1919" w:author="PR Preview" w:date="2026-01-01T00:00:00Z">
        <w:r>
          <w:delText xml:space="preserve"> </w:delText>
        </w:r>
      </w:del>
      <w:del w:id="1920" w:author="PR Preview" w:date="2026-01-01T00:00:00Z">
        <w:r>
          <w:delText xml:space="preserve">for every</w:delText>
        </w:r>
      </w:del>
      <w:del w:id="1921" w:author="PR Preview" w:date="2026-01-01T00:00:00Z">
        <w:r>
          <w:delText xml:space="preserve"> </w:delText>
        </w:r>
      </w:del>
      <m:oMath>
        <m:acc>
          <m:accPr>
            <m:chr m:val="̃"/>
          </m:accPr>
          <m:e>
            <m:r>
              <m:t>u</m:t>
            </m:r>
          </m:e>
        </m:acc>
      </m:oMath>
      <w:del w:id="1922" w:author="PR Preview" w:date="2026-01-01T00:00:00Z">
        <w:r>
          <w:delText xml:space="preserve">.</w:delText>
        </w:r>
      </w:del>
      <w:del w:id="1923" w:author="PR Preview" w:date="2026-01-01T00:00:00Z">
        <w:r>
          <w:delText xml:space="preserve"> </w:delText>
        </w:r>
      </w:del>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del w:id="1924" w:author="PR Preview" w:date="2026-01-01T00:00:00Z">
        <w:r>
          <w:delText xml:space="preserve">,</w:delText>
        </w:r>
      </w:del>
      <w:del w:id="1925" w:author="PR Preview" w:date="2026-01-01T00:00:00Z">
        <w:r>
          <w:delText xml:space="preserve"> </w:delText>
        </w:r>
      </w:del>
      <w:del w:id="1926" w:author="PR Preview" w:date="2026-01-01T00:00:00Z">
        <w:r>
          <w:delText xml:space="preserve">because a</w:delText>
        </w:r>
      </w:del>
      <w:del w:id="1927" w:author="PR Preview" w:date="2026-01-01T00:00:00Z">
        <w:r>
          <w:delText xml:space="preserve"> </w:delText>
        </w:r>
      </w:del>
      <m:oMath>
        <m:acc>
          <m:accPr>
            <m:chr m:val="̃"/>
          </m:accPr>
          <m:e>
            <m:r>
              <m:t>u</m:t>
            </m:r>
          </m:e>
        </m:acc>
      </m:oMath>
      <w:del w:id="1928" w:author="PR Preview" w:date="2026-01-01T00:00:00Z">
        <w:r>
          <w:delText xml:space="preserve"> </w:delText>
        </w:r>
      </w:del>
      <w:del w:id="1929" w:author="PR Preview" w:date="2026-01-01T00:00:00Z">
        <w:r>
          <w:delText xml:space="preserve">in it is orthogonal to itself,</w:delText>
        </w:r>
      </w:del>
      <w:del w:id="1930" w:author="PR Preview" w:date="2026-01-01T00:00:00Z">
        <w:r>
          <w:delText xml:space="preserve"> </w:delText>
        </w:r>
      </w:del>
      <w:del w:id="1931" w:author="PR Preview" w:date="2026-01-01T00:00:00Z">
        <w:r>
          <w:delText xml:space="preserve">and</w:delText>
        </w:r>
      </w:del>
      <w:del w:id="1932" w:author="PR Preview" w:date="2026-01-01T00:00:00Z">
        <w:r>
          <w:delText xml:space="preserve"> </w:delText>
        </w:r>
      </w:del>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del w:id="1933" w:author="PR Preview" w:date="2026-01-01T00:00:00Z">
        <w:r>
          <w:delText xml:space="preserve"> </w:delText>
        </w:r>
      </w:del>
      <w:del w:id="1934" w:author="PR Preview" w:date="2026-01-01T00:00:00Z">
        <w:r>
          <w:delText xml:space="preserve">forces</w:delText>
        </w:r>
      </w:del>
      <w:del w:id="1935" w:author="PR Preview" w:date="2026-01-01T00:00:00Z">
        <w:r>
          <w:delText xml:space="preserve"> </w:delText>
        </w:r>
      </w:del>
      <m:oMath>
        <m:acc>
          <m:accPr>
            <m:chr m:val="̃"/>
          </m:accPr>
          <m:e>
            <m:r>
              <m:t>u</m:t>
            </m:r>
          </m:e>
        </m:acc>
        <m:r>
          <m:rPr>
            <m:sty m:val="p"/>
          </m:rPr>
          <m:t>=</m:t>
        </m:r>
        <m:acc>
          <m:accPr>
            <m:chr m:val="̃"/>
          </m:accPr>
          <m:e>
            <m:r>
              <m:t>0</m:t>
            </m:r>
          </m:e>
        </m:acc>
      </m:oMath>
      <w:del w:id="1936" w:author="PR Preview" w:date="2026-01-01T00:00:00Z">
        <w:r>
          <w:delText xml:space="preserve">.</w:delText>
        </w:r>
      </w:del>
    </w:p>
    <w:p>
      <w:pPr>
        <w:numPr>
          <w:ilvl w:val="0"/>
          <w:numId w:val="1041"/>
        </w:numPr>
      </w:pPr>
      <w:ins w:id="1937" w:author="PR Preview" w:date="2026-01-01T00:00:00Z">
        <w:r>
          <w:rPr>
            <w:b/>
            <w:bCs/>
          </w:rPr>
          <w:t xml:space="preserve">The extremes.</w:t>
        </w:r>
      </w:ins>
      <w:ins w:id="1938" w:author="PR Preview" w:date="2026-01-01T00:00:00Z">
        <w:r>
          <w:t xml:space="preserve"> </w:t>
        </w:r>
      </w:ins>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ins w:id="1939" w:author="PR Preview" w:date="2026-01-01T00:00:00Z">
        <w:r>
          <w:t xml:space="preserve">, because</w:t>
        </w:r>
      </w:ins>
      <w:ins w:id="1940" w:author="PR Preview" w:date="2026-01-01T00:00:00Z">
        <w:r>
          <w:t xml:space="preserve"> </w:t>
        </w:r>
      </w:ins>
      <m:oMath>
        <m:acc>
          <m:accPr>
            <m:chr m:val="̃"/>
          </m:accPr>
          <m:e>
            <m:r>
              <m:t>0</m:t>
            </m:r>
          </m:e>
        </m:acc>
        <m:r>
          <m:rPr>
            <m:sty m:val="p"/>
          </m:rPr>
          <m:t>⋅</m:t>
        </m:r>
        <m:acc>
          <m:accPr>
            <m:chr m:val="̃"/>
          </m:accPr>
          <m:e>
            <m:r>
              <m:t>u</m:t>
            </m:r>
          </m:e>
        </m:acc>
        <m:r>
          <m:rPr>
            <m:sty m:val="p"/>
          </m:rPr>
          <m:t>=</m:t>
        </m:r>
        <m:r>
          <m:t>0</m:t>
        </m:r>
      </m:oMath>
      <w:ins w:id="1941" w:author="PR Preview" w:date="2026-01-01T00:00:00Z">
        <w:r>
          <w:t xml:space="preserve"> </w:t>
        </w:r>
      </w:ins>
      <w:ins w:id="1942" w:author="PR Preview" w:date="2026-01-01T00:00:00Z">
        <w:r>
          <w:t xml:space="preserve">for every</w:t>
        </w:r>
      </w:ins>
      <w:ins w:id="1943" w:author="PR Preview" w:date="2026-01-01T00:00:00Z">
        <w:r>
          <w:t xml:space="preserve"> </w:t>
        </w:r>
      </w:ins>
      <m:oMath>
        <m:acc>
          <m:accPr>
            <m:chr m:val="̃"/>
          </m:accPr>
          <m:e>
            <m:r>
              <m:t>u</m:t>
            </m:r>
          </m:e>
        </m:acc>
      </m:oMath>
      <w:ins w:id="1944" w:author="PR Preview" w:date="2026-01-01T00:00:00Z">
        <w:r>
          <w:t xml:space="preserve">.</w:t>
        </w:r>
      </w:ins>
      <w:ins w:id="1945" w:author="PR Preview" w:date="2026-01-01T00:00:00Z">
        <w:r>
          <w:t xml:space="preserve"> </w:t>
        </w:r>
      </w:ins>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ins w:id="1946" w:author="PR Preview" w:date="2026-01-01T00:00:00Z">
        <w:r>
          <w:t xml:space="preserve">,</w:t>
        </w:r>
      </w:ins>
      <w:ins w:id="1947" w:author="PR Preview" w:date="2026-01-01T00:00:00Z">
        <w:r>
          <w:t xml:space="preserve"> </w:t>
        </w:r>
      </w:ins>
      <w:ins w:id="1948" w:author="PR Preview" w:date="2026-01-01T00:00:00Z">
        <w:r>
          <w:t xml:space="preserve">because a</w:t>
        </w:r>
      </w:ins>
      <w:ins w:id="1949" w:author="PR Preview" w:date="2026-01-01T00:00:00Z">
        <w:r>
          <w:t xml:space="preserve"> </w:t>
        </w:r>
      </w:ins>
      <m:oMath>
        <m:acc>
          <m:accPr>
            <m:chr m:val="̃"/>
          </m:accPr>
          <m:e>
            <m:r>
              <m:t>u</m:t>
            </m:r>
          </m:e>
        </m:acc>
      </m:oMath>
      <w:ins w:id="1950" w:author="PR Preview" w:date="2026-01-01T00:00:00Z">
        <w:r>
          <w:t xml:space="preserve"> </w:t>
        </w:r>
      </w:ins>
      <w:ins w:id="1951" w:author="PR Preview" w:date="2026-01-01T00:00:00Z">
        <w:r>
          <w:t xml:space="preserve">in it is orthogonal to itself,</w:t>
        </w:r>
      </w:ins>
      <w:ins w:id="1952" w:author="PR Preview" w:date="2026-01-01T00:00:00Z">
        <w:r>
          <w:t xml:space="preserve"> </w:t>
        </w:r>
      </w:ins>
      <w:ins w:id="1953" w:author="PR Preview" w:date="2026-01-01T00:00:00Z">
        <w:r>
          <w:t xml:space="preserve">and</w:t>
        </w:r>
      </w:ins>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ins w:id="1954" w:author="PR Preview" w:date="2026-01-01T00:00:00Z">
        <w:r>
          <w:t xml:space="preserve">forces</w:t>
        </w:r>
      </w:ins>
      <w:ins w:id="1955" w:author="PR Preview" w:date="2026-01-01T00:00:00Z">
        <w:r>
          <w:t xml:space="preserve"> </w:t>
        </w:r>
      </w:ins>
      <m:oMath>
        <m:acc>
          <m:accPr>
            <m:chr m:val="̃"/>
          </m:accPr>
          <m:e>
            <m:r>
              <m:t>u</m:t>
            </m:r>
          </m:e>
        </m:acc>
        <m:r>
          <m:rPr>
            <m:sty m:val="p"/>
          </m:rPr>
          <m:t>=</m:t>
        </m:r>
        <m:acc>
          <m:accPr>
            <m:chr m:val="̃"/>
          </m:accPr>
          <m:e>
            <m:r>
              <m:t>0</m:t>
            </m:r>
          </m:e>
        </m:acc>
      </m:oMath>
      <w:ins w:id="1956" w:author="PR Preview" w:date="2026-01-01T00:00:00Z">
        <w:r>
          <w:t xml:space="preserve">.</w:t>
        </w:r>
      </w:ins>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del w:id="1957" w:author="PR Preview" w:date="2026-01-01T00:00:00Z">
        <w:r>
          <w:rPr>
            <w:i/>
            <w:iCs/>
          </w:rPr>
          <w:delText xml:space="preserve">Proof</w:delText>
        </w:r>
      </w:del>
      <w:del w:id="1958" w:author="PR Preview" w:date="2026-01-01T00:00:00Z">
        <w:r>
          <w:delText xml:space="preserve">. </w:delText>
        </w:r>
      </w:del>
      <m:oMath>
        <m:sSup>
          <m:e>
            <m:r>
              <m:rPr>
                <m:scr m:val="script"/>
                <m:sty m:val="p"/>
              </m:rPr>
              <m:t>X</m:t>
            </m:r>
          </m:e>
          <m:sup>
            <m:r>
              <m:rPr>
                <m:sty m:val="p"/>
              </m:rPr>
              <m:t>⟂</m:t>
            </m:r>
          </m:sup>
        </m:sSup>
      </m:oMath>
      <w:del w:id="1959" w:author="PR Preview" w:date="2026-01-01T00:00:00Z">
        <w:r>
          <w:delText xml:space="preserve"> </w:delText>
        </w:r>
      </w:del>
      <w:del w:id="1960" w:author="PR Preview" w:date="2026-01-01T00:00:00Z">
        <w:r>
          <w:delText xml:space="preserve">is not empty:</w:delText>
        </w:r>
      </w:del>
      <w:del w:id="1961" w:author="PR Preview" w:date="2026-01-01T00:00:00Z">
        <w:r>
          <w:delText xml:space="preserve"> </w:delText>
        </w:r>
      </w:del>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del w:id="1962" w:author="PR Preview" w:date="2026-01-01T00:00:00Z">
        <w:r>
          <w:delText xml:space="preserve"> </w:delText>
        </w:r>
      </w:del>
      <w:del w:id="1963" w:author="PR Preview" w:date="2026-01-01T00:00:00Z">
        <w:r>
          <w:delText xml:space="preserve">for every</w:delText>
        </w:r>
      </w:del>
      <w:del w:id="1964" w:author="PR Preview" w:date="2026-01-01T00:00:00Z">
        <w:r>
          <w:delText xml:space="preserve"> </w:delText>
        </w:r>
      </w:del>
      <m:oMath>
        <m:acc>
          <m:accPr>
            <m:chr m:val="̃"/>
          </m:accPr>
          <m:e>
            <m:r>
              <m:t>x</m:t>
            </m:r>
          </m:e>
        </m:acc>
      </m:oMath>
      <w:del w:id="1965" w:author="PR Preview" w:date="2026-01-01T00:00:00Z">
        <w:r>
          <w:delText xml:space="preserve">,</w:delText>
        </w:r>
      </w:del>
      <w:del w:id="1966" w:author="PR Preview" w:date="2026-01-01T00:00:00Z">
        <w:r>
          <w:delText xml:space="preserve"> </w:delText>
        </w:r>
      </w:del>
      <w:del w:id="1967" w:author="PR Preview" w:date="2026-01-01T00:00:00Z">
        <w:r>
          <w:delText xml:space="preserve">so</w:delText>
        </w:r>
      </w:del>
      <w:del w:id="1968" w:author="PR Preview" w:date="2026-01-01T00:00:00Z">
        <w:r>
          <w:delText xml:space="preserve"> </w:delText>
        </w:r>
      </w:del>
      <m:oMath>
        <m:acc>
          <m:accPr>
            <m:chr m:val="̃"/>
          </m:accPr>
          <m:e>
            <m:r>
              <m:t>0</m:t>
            </m:r>
          </m:e>
        </m:acc>
        <m:r>
          <m:rPr>
            <m:sty m:val="p"/>
          </m:rPr>
          <m:t>∈</m:t>
        </m:r>
        <m:sSup>
          <m:e>
            <m:r>
              <m:rPr>
                <m:scr m:val="script"/>
                <m:sty m:val="p"/>
              </m:rPr>
              <m:t>X</m:t>
            </m:r>
          </m:e>
          <m:sup>
            <m:r>
              <m:rPr>
                <m:sty m:val="p"/>
              </m:rPr>
              <m:t>⟂</m:t>
            </m:r>
          </m:sup>
        </m:sSup>
      </m:oMath>
      <w:del w:id="1969" w:author="PR Preview" w:date="2026-01-01T00:00:00Z">
        <w:r>
          <w:delText xml:space="preserve">.</w:delText>
        </w:r>
      </w:del>
      <w:del w:id="1970" w:author="PR Preview" w:date="2026-01-01T00:00:00Z">
        <w:r>
          <w:delText xml:space="preserve"> </w:delText>
        </w:r>
      </w:del>
      <w:del w:id="1971" w:author="PR Preview" w:date="2026-01-01T00:00:00Z">
        <w:r>
          <w:delText xml:space="preserve">Let</w:delText>
        </w:r>
      </w:del>
      <w:del w:id="1972" w:author="PR Preview" w:date="2026-01-01T00:00:00Z">
        <w:r>
          <w:delText xml:space="preserve"> </w:delText>
        </w:r>
      </w:del>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del w:id="1973" w:author="PR Preview" w:date="2026-01-01T00:00:00Z">
        <w:r>
          <w:delText xml:space="preserve">, let</w:delText>
        </w:r>
      </w:del>
      <w:del w:id="1974" w:author="PR Preview" w:date="2026-01-01T00:00:00Z">
        <w:r>
          <w:delText xml:space="preserve"> </w:delText>
        </w:r>
      </w:del>
      <m:oMath>
        <m:r>
          <m:t>c</m:t>
        </m:r>
        <m:r>
          <m:rPr>
            <m:sty m:val="p"/>
          </m:rPr>
          <m:t>∈</m:t>
        </m:r>
        <m:r>
          <m:rPr>
            <m:scr m:val="double-struck"/>
            <m:sty m:val="p"/>
          </m:rPr>
          <m:t>R</m:t>
        </m:r>
      </m:oMath>
      <w:del w:id="1975" w:author="PR Preview" w:date="2026-01-01T00:00:00Z">
        <w:r>
          <w:delText xml:space="preserve">,</w:delText>
        </w:r>
      </w:del>
      <w:del w:id="1976" w:author="PR Preview" w:date="2026-01-01T00:00:00Z">
        <w:r>
          <w:delText xml:space="preserve"> </w:delText>
        </w:r>
      </w:del>
      <w:del w:id="1977" w:author="PR Preview" w:date="2026-01-01T00:00:00Z">
        <w:r>
          <w:delText xml:space="preserve">and let</w:delText>
        </w:r>
      </w:del>
      <w:del w:id="1978" w:author="PR Preview" w:date="2026-01-01T00:00:00Z">
        <w:r>
          <w:delText xml:space="preserve"> </w:delText>
        </w:r>
      </w:del>
      <m:oMath>
        <m:acc>
          <m:accPr>
            <m:chr m:val="̃"/>
          </m:accPr>
          <m:e>
            <m:r>
              <m:t>x</m:t>
            </m:r>
          </m:e>
        </m:acc>
        <m:r>
          <m:rPr>
            <m:sty m:val="p"/>
          </m:rPr>
          <m:t>∈</m:t>
        </m:r>
        <m:r>
          <m:rPr>
            <m:scr m:val="script"/>
            <m:sty m:val="p"/>
          </m:rPr>
          <m:t>X</m:t>
        </m:r>
      </m:oMath>
      <w:del w:id="1979" w:author="PR Preview" w:date="2026-01-01T00:00:00Z">
        <w:r>
          <w:delText xml:space="preserve">.</w:delText>
        </w:r>
      </w:del>
    </w:p>
    <w:p>
      <w:pPr>
        <w:pStyle w:val="BodyText"/>
      </w:pPr>
      <w:ins w:id="1980" w:author="PR Preview" w:date="2026-01-01T00:00:00Z">
        <w:r>
          <w:rPr>
            <w:i/>
            <w:iCs/>
          </w:rPr>
          <w:t xml:space="preserve">Proof</w:t>
        </w:r>
      </w:ins>
      <w:ins w:id="1981" w:author="PR Preview" w:date="2026-01-01T00:00:00Z">
        <w:r>
          <w:t xml:space="preserve">. </w:t>
        </w:r>
      </w:ins>
      <m:oMath>
        <m:sSup>
          <m:e>
            <m:r>
              <m:rPr>
                <m:scr m:val="script"/>
                <m:sty m:val="p"/>
              </m:rPr>
              <m:t>X</m:t>
            </m:r>
          </m:e>
          <m:sup>
            <m:r>
              <m:rPr>
                <m:sty m:val="p"/>
              </m:rPr>
              <m:t>⟂</m:t>
            </m:r>
          </m:sup>
        </m:sSup>
      </m:oMath>
      <w:ins w:id="1982" w:author="PR Preview" w:date="2026-01-01T00:00:00Z">
        <w:r>
          <w:t xml:space="preserve"> </w:t>
        </w:r>
      </w:ins>
      <w:ins w:id="1983" w:author="PR Preview" w:date="2026-01-01T00:00:00Z">
        <w:r>
          <w:t xml:space="preserve">is not empty:</w:t>
        </w:r>
      </w:ins>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ins w:id="1984" w:author="PR Preview" w:date="2026-01-01T00:00:00Z">
        <w:r>
          <w:t xml:space="preserve">for every</w:t>
        </w:r>
      </w:ins>
      <w:ins w:id="1985" w:author="PR Preview" w:date="2026-01-01T00:00:00Z">
        <w:r>
          <w:t xml:space="preserve"> </w:t>
        </w:r>
      </w:ins>
      <m:oMath>
        <m:acc>
          <m:accPr>
            <m:chr m:val="̃"/>
          </m:accPr>
          <m:e>
            <m:r>
              <m:t>x</m:t>
            </m:r>
          </m:e>
        </m:acc>
      </m:oMath>
      <w:ins w:id="1986" w:author="PR Preview" w:date="2026-01-01T00:00:00Z">
        <w:r>
          <w:t xml:space="preserve">,</w:t>
        </w:r>
      </w:ins>
      <w:ins w:id="1987" w:author="PR Preview" w:date="2026-01-01T00:00:00Z">
        <w:r>
          <w:t xml:space="preserve"> </w:t>
        </w:r>
      </w:ins>
      <w:ins w:id="1988" w:author="PR Preview" w:date="2026-01-01T00:00:00Z">
        <w:r>
          <w:t xml:space="preserve">so</w:t>
        </w:r>
      </w:ins>
      <w:ins w:id="1989" w:author="PR Preview" w:date="2026-01-01T00:00:00Z">
        <w:r>
          <w:t xml:space="preserve"> </w:t>
        </w:r>
      </w:ins>
      <m:oMath>
        <m:acc>
          <m:accPr>
            <m:chr m:val="̃"/>
          </m:accPr>
          <m:e>
            <m:r>
              <m:t>0</m:t>
            </m:r>
          </m:e>
        </m:acc>
        <m:r>
          <m:rPr>
            <m:sty m:val="p"/>
          </m:rPr>
          <m:t>∈</m:t>
        </m:r>
        <m:sSup>
          <m:e>
            <m:r>
              <m:rPr>
                <m:scr m:val="script"/>
                <m:sty m:val="p"/>
              </m:rPr>
              <m:t>X</m:t>
            </m:r>
          </m:e>
          <m:sup>
            <m:r>
              <m:rPr>
                <m:sty m:val="p"/>
              </m:rPr>
              <m:t>⟂</m:t>
            </m:r>
          </m:sup>
        </m:sSup>
      </m:oMath>
      <w:ins w:id="1990" w:author="PR Preview" w:date="2026-01-01T00:00:00Z">
        <w:r>
          <w:t xml:space="preserve">.</w:t>
        </w:r>
      </w:ins>
      <w:ins w:id="1991" w:author="PR Preview" w:date="2026-01-01T00:00:00Z">
        <w:r>
          <w:t xml:space="preserve"> </w:t>
        </w:r>
      </w:ins>
      <w:ins w:id="1992" w:author="PR Preview" w:date="2026-01-01T00:00:00Z">
        <w:r>
          <w:t xml:space="preserve">Let</w:t>
        </w:r>
      </w:ins>
      <w:ins w:id="1993" w:author="PR Preview" w:date="2026-01-01T00:00:00Z">
        <w:r>
          <w:t xml:space="preserve"> </w:t>
        </w:r>
      </w:ins>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ins w:id="1994" w:author="PR Preview" w:date="2026-01-01T00:00:00Z">
        <w:r>
          <w:t xml:space="preserve">, let</w:t>
        </w:r>
      </w:ins>
      <w:ins w:id="1995" w:author="PR Preview" w:date="2026-01-01T00:00:00Z">
        <w:r>
          <w:t xml:space="preserve"> </w:t>
        </w:r>
      </w:ins>
      <m:oMath>
        <m:r>
          <m:t>c</m:t>
        </m:r>
        <m:r>
          <m:rPr>
            <m:sty m:val="p"/>
          </m:rPr>
          <m:t>∈</m:t>
        </m:r>
        <m:r>
          <m:rPr>
            <m:scr m:val="double-struck"/>
            <m:sty m:val="p"/>
          </m:rPr>
          <m:t>R</m:t>
        </m:r>
      </m:oMath>
      <w:ins w:id="1996" w:author="PR Preview" w:date="2026-01-01T00:00:00Z">
        <w:r>
          <w:t xml:space="preserve">,</w:t>
        </w:r>
      </w:ins>
      <w:ins w:id="1997" w:author="PR Preview" w:date="2026-01-01T00:00:00Z">
        <w:r>
          <w:t xml:space="preserve"> </w:t>
        </w:r>
      </w:ins>
      <w:ins w:id="1998" w:author="PR Preview" w:date="2026-01-01T00:00:00Z">
        <w:r>
          <w:t xml:space="preserve">and let</w:t>
        </w:r>
      </w:ins>
      <w:ins w:id="1999" w:author="PR Preview" w:date="2026-01-01T00:00:00Z">
        <w:r>
          <w:t xml:space="preserve"> </w:t>
        </w:r>
      </w:ins>
      <m:oMath>
        <m:acc>
          <m:accPr>
            <m:chr m:val="̃"/>
          </m:accPr>
          <m:e>
            <m:r>
              <m:t>x</m:t>
            </m:r>
          </m:e>
        </m:acc>
        <m:r>
          <m:rPr>
            <m:sty m:val="p"/>
          </m:rPr>
          <m:t>∈</m:t>
        </m:r>
        <m:r>
          <m:rPr>
            <m:scr m:val="script"/>
            <m:sty m:val="p"/>
          </m:rPr>
          <m:t>X</m:t>
        </m:r>
      </m:oMath>
      <w:ins w:id="2000" w:author="PR Preview" w:date="2026-01-01T00:00:00Z">
        <w:r>
          <w:t xml:space="preserve">.</w:t>
        </w:r>
      </w:ins>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del w:id="2001" w:author="PR Preview" w:date="2026-01-01T00:00:00Z">
        <w:r>
          <w:delText xml:space="preserve">since</w:delText>
        </w:r>
      </w:del>
      <w:del w:id="2002" w:author="PR Preview" w:date="2026-01-01T00:00:00Z">
        <w:r>
          <w:delText xml:space="preserve"> </w:delText>
        </w:r>
      </w:del>
      <m:oMath>
        <m:sSub>
          <m:e>
            <m:r>
              <m:t>u</m:t>
            </m:r>
          </m:e>
          <m:sub>
            <m:r>
              <m:t>1</m:t>
            </m:r>
          </m:sub>
        </m:sSub>
        <m:r>
          <m:rPr>
            <m:sty m:val="p"/>
          </m:rPr>
          <m:t>+</m:t>
        </m:r>
        <m:r>
          <m:t>2</m:t>
        </m:r>
        <m:sSub>
          <m:e>
            <m:r>
              <m:t>u</m:t>
            </m:r>
          </m:e>
          <m:sub>
            <m:r>
              <m:t>2</m:t>
            </m:r>
          </m:sub>
        </m:sSub>
        <m:r>
          <m:rPr>
            <m:sty m:val="p"/>
          </m:rPr>
          <m:t>=</m:t>
        </m:r>
        <m:r>
          <m:t>0</m:t>
        </m:r>
      </m:oMath>
      <w:del w:id="2003" w:author="PR Preview" w:date="2026-01-01T00:00:00Z">
        <w:r>
          <w:delText xml:space="preserve"> </w:delText>
        </w:r>
      </w:del>
      <w:del w:id="2004" w:author="PR Preview" w:date="2026-01-01T00:00:00Z">
        <w:r>
          <w:delText xml:space="preserve">means</w:delText>
        </w:r>
      </w:del>
      <w:del w:id="2005" w:author="PR Preview" w:date="2026-01-01T00:00:00Z">
        <w:r>
          <w:delText xml:space="preserve"> </w:delText>
        </w:r>
      </w:del>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del w:id="2006" w:author="PR Preview" w:date="2026-01-01T00:00:00Z">
        <w:r>
          <w:delText xml:space="preserve">.</w:delText>
        </w:r>
      </w:del>
      <w:del w:id="2007" w:author="PR Preview" w:date="2026-01-01T00:00:00Z">
        <w:r>
          <w:delText xml:space="preserve"> </w:delText>
        </w:r>
      </w:del>
      <w:del w:id="2008" w:author="PR Preview" w:date="2026-01-01T00:00:00Z">
        <w:r>
          <w:delText xml:space="preserve">That set is</w:delText>
        </w:r>
      </w:del>
      <w:del w:id="2009"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2010" w:author="PR Preview" w:date="2026-01-01T00:00:00Z">
        <w:r>
          <w:delText xml:space="preserve">,</w:delText>
        </w:r>
      </w:del>
      <w:del w:id="2011" w:author="PR Preview" w:date="2026-01-01T00:00:00Z">
        <w:r>
          <w:delText xml:space="preserve"> </w:delText>
        </w:r>
      </w:del>
      <w:del w:id="2012" w:author="PR Preview" w:date="2026-01-01T00:00:00Z">
        <w:r>
          <w:delText xml:space="preserve">a subspace by</w:delText>
        </w:r>
      </w:del>
      <w:del w:id="2013" w:author="PR Preview" w:date="2026-01-01T00:00:00Z">
        <w:r>
          <w:delText xml:space="preserve"> </w:delText>
        </w:r>
      </w:del>
      <w:hyperlink w:anchor="thm-span-subspace">
        <w:del w:id="2014" w:author="PR Preview" w:date="2026-01-01T00:00:00Z">
          <w:r>
            <w:rPr>
              <w:rStyle w:val="Hyperlink"/>
            </w:rPr>
            <w:delText xml:space="preserve">Theorem 21</w:delText>
          </w:r>
        </w:del>
      </w:hyperlink>
      <w:del w:id="2015" w:author="PR Preview" w:date="2026-01-01T00:00:00Z">
        <w:r>
          <w:delText xml:space="preserve">,</w:delText>
        </w:r>
      </w:del>
      <w:del w:id="2016" w:author="PR Preview" w:date="2026-01-01T00:00:00Z">
        <w:r>
          <w:delText xml:space="preserve"> </w:delText>
        </w:r>
      </w:del>
      <w:del w:id="2017" w:author="PR Preview" w:date="2026-01-01T00:00:00Z">
        <w:r>
          <w:delText xml:space="preserve">as</w:delText>
        </w:r>
      </w:del>
      <w:del w:id="2018" w:author="PR Preview" w:date="2026-01-01T00:00:00Z">
        <w:r>
          <w:delText xml:space="preserve"> </w:delText>
        </w:r>
      </w:del>
      <w:hyperlink w:anchor="thm-orthogonal-complement-subspace">
        <w:del w:id="2019" w:author="PR Preview" w:date="2026-01-01T00:00:00Z">
          <w:r>
            <w:rPr>
              <w:rStyle w:val="Hyperlink"/>
            </w:rPr>
            <w:delText xml:space="preserve">Theorem 47</w:delText>
          </w:r>
        </w:del>
      </w:hyperlink>
      <w:del w:id="2020" w:author="PR Preview" w:date="2026-01-01T00:00:00Z">
        <w:r>
          <w:delText xml:space="preserve"> </w:delText>
        </w:r>
      </w:del>
      <w:del w:id="2021" w:author="PR Preview" w:date="2026-01-01T00:00:00Z">
        <w:r>
          <w:delText xml:space="preserve">says it must be.</w:delText>
        </w:r>
      </w:del>
      <w:del w:id="2022" w:author="PR Preview" w:date="2026-01-01T00:00:00Z">
        <w:r>
          <w:delText xml:space="preserve"> </w:delText>
        </w:r>
      </w:del>
      <w:del w:id="2023" w:author="PR Preview" w:date="2026-01-01T00:00:00Z">
        <w:r>
          <w:delText xml:space="preserve">It contains</w:delText>
        </w:r>
      </w:del>
      <w:del w:id="2024" w:author="PR Preview" w:date="2026-01-01T00:00:00Z">
        <w:r>
          <w:delText xml:space="preserve"> </w:delText>
        </w:r>
      </w:del>
      <m:oMath>
        <m:r>
          <m:rPr>
            <m:sty m:val="p"/>
          </m:rPr>
          <m:t>(</m:t>
        </m:r>
        <m:r>
          <m:rPr>
            <m:sty m:val="p"/>
          </m:rPr>
          <m:t>−</m:t>
        </m:r>
        <m:r>
          <m:t>2</m:t>
        </m:r>
        <m:r>
          <m:rPr>
            <m:sty m:val="p"/>
          </m:rPr>
          <m:t>,</m:t>
        </m:r>
        <m:r>
          <m:t>1</m:t>
        </m:r>
        <m:r>
          <m:rPr>
            <m:sty m:val="p"/>
          </m:rPr>
          <m:t>)</m:t>
        </m:r>
      </m:oMath>
      <w:del w:id="2025" w:author="PR Preview" w:date="2026-01-01T00:00:00Z">
        <w:r>
          <w:delText xml:space="preserve">, the vector</w:delText>
        </w:r>
      </w:del>
      <w:del w:id="2026" w:author="PR Preview" w:date="2026-01-01T00:00:00Z">
        <w:r>
          <w:delText xml:space="preserve"> </w:delText>
        </w:r>
      </w:del>
      <w:hyperlink w:anchor="rem-orthogonal-perpendicular">
        <w:del w:id="2027" w:author="PR Preview" w:date="2026-01-01T00:00:00Z">
          <w:r>
            <w:rPr>
              <w:rStyle w:val="Hyperlink"/>
            </w:rPr>
            <w:delText xml:space="preserve">Remark 7</w:delText>
          </w:r>
        </w:del>
      </w:hyperlink>
      <w:del w:id="2028" w:author="PR Preview" w:date="2026-01-01T00:00:00Z">
        <w:r>
          <w:delText xml:space="preserve"> </w:delText>
        </w:r>
      </w:del>
      <w:del w:id="2029" w:author="PR Preview" w:date="2026-01-01T00:00:00Z">
        <w:r>
          <w:delText xml:space="preserve">found perpendicular to</w:delText>
        </w:r>
      </w:del>
      <w:del w:id="2030" w:author="PR Preview" w:date="2026-01-01T00:00:00Z">
        <w:r>
          <w:delText xml:space="preserve"> </w:delText>
        </w:r>
      </w:del>
      <m:oMath>
        <m:r>
          <m:rPr>
            <m:sty m:val="p"/>
          </m:rPr>
          <m:t>(</m:t>
        </m:r>
        <m:r>
          <m:t>1</m:t>
        </m:r>
        <m:r>
          <m:rPr>
            <m:sty m:val="p"/>
          </m:rPr>
          <m:t>,</m:t>
        </m:r>
        <m:r>
          <m:t>2</m:t>
        </m:r>
        <m:r>
          <m:rPr>
            <m:sty m:val="p"/>
          </m:rPr>
          <m:t>)</m:t>
        </m:r>
      </m:oMath>
      <w:del w:id="2031" w:author="PR Preview" w:date="2026-01-01T00:00:00Z">
        <w:r>
          <w:delText xml:space="preserve">.</w:delText>
        </w:r>
      </w:del>
    </w:p>
    <w:p>
      <w:pPr>
        <w:pStyle w:val="FirstParagraph"/>
      </w:pPr>
      <w:ins w:id="2032" w:author="PR Preview" w:date="2026-01-01T00:00:00Z">
        <w:r>
          <w:t xml:space="preserve">since</w:t>
        </w:r>
      </w:ins>
      <w:ins w:id="2033" w:author="PR Preview" w:date="2026-01-01T00:00:00Z">
        <w:r>
          <w:t xml:space="preserve"> </w:t>
        </w:r>
      </w:ins>
      <m:oMath>
        <m:sSub>
          <m:e>
            <m:r>
              <m:t>u</m:t>
            </m:r>
          </m:e>
          <m:sub>
            <m:r>
              <m:t>1</m:t>
            </m:r>
          </m:sub>
        </m:sSub>
        <m:r>
          <m:rPr>
            <m:sty m:val="p"/>
          </m:rPr>
          <m:t>+</m:t>
        </m:r>
        <m:r>
          <m:t>2</m:t>
        </m:r>
        <m:sSub>
          <m:e>
            <m:r>
              <m:t>u</m:t>
            </m:r>
          </m:e>
          <m:sub>
            <m:r>
              <m:t>2</m:t>
            </m:r>
          </m:sub>
        </m:sSub>
        <m:r>
          <m:rPr>
            <m:sty m:val="p"/>
          </m:rPr>
          <m:t>=</m:t>
        </m:r>
        <m:r>
          <m:t>0</m:t>
        </m:r>
      </m:oMath>
      <w:ins w:id="2034" w:author="PR Preview" w:date="2026-01-01T00:00:00Z">
        <w:r>
          <w:t xml:space="preserve"> </w:t>
        </w:r>
      </w:ins>
      <w:ins w:id="2035" w:author="PR Preview" w:date="2026-01-01T00:00:00Z">
        <w:r>
          <w:t xml:space="preserve">means</w:t>
        </w:r>
      </w:ins>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ins w:id="2036" w:author="PR Preview" w:date="2026-01-01T00:00:00Z">
        <w:r>
          <w:t xml:space="preserve">That set is</w:t>
        </w:r>
      </w:ins>
      <w:ins w:id="2037"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2038" w:author="PR Preview" w:date="2026-01-01T00:00:00Z">
        <w:r>
          <w:t xml:space="preserve">,</w:t>
        </w:r>
      </w:ins>
      <w:ins w:id="2039" w:author="PR Preview" w:date="2026-01-01T00:00:00Z">
        <w:r>
          <w:t xml:space="preserve"> </w:t>
        </w:r>
      </w:ins>
      <w:ins w:id="2040" w:author="PR Preview" w:date="2026-01-01T00:00:00Z">
        <w:r>
          <w:t xml:space="preserve">a subspace by</w:t>
        </w:r>
      </w:ins>
      <w:ins w:id="2041" w:author="PR Preview" w:date="2026-01-01T00:00:00Z">
        <w:r>
          <w:t xml:space="preserve"> </w:t>
        </w:r>
      </w:ins>
      <w:hyperlink w:anchor="thm-span-subspace">
        <w:ins w:id="2042" w:author="PR Preview" w:date="2026-01-01T00:00:00Z">
          <w:r>
            <w:rPr>
              <w:rStyle w:val="Hyperlink"/>
            </w:rPr>
            <w:t xml:space="preserve">Theorem 21</w:t>
          </w:r>
        </w:ins>
      </w:hyperlink>
      <w:ins w:id="2043" w:author="PR Preview" w:date="2026-01-01T00:00:00Z">
        <w:r>
          <w:t xml:space="preserve">,</w:t>
        </w:r>
      </w:ins>
      <w:ins w:id="2044" w:author="PR Preview" w:date="2026-01-01T00:00:00Z">
        <w:r>
          <w:t xml:space="preserve"> </w:t>
        </w:r>
      </w:ins>
      <w:ins w:id="2045" w:author="PR Preview" w:date="2026-01-01T00:00:00Z">
        <w:r>
          <w:t xml:space="preserve">as</w:t>
        </w:r>
      </w:ins>
      <w:ins w:id="2046" w:author="PR Preview" w:date="2026-01-01T00:00:00Z">
        <w:r>
          <w:t xml:space="preserve"> </w:t>
        </w:r>
      </w:ins>
      <w:hyperlink w:anchor="thm-orthogonal-complement-subspace">
        <w:ins w:id="2047" w:author="PR Preview" w:date="2026-01-01T00:00:00Z">
          <w:r>
            <w:rPr>
              <w:rStyle w:val="Hyperlink"/>
            </w:rPr>
            <w:t xml:space="preserve">Theorem 47</w:t>
          </w:r>
        </w:ins>
      </w:hyperlink>
      <w:ins w:id="2048" w:author="PR Preview" w:date="2026-01-01T00:00:00Z">
        <w:r>
          <w:t xml:space="preserve"> </w:t>
        </w:r>
      </w:ins>
      <w:ins w:id="2049" w:author="PR Preview" w:date="2026-01-01T00:00:00Z">
        <w:r>
          <w:t xml:space="preserve">says it must be.</w:t>
        </w:r>
      </w:ins>
      <w:ins w:id="2050" w:author="PR Preview" w:date="2026-01-01T00:00:00Z">
        <w:r>
          <w:t xml:space="preserve"> </w:t>
        </w:r>
      </w:ins>
      <w:ins w:id="2051" w:author="PR Preview" w:date="2026-01-01T00:00:00Z">
        <w:r>
          <w:t xml:space="preserve">It contains</w:t>
        </w:r>
      </w:ins>
      <w:ins w:id="2052" w:author="PR Preview" w:date="2026-01-01T00:00:00Z">
        <w:r>
          <w:t xml:space="preserve"> </w:t>
        </w:r>
      </w:ins>
      <m:oMath>
        <m:r>
          <m:rPr>
            <m:sty m:val="p"/>
          </m:rPr>
          <m:t>(</m:t>
        </m:r>
        <m:r>
          <m:rPr>
            <m:sty m:val="p"/>
          </m:rPr>
          <m:t>−</m:t>
        </m:r>
        <m:r>
          <m:t>2</m:t>
        </m:r>
        <m:r>
          <m:rPr>
            <m:sty m:val="p"/>
          </m:rPr>
          <m:t>,</m:t>
        </m:r>
        <m:r>
          <m:t>1</m:t>
        </m:r>
        <m:r>
          <m:rPr>
            <m:sty m:val="p"/>
          </m:rPr>
          <m:t>)</m:t>
        </m:r>
      </m:oMath>
      <w:ins w:id="2053" w:author="PR Preview" w:date="2026-01-01T00:00:00Z">
        <w:r>
          <w:t xml:space="preserve">, the vector</w:t>
        </w:r>
      </w:ins>
      <w:ins w:id="2054" w:author="PR Preview" w:date="2026-01-01T00:00:00Z">
        <w:r>
          <w:t xml:space="preserve"> </w:t>
        </w:r>
      </w:ins>
      <w:hyperlink w:anchor="rem-orthogonal-perpendicular">
        <w:ins w:id="2055" w:author="PR Preview" w:date="2026-01-01T00:00:00Z">
          <w:r>
            <w:rPr>
              <w:rStyle w:val="Hyperlink"/>
            </w:rPr>
            <w:t xml:space="preserve">Remark 7</w:t>
          </w:r>
        </w:ins>
      </w:hyperlink>
      <w:ins w:id="2056" w:author="PR Preview" w:date="2026-01-01T00:00:00Z">
        <w:r>
          <w:t xml:space="preserve"> </w:t>
        </w:r>
      </w:ins>
      <w:ins w:id="2057" w:author="PR Preview" w:date="2026-01-01T00:00:00Z">
        <w:r>
          <w:t xml:space="preserve">found perpendicular to</w:t>
        </w:r>
      </w:ins>
      <w:ins w:id="2058" w:author="PR Preview" w:date="2026-01-01T00:00:00Z">
        <w:r>
          <w:t xml:space="preserve"> </w:t>
        </w:r>
      </w:ins>
      <m:oMath>
        <m:r>
          <m:rPr>
            <m:sty m:val="p"/>
          </m:rPr>
          <m:t>(</m:t>
        </m:r>
        <m:r>
          <m:t>1</m:t>
        </m:r>
        <m:r>
          <m:rPr>
            <m:sty m:val="p"/>
          </m:rPr>
          <m:t>,</m:t>
        </m:r>
        <m:r>
          <m:t>2</m:t>
        </m:r>
        <m:r>
          <m:rPr>
            <m:sty m:val="p"/>
          </m:rPr>
          <m:t>)</m:t>
        </m:r>
      </m:oMath>
      <w:ins w:id="2059" w:author="PR Preview" w:date="2026-01-01T00:00:00Z">
        <w:r>
          <w:t xml:space="preserve">.</w:t>
        </w:r>
      </w:ins>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del w:id="2060" w:author="PR Preview" w:date="2026-01-01T00:00:00Z">
        <w:r>
          <w:rPr>
            <w:b/>
            <w:bCs/>
          </w:rPr>
          <w:delText xml:space="preserve">Part 1.</w:delText>
        </w:r>
      </w:del>
      <w:del w:id="2061" w:author="PR Preview" w:date="2026-01-01T00:00:00Z">
        <w:r>
          <w:delText xml:space="preserve"> </w:delText>
        </w:r>
      </w:del>
      <w:del w:id="2062" w:author="PR Preview" w:date="2026-01-01T00:00:00Z">
        <w:r>
          <w:delText xml:space="preserve">Both</w:delText>
        </w:r>
      </w:del>
      <w:del w:id="2063" w:author="PR Preview" w:date="2026-01-01T00:00:00Z">
        <w:r>
          <w:delText xml:space="preserve"> </w:delText>
        </w:r>
      </w:del>
      <m:oMath>
        <m:r>
          <m:rPr>
            <m:scr m:val="script"/>
            <m:sty m:val="p"/>
          </m:rPr>
          <m:t>S</m:t>
        </m:r>
      </m:oMath>
      <w:del w:id="2064" w:author="PR Preview" w:date="2026-01-01T00:00:00Z">
        <w:r>
          <w:delText xml:space="preserve"> </w:delText>
        </w:r>
      </w:del>
      <w:del w:id="2065" w:author="PR Preview" w:date="2026-01-01T00:00:00Z">
        <w:r>
          <w:delText xml:space="preserve">and</w:delText>
        </w:r>
      </w:del>
      <w:del w:id="2066" w:author="PR Preview" w:date="2026-01-01T00:00:00Z">
        <w:r>
          <w:delText xml:space="preserve"> </w:delText>
        </w:r>
      </w:del>
      <m:oMath>
        <m:sSup>
          <m:e>
            <m:r>
              <m:rPr>
                <m:scr m:val="script"/>
                <m:sty m:val="p"/>
              </m:rPr>
              <m:t>S</m:t>
            </m:r>
          </m:e>
          <m:sup>
            <m:r>
              <m:rPr>
                <m:sty m:val="p"/>
              </m:rPr>
              <m:t>⟂</m:t>
            </m:r>
          </m:sup>
        </m:sSup>
      </m:oMath>
      <w:del w:id="2067" w:author="PR Preview" w:date="2026-01-01T00:00:00Z">
        <w:r>
          <w:delText xml:space="preserve"> </w:delText>
        </w:r>
      </w:del>
      <w:del w:id="2068" w:author="PR Preview" w:date="2026-01-01T00:00:00Z">
        <w:r>
          <w:delText xml:space="preserve">contain</w:delText>
        </w:r>
      </w:del>
      <w:del w:id="2069" w:author="PR Preview" w:date="2026-01-01T00:00:00Z">
        <w:r>
          <w:delText xml:space="preserve"> </w:delText>
        </w:r>
      </w:del>
      <m:oMath>
        <m:acc>
          <m:accPr>
            <m:chr m:val="̃"/>
          </m:accPr>
          <m:e>
            <m:r>
              <m:t>0</m:t>
            </m:r>
          </m:e>
        </m:acc>
      </m:oMath>
      <w:del w:id="2070" w:author="PR Preview" w:date="2026-01-01T00:00:00Z">
        <w:r>
          <w:delText xml:space="preserve"> </w:delText>
        </w:r>
      </w:del>
      <w:del w:id="2071" w:author="PR Preview" w:date="2026-01-01T00:00:00Z">
        <w:r>
          <w:delText xml:space="preserve">(</w:delText>
        </w:r>
      </w:del>
      <w:hyperlink w:anchor="thm-subspace-zero">
        <w:del w:id="2072" w:author="PR Preview" w:date="2026-01-01T00:00:00Z">
          <w:r>
            <w:rPr>
              <w:rStyle w:val="Hyperlink"/>
            </w:rPr>
            <w:delText xml:space="preserve">Theorem 20</w:delText>
          </w:r>
        </w:del>
      </w:hyperlink>
      <w:del w:id="2073" w:author="PR Preview" w:date="2026-01-01T00:00:00Z">
        <w:r>
          <w:delText xml:space="preserve">).</w:delText>
        </w:r>
      </w:del>
      <w:del w:id="2074" w:author="PR Preview" w:date="2026-01-01T00:00:00Z">
        <w:r>
          <w:delText xml:space="preserve"> </w:delText>
        </w:r>
      </w:del>
      <w:del w:id="2075" w:author="PR Preview" w:date="2026-01-01T00:00:00Z">
        <w:r>
          <w:delText xml:space="preserve">If</w:delText>
        </w:r>
      </w:del>
      <w:del w:id="2076" w:author="PR Preview" w:date="2026-01-01T00:00:00Z">
        <w:r>
          <w:delText xml:space="preserve"> </w:delText>
        </w:r>
      </w:del>
      <m:oMath>
        <m:acc>
          <m:accPr>
            <m:chr m:val="̃"/>
          </m:accPr>
          <m:e>
            <m:r>
              <m:t>x</m:t>
            </m:r>
          </m:e>
        </m:acc>
      </m:oMath>
      <w:del w:id="2077" w:author="PR Preview" w:date="2026-01-01T00:00:00Z">
        <w:r>
          <w:delText xml:space="preserve"> </w:delText>
        </w:r>
      </w:del>
      <w:del w:id="2078" w:author="PR Preview" w:date="2026-01-01T00:00:00Z">
        <w:r>
          <w:delText xml:space="preserve">is in both,</w:delText>
        </w:r>
      </w:del>
      <w:del w:id="2079" w:author="PR Preview" w:date="2026-01-01T00:00:00Z">
        <w:r>
          <w:delText xml:space="preserve"> </w:delText>
        </w:r>
      </w:del>
      <w:del w:id="2080" w:author="PR Preview" w:date="2026-01-01T00:00:00Z">
        <w:r>
          <w:delText xml:space="preserve">then</w:delText>
        </w:r>
      </w:del>
      <w:del w:id="2081" w:author="PR Preview" w:date="2026-01-01T00:00:00Z">
        <w:r>
          <w:delText xml:space="preserve"> </w:delText>
        </w:r>
      </w:del>
      <m:oMath>
        <m:acc>
          <m:accPr>
            <m:chr m:val="̃"/>
          </m:accPr>
          <m:e>
            <m:r>
              <m:t>x</m:t>
            </m:r>
          </m:e>
        </m:acc>
      </m:oMath>
      <w:del w:id="2082" w:author="PR Preview" w:date="2026-01-01T00:00:00Z">
        <w:r>
          <w:delText xml:space="preserve"> </w:delText>
        </w:r>
      </w:del>
      <w:del w:id="2083" w:author="PR Preview" w:date="2026-01-01T00:00:00Z">
        <w:r>
          <w:delText xml:space="preserve">is orthogonal to every vector of</w:delText>
        </w:r>
      </w:del>
      <w:del w:id="2084" w:author="PR Preview" w:date="2026-01-01T00:00:00Z">
        <w:r>
          <w:delText xml:space="preserve"> </w:delText>
        </w:r>
      </w:del>
      <m:oMath>
        <m:r>
          <m:rPr>
            <m:scr m:val="script"/>
            <m:sty m:val="p"/>
          </m:rPr>
          <m:t>S</m:t>
        </m:r>
      </m:oMath>
      <w:del w:id="2085" w:author="PR Preview" w:date="2026-01-01T00:00:00Z">
        <w:r>
          <w:delText xml:space="preserve">,</w:delText>
        </w:r>
      </w:del>
      <w:del w:id="2086" w:author="PR Preview" w:date="2026-01-01T00:00:00Z">
        <w:r>
          <w:delText xml:space="preserve"> </w:delText>
        </w:r>
      </w:del>
      <m:oMath>
        <m:acc>
          <m:accPr>
            <m:chr m:val="̃"/>
          </m:accPr>
          <m:e>
            <m:r>
              <m:t>x</m:t>
            </m:r>
          </m:e>
        </m:acc>
      </m:oMath>
      <w:del w:id="2087" w:author="PR Preview" w:date="2026-01-01T00:00:00Z">
        <w:r>
          <w:delText xml:space="preserve"> </w:delText>
        </w:r>
      </w:del>
      <w:del w:id="2088" w:author="PR Preview" w:date="2026-01-01T00:00:00Z">
        <w:r>
          <w:delText xml:space="preserve">itself included,</w:delText>
        </w:r>
      </w:del>
      <w:del w:id="2089" w:author="PR Preview" w:date="2026-01-01T00:00:00Z">
        <w:r>
          <w:delText xml:space="preserve"> </w:delText>
        </w:r>
      </w:del>
      <w:del w:id="2090" w:author="PR Preview" w:date="2026-01-01T00:00:00Z">
        <w:r>
          <w:delText xml:space="preserve">so</w:delText>
        </w:r>
      </w:del>
      <w:del w:id="2091" w:author="PR Preview" w:date="2026-01-01T00:00:00Z">
        <w:r>
          <w:delText xml:space="preserve"> </w:delText>
        </w:r>
      </w:del>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del w:id="2092" w:author="PR Preview" w:date="2026-01-01T00:00:00Z">
        <w:r>
          <w:delText xml:space="preserve">,</w:delText>
        </w:r>
      </w:del>
      <w:del w:id="2093" w:author="PR Preview" w:date="2026-01-01T00:00:00Z">
        <w:r>
          <w:delText xml:space="preserve"> </w:delText>
        </w:r>
      </w:del>
      <w:del w:id="2094" w:author="PR Preview" w:date="2026-01-01T00:00:00Z">
        <w:r>
          <w:delText xml:space="preserve">which forces every</w:delText>
        </w:r>
      </w:del>
      <w:del w:id="2095" w:author="PR Preview" w:date="2026-01-01T00:00:00Z">
        <w:r>
          <w:delText xml:space="preserve"> </w:delText>
        </w:r>
      </w:del>
      <m:oMath>
        <m:sSub>
          <m:e>
            <m:r>
              <m:t>x</m:t>
            </m:r>
          </m:e>
          <m:sub>
            <m:r>
              <m:t>i</m:t>
            </m:r>
          </m:sub>
        </m:sSub>
        <m:r>
          <m:rPr>
            <m:sty m:val="p"/>
          </m:rPr>
          <m:t>=</m:t>
        </m:r>
        <m:r>
          <m:t>0</m:t>
        </m:r>
      </m:oMath>
      <w:del w:id="2096" w:author="PR Preview" w:date="2026-01-01T00:00:00Z">
        <w:r>
          <w:delText xml:space="preserve">.</w:delText>
        </w:r>
      </w:del>
    </w:p>
    <w:p>
      <w:pPr>
        <w:pStyle w:val="BodyText"/>
      </w:pPr>
      <w:ins w:id="2097" w:author="PR Preview" w:date="2026-01-01T00:00:00Z">
        <w:r>
          <w:rPr>
            <w:b/>
            <w:bCs/>
          </w:rPr>
          <w:t xml:space="preserve">Part 1.</w:t>
        </w:r>
      </w:ins>
      <w:ins w:id="2098" w:author="PR Preview" w:date="2026-01-01T00:00:00Z">
        <w:r>
          <w:t xml:space="preserve"> </w:t>
        </w:r>
      </w:ins>
      <w:ins w:id="2099" w:author="PR Preview" w:date="2026-01-01T00:00:00Z">
        <w:r>
          <w:t xml:space="preserve">Both</w:t>
        </w:r>
      </w:ins>
      <w:ins w:id="2100" w:author="PR Preview" w:date="2026-01-01T00:00:00Z">
        <w:r>
          <w:t xml:space="preserve"> </w:t>
        </w:r>
      </w:ins>
      <m:oMath>
        <m:r>
          <m:rPr>
            <m:scr m:val="script"/>
            <m:sty m:val="p"/>
          </m:rPr>
          <m:t>S</m:t>
        </m:r>
      </m:oMath>
      <w:ins w:id="2101" w:author="PR Preview" w:date="2026-01-01T00:00:00Z">
        <w:r>
          <w:t xml:space="preserve"> </w:t>
        </w:r>
      </w:ins>
      <w:ins w:id="2102" w:author="PR Preview" w:date="2026-01-01T00:00:00Z">
        <w:r>
          <w:t xml:space="preserve">and</w:t>
        </w:r>
      </w:ins>
      <w:ins w:id="2103" w:author="PR Preview" w:date="2026-01-01T00:00:00Z">
        <w:r>
          <w:t xml:space="preserve"> </w:t>
        </w:r>
      </w:ins>
      <m:oMath>
        <m:sSup>
          <m:e>
            <m:r>
              <m:rPr>
                <m:scr m:val="script"/>
                <m:sty m:val="p"/>
              </m:rPr>
              <m:t>S</m:t>
            </m:r>
          </m:e>
          <m:sup>
            <m:r>
              <m:rPr>
                <m:sty m:val="p"/>
              </m:rPr>
              <m:t>⟂</m:t>
            </m:r>
          </m:sup>
        </m:sSup>
      </m:oMath>
      <w:ins w:id="2104" w:author="PR Preview" w:date="2026-01-01T00:00:00Z">
        <w:r>
          <w:t xml:space="preserve"> </w:t>
        </w:r>
      </w:ins>
      <w:ins w:id="2105" w:author="PR Preview" w:date="2026-01-01T00:00:00Z">
        <w:r>
          <w:t xml:space="preserve">contain</w:t>
        </w:r>
      </w:ins>
      <w:ins w:id="2106" w:author="PR Preview" w:date="2026-01-01T00:00:00Z">
        <w:r>
          <w:t xml:space="preserve"> </w:t>
        </w:r>
      </w:ins>
      <m:oMath>
        <m:acc>
          <m:accPr>
            <m:chr m:val="̃"/>
          </m:accPr>
          <m:e>
            <m:r>
              <m:t>0</m:t>
            </m:r>
          </m:e>
        </m:acc>
      </m:oMath>
      <w:ins w:id="2107" w:author="PR Preview" w:date="2026-01-01T00:00:00Z">
        <w:r>
          <w:t xml:space="preserve"> </w:t>
        </w:r>
      </w:ins>
      <w:ins w:id="2108" w:author="PR Preview" w:date="2026-01-01T00:00:00Z">
        <w:r>
          <w:t xml:space="preserve">(</w:t>
        </w:r>
      </w:ins>
      <w:hyperlink w:anchor="thm-subspace-zero">
        <w:ins w:id="2109" w:author="PR Preview" w:date="2026-01-01T00:00:00Z">
          <w:r>
            <w:rPr>
              <w:rStyle w:val="Hyperlink"/>
            </w:rPr>
            <w:t xml:space="preserve">Theorem 20</w:t>
          </w:r>
        </w:ins>
      </w:hyperlink>
      <w:ins w:id="2110" w:author="PR Preview" w:date="2026-01-01T00:00:00Z">
        <w:r>
          <w:t xml:space="preserve">).</w:t>
        </w:r>
      </w:ins>
      <w:ins w:id="2111" w:author="PR Preview" w:date="2026-01-01T00:00:00Z">
        <w:r>
          <w:t xml:space="preserve"> </w:t>
        </w:r>
      </w:ins>
      <w:ins w:id="2112" w:author="PR Preview" w:date="2026-01-01T00:00:00Z">
        <w:r>
          <w:t xml:space="preserve">If</w:t>
        </w:r>
      </w:ins>
      <w:ins w:id="2113" w:author="PR Preview" w:date="2026-01-01T00:00:00Z">
        <w:r>
          <w:t xml:space="preserve"> </w:t>
        </w:r>
      </w:ins>
      <m:oMath>
        <m:acc>
          <m:accPr>
            <m:chr m:val="̃"/>
          </m:accPr>
          <m:e>
            <m:r>
              <m:t>x</m:t>
            </m:r>
          </m:e>
        </m:acc>
      </m:oMath>
      <w:ins w:id="2114" w:author="PR Preview" w:date="2026-01-01T00:00:00Z">
        <w:r>
          <w:t xml:space="preserve"> </w:t>
        </w:r>
      </w:ins>
      <w:ins w:id="2115" w:author="PR Preview" w:date="2026-01-01T00:00:00Z">
        <w:r>
          <w:t xml:space="preserve">is in both,</w:t>
        </w:r>
      </w:ins>
      <w:ins w:id="2116" w:author="PR Preview" w:date="2026-01-01T00:00:00Z">
        <w:r>
          <w:t xml:space="preserve"> </w:t>
        </w:r>
      </w:ins>
      <w:ins w:id="2117" w:author="PR Preview" w:date="2026-01-01T00:00:00Z">
        <w:r>
          <w:t xml:space="preserve">then</w:t>
        </w:r>
      </w:ins>
      <w:ins w:id="2118" w:author="PR Preview" w:date="2026-01-01T00:00:00Z">
        <w:r>
          <w:t xml:space="preserve"> </w:t>
        </w:r>
      </w:ins>
      <m:oMath>
        <m:acc>
          <m:accPr>
            <m:chr m:val="̃"/>
          </m:accPr>
          <m:e>
            <m:r>
              <m:t>x</m:t>
            </m:r>
          </m:e>
        </m:acc>
      </m:oMath>
      <w:ins w:id="2119" w:author="PR Preview" w:date="2026-01-01T00:00:00Z">
        <w:r>
          <w:t xml:space="preserve"> </w:t>
        </w:r>
      </w:ins>
      <w:ins w:id="2120" w:author="PR Preview" w:date="2026-01-01T00:00:00Z">
        <w:r>
          <w:t xml:space="preserve">is orthogonal to every vector of</w:t>
        </w:r>
      </w:ins>
      <w:ins w:id="2121" w:author="PR Preview" w:date="2026-01-01T00:00:00Z">
        <w:r>
          <w:t xml:space="preserve"> </w:t>
        </w:r>
      </w:ins>
      <m:oMath>
        <m:r>
          <m:rPr>
            <m:scr m:val="script"/>
            <m:sty m:val="p"/>
          </m:rPr>
          <m:t>S</m:t>
        </m:r>
      </m:oMath>
      <w:ins w:id="2122" w:author="PR Preview" w:date="2026-01-01T00:00:00Z">
        <w:r>
          <w:t xml:space="preserve">,</w:t>
        </w:r>
      </w:ins>
      <w:ins w:id="2123" w:author="PR Preview" w:date="2026-01-01T00:00:00Z">
        <w:r>
          <w:t xml:space="preserve"> </w:t>
        </w:r>
      </w:ins>
      <m:oMath>
        <m:acc>
          <m:accPr>
            <m:chr m:val="̃"/>
          </m:accPr>
          <m:e>
            <m:r>
              <m:t>x</m:t>
            </m:r>
          </m:e>
        </m:acc>
      </m:oMath>
      <w:ins w:id="2124" w:author="PR Preview" w:date="2026-01-01T00:00:00Z">
        <w:r>
          <w:t xml:space="preserve"> </w:t>
        </w:r>
      </w:ins>
      <w:ins w:id="2125" w:author="PR Preview" w:date="2026-01-01T00:00:00Z">
        <w:r>
          <w:t xml:space="preserve">itself included,</w:t>
        </w:r>
      </w:ins>
      <w:ins w:id="2126" w:author="PR Preview" w:date="2026-01-01T00:00:00Z">
        <w:r>
          <w:t xml:space="preserve"> </w:t>
        </w:r>
      </w:ins>
      <w:ins w:id="2127" w:author="PR Preview" w:date="2026-01-01T00:00:00Z">
        <w:r>
          <w:t xml:space="preserve">so</w:t>
        </w:r>
      </w:ins>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ins w:id="2128" w:author="PR Preview" w:date="2026-01-01T00:00:00Z">
        <w:r>
          <w:t xml:space="preserve">which forces every</w:t>
        </w:r>
      </w:ins>
      <w:ins w:id="2129" w:author="PR Preview" w:date="2026-01-01T00:00:00Z">
        <w:r>
          <w:t xml:space="preserve"> </w:t>
        </w:r>
      </w:ins>
      <m:oMath>
        <m:sSub>
          <m:e>
            <m:r>
              <m:t>x</m:t>
            </m:r>
          </m:e>
          <m:sub>
            <m:r>
              <m:t>i</m:t>
            </m:r>
          </m:sub>
        </m:sSub>
        <m:r>
          <m:rPr>
            <m:sty m:val="p"/>
          </m:rPr>
          <m:t>=</m:t>
        </m:r>
        <m:r>
          <m:t>0</m:t>
        </m:r>
      </m:oMath>
      <w:ins w:id="2130" w:author="PR Preview" w:date="2026-01-01T00:00:00Z">
        <w:r>
          <w:t xml:space="preserve">.</w:t>
        </w:r>
      </w:ins>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del w:id="2131" w:author="PR Preview" w:date="2026-01-01T00:00:00Z">
        <w:r>
          <w:rPr>
            <w:b/>
            <w:bCs/>
          </w:rPr>
          <w:delText xml:space="preserve">Example 86 (Splitting a vector of</w:delText>
        </w:r>
      </w:del>
      <w:del w:id="2132" w:author="PR Preview" w:date="2026-01-01T00:00:00Z">
        <w:r>
          <w:rPr>
            <w:b/>
            <w:bCs/>
          </w:rPr>
          <w:delText xml:space="preserve"> </w:delText>
        </w:r>
      </w:del>
      <m:oMath>
        <m:sSup>
          <m:e>
            <m:r>
              <m:rPr>
                <m:scr m:val="double-struck"/>
                <m:sty m:val="p"/>
              </m:rPr>
              <m:t>R</m:t>
            </m:r>
          </m:e>
          <m:sup>
            <m:r>
              <m:t>3</m:t>
            </m:r>
          </m:sup>
        </m:sSup>
      </m:oMath>
      <w:del w:id="2133" w:author="PR Preview" w:date="2026-01-01T00:00:00Z">
        <w:r>
          <w:rPr>
            <w:b/>
            <w:bCs/>
          </w:rPr>
          <w:delText xml:space="preserve"> </w:delText>
        </w:r>
      </w:del>
      <w:del w:id="2134" w:author="PR Preview" w:date="2026-01-01T00:00:00Z">
        <w:r>
          <w:rPr>
            <w:b/>
            <w:bCs/>
          </w:rPr>
          <w:delText xml:space="preserve">along a line and its complement)</w:delText>
        </w:r>
      </w:del>
      <w:del w:id="2135" w:author="PR Preview" w:date="2026-01-01T00:00:00Z">
        <w:r>
          <w:delText xml:space="preserve"> </w:delText>
        </w:r>
      </w:del>
      <w:del w:id="2136" w:author="PR Preview" w:date="2026-01-01T00:00:00Z">
        <w:r>
          <w:delText xml:space="preserve">Let</w:delText>
        </w:r>
      </w:del>
      <w:del w:id="213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138" w:author="PR Preview" w:date="2026-01-01T00:00:00Z">
        <w:r>
          <w:delText xml:space="preserve"> </w:delText>
        </w:r>
      </w:del>
      <w:del w:id="2139" w:author="PR Preview" w:date="2026-01-01T00:00:00Z">
        <w:r>
          <w:delText xml:space="preserve">in</w:delText>
        </w:r>
      </w:del>
      <w:del w:id="2140" w:author="PR Preview" w:date="2026-01-01T00:00:00Z">
        <w:r>
          <w:delText xml:space="preserve"> </w:delText>
        </w:r>
      </w:del>
      <m:oMath>
        <m:sSup>
          <m:e>
            <m:r>
              <m:rPr>
                <m:scr m:val="double-struck"/>
                <m:sty m:val="p"/>
              </m:rPr>
              <m:t>R</m:t>
            </m:r>
          </m:e>
          <m:sup>
            <m:r>
              <m:t>3</m:t>
            </m:r>
          </m:sup>
        </m:sSup>
      </m:oMath>
      <w:del w:id="2141" w:author="PR Preview" w:date="2026-01-01T00:00:00Z">
        <w:r>
          <w:delText xml:space="preserve">.</w:delText>
        </w:r>
      </w:del>
      <w:del w:id="2142" w:author="PR Preview" w:date="2026-01-01T00:00:00Z">
        <w:r>
          <w:delText xml:space="preserve"> </w:delText>
        </w:r>
      </w:del>
      <w:del w:id="2143" w:author="PR Preview" w:date="2026-01-01T00:00:00Z">
        <w:r>
          <w:delText xml:space="preserve">A single nonzero vector is linearly independent</w:delText>
        </w:r>
      </w:del>
      <w:del w:id="2144" w:author="PR Preview" w:date="2026-01-01T00:00:00Z">
        <w:r>
          <w:delText xml:space="preserve"> </w:delText>
        </w:r>
      </w:del>
      <w:del w:id="2145" w:author="PR Preview" w:date="2026-01-01T00:00:00Z">
        <w:r>
          <w:delText xml:space="preserve">(</w:delText>
        </w:r>
      </w:del>
      <m:oMath>
        <m:r>
          <m:t>c</m:t>
        </m:r>
        <m:r>
          <m:t> </m:t>
        </m:r>
        <m:acc>
          <m:accPr>
            <m:chr m:val="̃"/>
          </m:accPr>
          <m:e>
            <m:r>
              <m:t>v</m:t>
            </m:r>
          </m:e>
        </m:acc>
        <m:r>
          <m:rPr>
            <m:sty m:val="p"/>
          </m:rPr>
          <m:t>=</m:t>
        </m:r>
        <m:acc>
          <m:accPr>
            <m:chr m:val="̃"/>
          </m:accPr>
          <m:e>
            <m:r>
              <m:t>0</m:t>
            </m:r>
          </m:e>
        </m:acc>
      </m:oMath>
      <w:del w:id="2146" w:author="PR Preview" w:date="2026-01-01T00:00:00Z">
        <w:r>
          <w:delText xml:space="preserve"> </w:delText>
        </w:r>
      </w:del>
      <w:del w:id="2147" w:author="PR Preview" w:date="2026-01-01T00:00:00Z">
        <w:r>
          <w:delText xml:space="preserve">with</w:delText>
        </w:r>
      </w:del>
      <w:del w:id="2148" w:author="PR Preview" w:date="2026-01-01T00:00:00Z">
        <w:r>
          <w:delText xml:space="preserve"> </w:delText>
        </w:r>
      </w:del>
      <m:oMath>
        <m:acc>
          <m:accPr>
            <m:chr m:val="̃"/>
          </m:accPr>
          <m:e>
            <m:r>
              <m:t>v</m:t>
            </m:r>
          </m:e>
        </m:acc>
        <m:r>
          <m:rPr>
            <m:sty m:val="p"/>
          </m:rPr>
          <m:t>≠</m:t>
        </m:r>
        <m:acc>
          <m:accPr>
            <m:chr m:val="̃"/>
          </m:accPr>
          <m:e>
            <m:r>
              <m:t>0</m:t>
            </m:r>
          </m:e>
        </m:acc>
      </m:oMath>
      <w:del w:id="2149" w:author="PR Preview" w:date="2026-01-01T00:00:00Z">
        <w:r>
          <w:delText xml:space="preserve"> </w:delText>
        </w:r>
      </w:del>
      <w:del w:id="2150" w:author="PR Preview" w:date="2026-01-01T00:00:00Z">
        <w:r>
          <w:delText xml:space="preserve">forces</w:delText>
        </w:r>
      </w:del>
      <w:del w:id="2151" w:author="PR Preview" w:date="2026-01-01T00:00:00Z">
        <w:r>
          <w:delText xml:space="preserve"> </w:delText>
        </w:r>
      </w:del>
      <m:oMath>
        <m:r>
          <m:t>c</m:t>
        </m:r>
        <m:r>
          <m:rPr>
            <m:sty m:val="p"/>
          </m:rPr>
          <m:t>=</m:t>
        </m:r>
        <m:r>
          <m:t>0</m:t>
        </m:r>
      </m:oMath>
      <w:del w:id="2152" w:author="PR Preview" w:date="2026-01-01T00:00:00Z">
        <w:r>
          <w:delText xml:space="preserve">),</w:delText>
        </w:r>
      </w:del>
      <w:del w:id="2153" w:author="PR Preview" w:date="2026-01-01T00:00:00Z">
        <w:r>
          <w:delText xml:space="preserve"> </w:delText>
        </w:r>
      </w:del>
      <w:del w:id="2154" w:author="PR Preview" w:date="2026-01-01T00:00:00Z">
        <w:r>
          <w:delText xml:space="preserve">so</w:delText>
        </w:r>
      </w:del>
      <w:del w:id="2155" w:author="PR Preview" w:date="2026-01-01T00:00:00Z">
        <w:r>
          <w:delText xml:space="preserve"> </w:delText>
        </w:r>
      </w:del>
      <m:oMath>
        <m:r>
          <m:rPr>
            <m:sty m:val="p"/>
          </m:rPr>
          <m:t>(</m:t>
        </m:r>
        <m:r>
          <m:t>1</m:t>
        </m:r>
        <m:r>
          <m:rPr>
            <m:sty m:val="p"/>
          </m:rPr>
          <m:t>,</m:t>
        </m:r>
        <m:r>
          <m:t>1</m:t>
        </m:r>
        <m:r>
          <m:rPr>
            <m:sty m:val="p"/>
          </m:rPr>
          <m:t>,</m:t>
        </m:r>
        <m:r>
          <m:t>0</m:t>
        </m:r>
        <m:r>
          <m:rPr>
            <m:sty m:val="p"/>
          </m:rPr>
          <m:t>)</m:t>
        </m:r>
      </m:oMath>
      <w:del w:id="2156" w:author="PR Preview" w:date="2026-01-01T00:00:00Z">
        <w:r>
          <w:delText xml:space="preserve"> </w:delText>
        </w:r>
      </w:del>
      <w:del w:id="2157" w:author="PR Preview" w:date="2026-01-01T00:00:00Z">
        <w:r>
          <w:delText xml:space="preserve">is a basis of</w:delText>
        </w:r>
      </w:del>
      <w:del w:id="2158" w:author="PR Preview" w:date="2026-01-01T00:00:00Z">
        <w:r>
          <w:delText xml:space="preserve"> </w:delText>
        </w:r>
      </w:del>
      <m:oMath>
        <m:r>
          <m:rPr>
            <m:scr m:val="script"/>
            <m:sty m:val="p"/>
          </m:rPr>
          <m:t>S</m:t>
        </m:r>
      </m:oMath>
      <w:del w:id="2159" w:author="PR Preview" w:date="2026-01-01T00:00:00Z">
        <w:r>
          <w:delText xml:space="preserve"> </w:delText>
        </w:r>
      </w:del>
      <w:del w:id="2160" w:author="PR Preview" w:date="2026-01-01T00:00:00Z">
        <w:r>
          <w:delText xml:space="preserve">and</w:delText>
        </w:r>
      </w:del>
      <w:del w:id="2161"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2162" w:author="PR Preview" w:date="2026-01-01T00:00:00Z">
        <w:r>
          <w:delText xml:space="preserve">.</w:delText>
        </w:r>
      </w:del>
      <w:del w:id="2163" w:author="PR Preview" w:date="2026-01-01T00:00:00Z">
        <w:r>
          <w:delText xml:space="preserve"> </w:delText>
        </w:r>
      </w:del>
      <w:del w:id="2164" w:author="PR Preview" w:date="2026-01-01T00:00:00Z">
        <w:r>
          <w:delText xml:space="preserve">A vector</w:delText>
        </w:r>
      </w:del>
      <w:del w:id="2165" w:author="PR Preview" w:date="2026-01-01T00:00:00Z">
        <w:r>
          <w:delText xml:space="preserve"> </w:delText>
        </w:r>
      </w:del>
      <m:oMath>
        <m:acc>
          <m:accPr>
            <m:chr m:val="̃"/>
          </m:accPr>
          <m:e>
            <m:r>
              <m:t>u</m:t>
            </m:r>
          </m:e>
        </m:acc>
      </m:oMath>
      <w:del w:id="2166" w:author="PR Preview" w:date="2026-01-01T00:00:00Z">
        <w:r>
          <w:delText xml:space="preserve"> </w:delText>
        </w:r>
      </w:del>
      <w:del w:id="2167" w:author="PR Preview" w:date="2026-01-01T00:00:00Z">
        <w:r>
          <w:delText xml:space="preserve">is in</w:delText>
        </w:r>
      </w:del>
      <w:del w:id="2168" w:author="PR Preview" w:date="2026-01-01T00:00:00Z">
        <w:r>
          <w:delText xml:space="preserve"> </w:delText>
        </w:r>
      </w:del>
      <m:oMath>
        <m:sSup>
          <m:e>
            <m:r>
              <m:rPr>
                <m:scr m:val="script"/>
                <m:sty m:val="p"/>
              </m:rPr>
              <m:t>S</m:t>
            </m:r>
          </m:e>
          <m:sup>
            <m:r>
              <m:rPr>
                <m:sty m:val="p"/>
              </m:rPr>
              <m:t>⟂</m:t>
            </m:r>
          </m:sup>
        </m:sSup>
      </m:oMath>
      <w:del w:id="2169" w:author="PR Preview" w:date="2026-01-01T00:00:00Z">
        <w:r>
          <w:delText xml:space="preserve"> </w:delText>
        </w:r>
      </w:del>
      <w:del w:id="2170" w:author="PR Preview" w:date="2026-01-01T00:00:00Z">
        <w:r>
          <w:delText xml:space="preserve">exactly when</w:delText>
        </w:r>
      </w:del>
      <w:del w:id="2171"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2172" w:author="PR Preview" w:date="2026-01-01T00:00:00Z">
        <w:r>
          <w:delText xml:space="preserve">:</w:delText>
        </w:r>
      </w:del>
      <w:del w:id="2173" w:author="PR Preview" w:date="2026-01-01T00:00:00Z">
        <w:r>
          <w:delText xml:space="preserve"> </w:delText>
        </w:r>
      </w:del>
      <w:del w:id="2174" w:author="PR Preview" w:date="2026-01-01T00:00:00Z">
        <w:r>
          <w:delText xml:space="preserve">that condition says</w:delText>
        </w:r>
      </w:del>
      <w:del w:id="2175"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del w:id="2176" w:author="PR Preview" w:date="2026-01-01T00:00:00Z">
        <w:r>
          <w:delText xml:space="preserve">,</w:delText>
        </w:r>
      </w:del>
      <w:del w:id="2177" w:author="PR Preview" w:date="2026-01-01T00:00:00Z">
        <w:r>
          <w:delText xml:space="preserve"> </w:delText>
        </w:r>
      </w:del>
      <w:del w:id="2178" w:author="PR Preview" w:date="2026-01-01T00:00:00Z">
        <w:r>
          <w:delText xml:space="preserve">and then</w:delText>
        </w:r>
      </w:del>
      <w:del w:id="2179" w:author="PR Preview" w:date="2026-01-01T00:00:00Z">
        <w:r>
          <w:delText xml:space="preserve"> </w:delText>
        </w:r>
      </w:del>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del w:id="2180" w:author="PR Preview" w:date="2026-01-01T00:00:00Z">
        <w:r>
          <w:delText xml:space="preserve"> </w:delText>
        </w:r>
      </w:del>
      <w:del w:id="2181" w:author="PR Preview" w:date="2026-01-01T00:00:00Z">
        <w:r>
          <w:delText xml:space="preserve">for every</w:delText>
        </w:r>
      </w:del>
      <w:del w:id="2182" w:author="PR Preview" w:date="2026-01-01T00:00:00Z">
        <w:r>
          <w:delText xml:space="preserve"> </w:delText>
        </w:r>
      </w:del>
      <m:oMath>
        <m:r>
          <m:t>c</m:t>
        </m:r>
      </m:oMath>
      <w:del w:id="2183" w:author="PR Preview" w:date="2026-01-01T00:00:00Z">
        <w:r>
          <w:delText xml:space="preserve">.</w:delText>
        </w:r>
      </w:del>
      <w:del w:id="2184" w:author="PR Preview" w:date="2026-01-01T00:00:00Z">
        <w:r>
          <w:delText xml:space="preserve"> </w:delText>
        </w:r>
      </w:del>
      <w:del w:id="2185" w:author="PR Preview" w:date="2026-01-01T00:00:00Z">
        <w:r>
          <w:delText xml:space="preserve">So</w:delText>
        </w:r>
      </w:del>
      <w:del w:id="2186" w:author="PR Preview" w:date="2026-01-01T00:00:00Z">
        <w:r>
          <w:delText xml:space="preserve"> </w:delText>
        </w:r>
      </w:del>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2187" w:author="PR Preview" w:date="2026-01-01T00:00:00Z">
        <w:r>
          <w:delText xml:space="preserve">.</w:delText>
        </w:r>
      </w:del>
      <w:del w:id="2188" w:author="PR Preview" w:date="2026-01-01T00:00:00Z">
        <w:r>
          <w:delText xml:space="preserve"> </w:delText>
        </w:r>
      </w:del>
      <w:del w:id="2189" w:author="PR Preview" w:date="2026-01-01T00:00:00Z">
        <w:r>
          <w:delText xml:space="preserve">Those two vectors are linearly independent,</w:delText>
        </w:r>
      </w:del>
      <w:del w:id="2190" w:author="PR Preview" w:date="2026-01-01T00:00:00Z">
        <w:r>
          <w:delText xml:space="preserve"> </w:delText>
        </w:r>
      </w:del>
      <w:del w:id="2191" w:author="PR Preview" w:date="2026-01-01T00:00:00Z">
        <w:r>
          <w:delText xml:space="preserve">because</w:delText>
        </w:r>
      </w:del>
      <w:del w:id="2192" w:author="PR Preview" w:date="2026-01-01T00:00:00Z">
        <w:r>
          <w:delText xml:space="preserve"> </w:delText>
        </w:r>
      </w:del>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del w:id="2193" w:author="PR Preview" w:date="2026-01-01T00:00:00Z">
        <w:r>
          <w:delText xml:space="preserve"> </w:delText>
        </w:r>
      </w:del>
      <w:del w:id="2194" w:author="PR Preview" w:date="2026-01-01T00:00:00Z">
        <w:r>
          <w:delText xml:space="preserve">is</w:delText>
        </w:r>
      </w:del>
      <w:del w:id="2195" w:author="PR Preview" w:date="2026-01-01T00:00:00Z">
        <w:r>
          <w:delText xml:space="preserve"> </w:delText>
        </w:r>
      </w:del>
      <m:oMath>
        <m:acc>
          <m:accPr>
            <m:chr m:val="̃"/>
          </m:accPr>
          <m:e>
            <m:r>
              <m:t>0</m:t>
            </m:r>
          </m:e>
        </m:acc>
      </m:oMath>
      <w:del w:id="2196" w:author="PR Preview" w:date="2026-01-01T00:00:00Z">
        <w:r>
          <w:delText xml:space="preserve"> </w:delText>
        </w:r>
      </w:del>
      <w:del w:id="2197" w:author="PR Preview" w:date="2026-01-01T00:00:00Z">
        <w:r>
          <w:delText xml:space="preserve">only if</w:delText>
        </w:r>
      </w:del>
      <w:del w:id="2198" w:author="PR Preview" w:date="2026-01-01T00:00:00Z">
        <w:r>
          <w:delText xml:space="preserve"> </w:delText>
        </w:r>
      </w:del>
      <m:oMath>
        <m:r>
          <m:t>a</m:t>
        </m:r>
        <m:r>
          <m:rPr>
            <m:sty m:val="p"/>
          </m:rPr>
          <m:t>=</m:t>
        </m:r>
        <m:r>
          <m:t>c</m:t>
        </m:r>
        <m:r>
          <m:rPr>
            <m:sty m:val="p"/>
          </m:rPr>
          <m:t>=</m:t>
        </m:r>
        <m:r>
          <m:t>0</m:t>
        </m:r>
      </m:oMath>
      <w:del w:id="2199" w:author="PR Preview" w:date="2026-01-01T00:00:00Z">
        <w:r>
          <w:delText xml:space="preserve">,</w:delText>
        </w:r>
      </w:del>
      <w:del w:id="2200" w:author="PR Preview" w:date="2026-01-01T00:00:00Z">
        <w:r>
          <w:delText xml:space="preserve"> </w:delText>
        </w:r>
      </w:del>
      <w:del w:id="2201" w:author="PR Preview" w:date="2026-01-01T00:00:00Z">
        <w:r>
          <w:delText xml:space="preserve">so</w:delText>
        </w:r>
      </w:del>
      <w:del w:id="2202" w:author="PR Preview" w:date="2026-01-01T00:00:00Z">
        <w:r>
          <w:delText xml:space="preserve"> </w:delText>
        </w:r>
      </w:del>
      <m:oMath>
        <m:r>
          <m:rPr>
            <m:sty m:val="p"/>
          </m:rPr>
          <m:t>dim</m:t>
        </m:r>
        <m:r>
          <m:rPr>
            <m:sty m:val="p"/>
          </m:rPr>
          <m:t>(</m:t>
        </m:r>
        <m:sSup>
          <m:e>
            <m:r>
              <m:rPr>
                <m:scr m:val="script"/>
                <m:sty m:val="p"/>
              </m:rPr>
              <m:t>S</m:t>
            </m:r>
          </m:e>
          <m:sup>
            <m:r>
              <m:rPr>
                <m:sty m:val="p"/>
              </m:rPr>
              <m:t>⟂</m:t>
            </m:r>
          </m:sup>
        </m:sSup>
        <m:r>
          <m:rPr>
            <m:sty m:val="p"/>
          </m:rPr>
          <m:t>)</m:t>
        </m:r>
        <m:r>
          <m:rPr>
            <m:sty m:val="p"/>
          </m:rPr>
          <m:t>=</m:t>
        </m:r>
        <m:r>
          <m:t>2</m:t>
        </m:r>
      </m:oMath>
      <w:del w:id="2203" w:author="PR Preview" w:date="2026-01-01T00:00:00Z">
        <w:r>
          <w:delText xml:space="preserve">, and</w:delText>
        </w:r>
      </w:del>
      <w:del w:id="2204" w:author="PR Preview" w:date="2026-01-01T00:00:00Z">
        <w:r>
          <w:delText xml:space="preserve"> </w:delText>
        </w:r>
      </w:del>
      <m:oMath>
        <m:r>
          <m:t>1</m:t>
        </m:r>
        <m:r>
          <m:rPr>
            <m:sty m:val="p"/>
          </m:rPr>
          <m:t>+</m:t>
        </m:r>
        <m:r>
          <m:t>2</m:t>
        </m:r>
        <m:r>
          <m:rPr>
            <m:sty m:val="p"/>
          </m:rPr>
          <m:t>=</m:t>
        </m:r>
        <m:r>
          <m:t>3</m:t>
        </m:r>
      </m:oMath>
      <w:del w:id="2205" w:author="PR Preview" w:date="2026-01-01T00:00:00Z">
        <w:r>
          <w:delText xml:space="preserve">, as part 2 says.</w:delText>
        </w:r>
      </w:del>
    </w:p>
    <w:p>
      <w:pPr>
        <w:pStyle w:val="BodyText"/>
      </w:pPr>
      <w:del w:id="2206" w:author="PR Preview" w:date="2026-01-01T00:00:00Z">
        <w:r>
          <w:delText xml:space="preserve">To split</w:delText>
        </w:r>
      </w:del>
      <w:del w:id="2207"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2208" w:author="PR Preview" w:date="2026-01-01T00:00:00Z">
        <w:r>
          <w:delText xml:space="preserve">,</w:delText>
        </w:r>
      </w:del>
      <w:del w:id="2209" w:author="PR Preview" w:date="2026-01-01T00:00:00Z">
        <w:r>
          <w:delText xml:space="preserve"> </w:delText>
        </w:r>
      </w:del>
      <w:del w:id="2210" w:author="PR Preview" w:date="2026-01-01T00:00:00Z">
        <w:r>
          <w:delText xml:space="preserve">look for</w:delText>
        </w:r>
      </w:del>
      <w:del w:id="2211" w:author="PR Preview" w:date="2026-01-01T00:00:00Z">
        <w:r>
          <w:delText xml:space="preserve"> </w:delText>
        </w:r>
      </w:del>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del w:id="2212" w:author="PR Preview" w:date="2026-01-01T00:00:00Z">
        <w:r>
          <w:delText xml:space="preserve"> </w:delText>
        </w:r>
      </w:del>
      <w:del w:id="2213" w:author="PR Preview" w:date="2026-01-01T00:00:00Z">
        <w:r>
          <w:delText xml:space="preserve">with</w:delText>
        </w:r>
      </w:del>
      <w:del w:id="2214" w:author="PR Preview" w:date="2026-01-01T00:00:00Z">
        <w:r>
          <w:delText xml:space="preserve"> </w:delText>
        </w:r>
      </w:del>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del w:id="2215" w:author="PR Preview" w:date="2026-01-01T00:00:00Z">
        <w:r>
          <w:delText xml:space="preserve"> </w:delText>
        </w:r>
      </w:del>
      <w:del w:id="2216" w:author="PR Preview" w:date="2026-01-01T00:00:00Z">
        <w:r>
          <w:delText xml:space="preserve">in</w:delText>
        </w:r>
      </w:del>
      <w:del w:id="2217" w:author="PR Preview" w:date="2026-01-01T00:00:00Z">
        <w:r>
          <w:delText xml:space="preserve"> </w:delText>
        </w:r>
      </w:del>
      <m:oMath>
        <m:sSup>
          <m:e>
            <m:r>
              <m:rPr>
                <m:scr m:val="script"/>
                <m:sty m:val="p"/>
              </m:rPr>
              <m:t>S</m:t>
            </m:r>
          </m:e>
          <m:sup>
            <m:r>
              <m:rPr>
                <m:sty m:val="p"/>
              </m:rPr>
              <m:t>⟂</m:t>
            </m:r>
          </m:sup>
        </m:sSup>
      </m:oMath>
      <w:del w:id="2218" w:author="PR Preview" w:date="2026-01-01T00:00:00Z">
        <w:r>
          <w:delText xml:space="preserve">:</w:delText>
        </w:r>
      </w:del>
      <w:del w:id="2219" w:author="PR Preview" w:date="2026-01-01T00:00:00Z">
        <w:r>
          <w:delText xml:space="preserve"> </w:delText>
        </w:r>
      </w:del>
      <w:del w:id="2220" w:author="PR Preview" w:date="2026-01-01T00:00:00Z">
        <w:r>
          <w:delText xml:space="preserve">that membership needs</w:delText>
        </w:r>
      </w:del>
      <w:del w:id="2221" w:author="PR Preview" w:date="2026-01-01T00:00:00Z">
        <w:r>
          <w:delText xml:space="preserve"> </w:delText>
        </w:r>
      </w:del>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del w:id="2222" w:author="PR Preview" w:date="2026-01-01T00:00:00Z">
        <w:r>
          <w:delText xml:space="preserve">, so</w:delText>
        </w:r>
      </w:del>
      <w:del w:id="2223" w:author="PR Preview" w:date="2026-01-01T00:00:00Z">
        <w:r>
          <w:delText xml:space="preserve"> </w:delText>
        </w:r>
      </w:del>
      <m:oMath>
        <m:r>
          <m:t>t</m:t>
        </m:r>
        <m:r>
          <m:rPr>
            <m:sty m:val="p"/>
          </m:rPr>
          <m:t>=</m:t>
        </m:r>
        <m:r>
          <m:t>2</m:t>
        </m:r>
      </m:oMath>
      <w:del w:id="2224" w:author="PR Preview" w:date="2026-01-01T00:00:00Z">
        <w:r>
          <w:delText xml:space="preserve">.</w:delText>
        </w:r>
      </w:del>
      <w:del w:id="2225" w:author="PR Preview" w:date="2026-01-01T00:00:00Z">
        <w:r>
          <w:delText xml:space="preserve"> </w:delText>
        </w:r>
      </w:del>
      <w:del w:id="2226" w:author="PR Preview" w:date="2026-01-01T00:00:00Z">
        <w:r>
          <w:delText xml:space="preserve">Then</w:delText>
        </w:r>
      </w:del>
      <w:del w:id="2227" w:author="PR Preview" w:date="2026-01-01T00:00:00Z">
        <w:r>
          <w:delText xml:space="preserve"> </w:delText>
        </w:r>
      </w:del>
      <m:oMath>
        <m:acc>
          <m:accPr>
            <m:chr m:val="̃"/>
          </m:accPr>
          <m:e>
            <m:r>
              <m:t>u</m:t>
            </m:r>
          </m:e>
        </m:acc>
        <m:r>
          <m:rPr>
            <m:sty m:val="p"/>
          </m:rPr>
          <m:t>=</m:t>
        </m:r>
        <m:r>
          <m:rPr>
            <m:sty m:val="p"/>
          </m:rPr>
          <m:t>(</m:t>
        </m:r>
        <m:r>
          <m:t>2</m:t>
        </m:r>
        <m:r>
          <m:rPr>
            <m:sty m:val="p"/>
          </m:rPr>
          <m:t>,</m:t>
        </m:r>
        <m:r>
          <m:t>2</m:t>
        </m:r>
        <m:r>
          <m:rPr>
            <m:sty m:val="p"/>
          </m:rPr>
          <m:t>,</m:t>
        </m:r>
        <m:r>
          <m:t>0</m:t>
        </m:r>
        <m:r>
          <m:rPr>
            <m:sty m:val="p"/>
          </m:rPr>
          <m:t>)</m:t>
        </m:r>
      </m:oMath>
      <w:del w:id="2228" w:author="PR Preview" w:date="2026-01-01T00:00:00Z">
        <w:r>
          <w:delText xml:space="preserve"> </w:delText>
        </w:r>
      </w:del>
      <w:del w:id="2229" w:author="PR Preview" w:date="2026-01-01T00:00:00Z">
        <w:r>
          <w:delText xml:space="preserve">and</w:delText>
        </w:r>
      </w:del>
      <w:del w:id="2230" w:author="PR Preview" w:date="2026-01-01T00:00:00Z">
        <w:r>
          <w:delText xml:space="preserve"> </w:delText>
        </w:r>
      </w:del>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del w:id="2231" w:author="PR Preview" w:date="2026-01-01T00:00:00Z">
        <w:r>
          <w:delText xml:space="preserve">,</w:delText>
        </w:r>
      </w:del>
      <w:del w:id="2232" w:author="PR Preview" w:date="2026-01-01T00:00:00Z">
        <w:r>
          <w:delText xml:space="preserve"> </w:delText>
        </w:r>
      </w:del>
      <w:del w:id="2233" w:author="PR Preview" w:date="2026-01-01T00:00:00Z">
        <w:r>
          <w:delText xml:space="preserve">with</w:delText>
        </w:r>
      </w:del>
      <w:del w:id="2234" w:author="PR Preview" w:date="2026-01-01T00:00:00Z">
        <w:r>
          <w:delText xml:space="preserve"> </w:delText>
        </w:r>
      </w:del>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del w:id="2235" w:author="PR Preview" w:date="2026-01-01T00:00:00Z">
        <w:r>
          <w:delText xml:space="preserve"> </w:delText>
        </w:r>
      </w:del>
      <w:del w:id="2236" w:author="PR Preview" w:date="2026-01-01T00:00:00Z">
        <w:r>
          <w:delText xml:space="preserve">and</w:delText>
        </w:r>
      </w:del>
      <w:del w:id="2237"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del w:id="2238" w:author="PR Preview" w:date="2026-01-01T00:00:00Z">
        <w:r>
          <w:delText xml:space="preserve">.</w:delText>
        </w:r>
      </w:del>
    </w:p>
    <w:p>
      <w:pPr>
        <w:pStyle w:val="BodyText"/>
      </w:pPr>
      <w:ins w:id="2239" w:author="PR Preview" w:date="2026-01-01T00:00:00Z">
        <w:r>
          <w:rPr>
            <w:b/>
            <w:bCs/>
          </w:rPr>
          <w:t xml:space="preserve">Example 86 (Splitting a vector of</w:t>
        </w:r>
      </w:ins>
      <w:ins w:id="2240" w:author="PR Preview" w:date="2026-01-01T00:00:00Z">
        <w:r>
          <w:rPr>
            <w:b/>
            <w:bCs/>
          </w:rPr>
          <w:t xml:space="preserve"> </w:t>
        </w:r>
      </w:ins>
      <m:oMath>
        <m:sSup>
          <m:e>
            <m:r>
              <m:rPr>
                <m:scr m:val="double-struck"/>
                <m:sty m:val="p"/>
              </m:rPr>
              <m:t>R</m:t>
            </m:r>
          </m:e>
          <m:sup>
            <m:r>
              <m:t>3</m:t>
            </m:r>
          </m:sup>
        </m:sSup>
      </m:oMath>
      <w:ins w:id="2241" w:author="PR Preview" w:date="2026-01-01T00:00:00Z">
        <w:r>
          <w:rPr>
            <w:b/>
            <w:bCs/>
          </w:rPr>
          <w:t xml:space="preserve"> </w:t>
        </w:r>
      </w:ins>
      <w:ins w:id="2242" w:author="PR Preview" w:date="2026-01-01T00:00:00Z">
        <w:r>
          <w:rPr>
            <w:b/>
            <w:bCs/>
          </w:rPr>
          <w:t xml:space="preserve">along a line and its complement)</w:t>
        </w:r>
      </w:ins>
      <w:ins w:id="2243" w:author="PR Preview" w:date="2026-01-01T00:00:00Z">
        <w:r>
          <w:t xml:space="preserve"> </w:t>
        </w:r>
      </w:ins>
      <w:ins w:id="2244" w:author="PR Preview" w:date="2026-01-01T00:00:00Z">
        <w:r>
          <w:t xml:space="preserve">Let</w:t>
        </w:r>
      </w:ins>
      <w:ins w:id="224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246" w:author="PR Preview" w:date="2026-01-01T00:00:00Z">
        <w:r>
          <w:t xml:space="preserve"> </w:t>
        </w:r>
      </w:ins>
      <w:ins w:id="2247" w:author="PR Preview" w:date="2026-01-01T00:00:00Z">
        <w:r>
          <w:t xml:space="preserve">in</w:t>
        </w:r>
      </w:ins>
      <w:ins w:id="2248" w:author="PR Preview" w:date="2026-01-01T00:00:00Z">
        <w:r>
          <w:t xml:space="preserve"> </w:t>
        </w:r>
      </w:ins>
      <m:oMath>
        <m:sSup>
          <m:e>
            <m:r>
              <m:rPr>
                <m:scr m:val="double-struck"/>
                <m:sty m:val="p"/>
              </m:rPr>
              <m:t>R</m:t>
            </m:r>
          </m:e>
          <m:sup>
            <m:r>
              <m:t>3</m:t>
            </m:r>
          </m:sup>
        </m:sSup>
      </m:oMath>
      <w:ins w:id="2249" w:author="PR Preview" w:date="2026-01-01T00:00:00Z">
        <w:r>
          <w:t xml:space="preserve">.</w:t>
        </w:r>
      </w:ins>
      <w:ins w:id="2250" w:author="PR Preview" w:date="2026-01-01T00:00:00Z">
        <w:r>
          <w:t xml:space="preserve"> </w:t>
        </w:r>
      </w:ins>
      <w:ins w:id="2251" w:author="PR Preview" w:date="2026-01-01T00:00:00Z">
        <w:r>
          <w:t xml:space="preserve">A single nonzero vector is linearly independent</w:t>
        </w:r>
      </w:ins>
      <w:ins w:id="2252" w:author="PR Preview" w:date="2026-01-01T00:00:00Z">
        <w:r>
          <w:t xml:space="preserve"> </w:t>
        </w:r>
      </w:ins>
      <w:ins w:id="2253" w:author="PR Preview" w:date="2026-01-01T00:00:00Z">
        <w:r>
          <w:t xml:space="preserve">(</w:t>
        </w:r>
      </w:ins>
      <m:oMath>
        <m:r>
          <m:t>c</m:t>
        </m:r>
        <m:r>
          <m:t> </m:t>
        </m:r>
        <m:acc>
          <m:accPr>
            <m:chr m:val="̃"/>
          </m:accPr>
          <m:e>
            <m:r>
              <m:t>v</m:t>
            </m:r>
          </m:e>
        </m:acc>
        <m:r>
          <m:rPr>
            <m:sty m:val="p"/>
          </m:rPr>
          <m:t>=</m:t>
        </m:r>
        <m:acc>
          <m:accPr>
            <m:chr m:val="̃"/>
          </m:accPr>
          <m:e>
            <m:r>
              <m:t>0</m:t>
            </m:r>
          </m:e>
        </m:acc>
      </m:oMath>
      <w:ins w:id="2254" w:author="PR Preview" w:date="2026-01-01T00:00:00Z">
        <w:r>
          <w:t xml:space="preserve"> </w:t>
        </w:r>
      </w:ins>
      <w:ins w:id="2255" w:author="PR Preview" w:date="2026-01-01T00:00:00Z">
        <w:r>
          <w:t xml:space="preserve">with</w:t>
        </w:r>
      </w:ins>
      <w:ins w:id="2256" w:author="PR Preview" w:date="2026-01-01T00:00:00Z">
        <w:r>
          <w:t xml:space="preserve"> </w:t>
        </w:r>
      </w:ins>
      <m:oMath>
        <m:acc>
          <m:accPr>
            <m:chr m:val="̃"/>
          </m:accPr>
          <m:e>
            <m:r>
              <m:t>v</m:t>
            </m:r>
          </m:e>
        </m:acc>
        <m:r>
          <m:rPr>
            <m:sty m:val="p"/>
          </m:rPr>
          <m:t>≠</m:t>
        </m:r>
        <m:acc>
          <m:accPr>
            <m:chr m:val="̃"/>
          </m:accPr>
          <m:e>
            <m:r>
              <m:t>0</m:t>
            </m:r>
          </m:e>
        </m:acc>
      </m:oMath>
      <w:ins w:id="2257" w:author="PR Preview" w:date="2026-01-01T00:00:00Z">
        <w:r>
          <w:t xml:space="preserve"> </w:t>
        </w:r>
      </w:ins>
      <w:ins w:id="2258" w:author="PR Preview" w:date="2026-01-01T00:00:00Z">
        <w:r>
          <w:t xml:space="preserve">forces</w:t>
        </w:r>
      </w:ins>
      <w:ins w:id="2259" w:author="PR Preview" w:date="2026-01-01T00:00:00Z">
        <w:r>
          <w:t xml:space="preserve"> </w:t>
        </w:r>
      </w:ins>
      <m:oMath>
        <m:r>
          <m:t>c</m:t>
        </m:r>
        <m:r>
          <m:rPr>
            <m:sty m:val="p"/>
          </m:rPr>
          <m:t>=</m:t>
        </m:r>
        <m:r>
          <m:t>0</m:t>
        </m:r>
      </m:oMath>
      <w:ins w:id="2260" w:author="PR Preview" w:date="2026-01-01T00:00:00Z">
        <w:r>
          <w:t xml:space="preserve">),</w:t>
        </w:r>
      </w:ins>
      <w:ins w:id="2261" w:author="PR Preview" w:date="2026-01-01T00:00:00Z">
        <w:r>
          <w:t xml:space="preserve"> </w:t>
        </w:r>
      </w:ins>
      <w:ins w:id="2262" w:author="PR Preview" w:date="2026-01-01T00:00:00Z">
        <w:r>
          <w:t xml:space="preserve">so</w:t>
        </w:r>
      </w:ins>
      <w:ins w:id="2263" w:author="PR Preview" w:date="2026-01-01T00:00:00Z">
        <w:r>
          <w:t xml:space="preserve"> </w:t>
        </w:r>
      </w:ins>
      <m:oMath>
        <m:r>
          <m:rPr>
            <m:sty m:val="p"/>
          </m:rPr>
          <m:t>(</m:t>
        </m:r>
        <m:r>
          <m:t>1</m:t>
        </m:r>
        <m:r>
          <m:rPr>
            <m:sty m:val="p"/>
          </m:rPr>
          <m:t>,</m:t>
        </m:r>
        <m:r>
          <m:t>1</m:t>
        </m:r>
        <m:r>
          <m:rPr>
            <m:sty m:val="p"/>
          </m:rPr>
          <m:t>,</m:t>
        </m:r>
        <m:r>
          <m:t>0</m:t>
        </m:r>
        <m:r>
          <m:rPr>
            <m:sty m:val="p"/>
          </m:rPr>
          <m:t>)</m:t>
        </m:r>
      </m:oMath>
      <w:ins w:id="2264" w:author="PR Preview" w:date="2026-01-01T00:00:00Z">
        <w:r>
          <w:t xml:space="preserve"> </w:t>
        </w:r>
      </w:ins>
      <w:ins w:id="2265" w:author="PR Preview" w:date="2026-01-01T00:00:00Z">
        <w:r>
          <w:t xml:space="preserve">is a basis of</w:t>
        </w:r>
      </w:ins>
      <w:ins w:id="2266" w:author="PR Preview" w:date="2026-01-01T00:00:00Z">
        <w:r>
          <w:t xml:space="preserve"> </w:t>
        </w:r>
      </w:ins>
      <m:oMath>
        <m:r>
          <m:rPr>
            <m:scr m:val="script"/>
            <m:sty m:val="p"/>
          </m:rPr>
          <m:t>S</m:t>
        </m:r>
      </m:oMath>
      <w:ins w:id="2267" w:author="PR Preview" w:date="2026-01-01T00:00:00Z">
        <w:r>
          <w:t xml:space="preserve"> </w:t>
        </w:r>
      </w:ins>
      <w:ins w:id="2268" w:author="PR Preview" w:date="2026-01-01T00:00:00Z">
        <w:r>
          <w:t xml:space="preserve">and</w:t>
        </w:r>
      </w:ins>
      <w:ins w:id="2269"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2270" w:author="PR Preview" w:date="2026-01-01T00:00:00Z">
        <w:r>
          <w:t xml:space="preserve">.</w:t>
        </w:r>
      </w:ins>
      <w:ins w:id="2271" w:author="PR Preview" w:date="2026-01-01T00:00:00Z">
        <w:r>
          <w:t xml:space="preserve"> </w:t>
        </w:r>
      </w:ins>
      <w:ins w:id="2272" w:author="PR Preview" w:date="2026-01-01T00:00:00Z">
        <w:r>
          <w:t xml:space="preserve">A vector</w:t>
        </w:r>
      </w:ins>
      <w:ins w:id="2273" w:author="PR Preview" w:date="2026-01-01T00:00:00Z">
        <w:r>
          <w:t xml:space="preserve"> </w:t>
        </w:r>
      </w:ins>
      <m:oMath>
        <m:acc>
          <m:accPr>
            <m:chr m:val="̃"/>
          </m:accPr>
          <m:e>
            <m:r>
              <m:t>u</m:t>
            </m:r>
          </m:e>
        </m:acc>
      </m:oMath>
      <w:ins w:id="2274" w:author="PR Preview" w:date="2026-01-01T00:00:00Z">
        <w:r>
          <w:t xml:space="preserve"> </w:t>
        </w:r>
      </w:ins>
      <w:ins w:id="2275" w:author="PR Preview" w:date="2026-01-01T00:00:00Z">
        <w:r>
          <w:t xml:space="preserve">is in</w:t>
        </w:r>
      </w:ins>
      <w:ins w:id="2276" w:author="PR Preview" w:date="2026-01-01T00:00:00Z">
        <w:r>
          <w:t xml:space="preserve"> </w:t>
        </w:r>
      </w:ins>
      <m:oMath>
        <m:sSup>
          <m:e>
            <m:r>
              <m:rPr>
                <m:scr m:val="script"/>
                <m:sty m:val="p"/>
              </m:rPr>
              <m:t>S</m:t>
            </m:r>
          </m:e>
          <m:sup>
            <m:r>
              <m:rPr>
                <m:sty m:val="p"/>
              </m:rPr>
              <m:t>⟂</m:t>
            </m:r>
          </m:sup>
        </m:sSup>
      </m:oMath>
      <w:ins w:id="2277" w:author="PR Preview" w:date="2026-01-01T00:00:00Z">
        <w:r>
          <w:t xml:space="preserve"> </w:t>
        </w:r>
      </w:ins>
      <w:ins w:id="2278" w:author="PR Preview" w:date="2026-01-01T00:00:00Z">
        <w:r>
          <w:t xml:space="preserve">exactly when</w:t>
        </w:r>
      </w:ins>
      <w:ins w:id="2279" w:author="PR Preview" w:date="2026-01-01T00:00:00Z">
        <w:r>
          <w:t xml:space="preserve"> </w:t>
        </w:r>
      </w:ins>
      <m:oMath>
        <m:sSub>
          <m:e>
            <m:r>
              <m:t>u</m:t>
            </m:r>
          </m:e>
          <m:sub>
            <m:r>
              <m:t>1</m:t>
            </m:r>
          </m:sub>
        </m:sSub>
        <m:r>
          <m:rPr>
            <m:sty m:val="p"/>
          </m:rPr>
          <m:t>+</m:t>
        </m:r>
        <m:sSub>
          <m:e>
            <m:r>
              <m:t>u</m:t>
            </m:r>
          </m:e>
          <m:sub>
            <m:r>
              <m:t>2</m:t>
            </m:r>
          </m:sub>
        </m:sSub>
        <m:r>
          <m:rPr>
            <m:sty m:val="p"/>
          </m:rPr>
          <m:t>=</m:t>
        </m:r>
        <m:r>
          <m:t>0</m:t>
        </m:r>
      </m:oMath>
      <w:ins w:id="2280" w:author="PR Preview" w:date="2026-01-01T00:00:00Z">
        <w:r>
          <w:t xml:space="preserve">:</w:t>
        </w:r>
      </w:ins>
      <w:ins w:id="2281" w:author="PR Preview" w:date="2026-01-01T00:00:00Z">
        <w:r>
          <w:t xml:space="preserve"> </w:t>
        </w:r>
      </w:ins>
      <w:ins w:id="2282" w:author="PR Preview" w:date="2026-01-01T00:00:00Z">
        <w:r>
          <w:t xml:space="preserve">that condition says</w:t>
        </w:r>
      </w:ins>
      <w:ins w:id="2283" w:author="PR Preview" w:date="2026-01-01T00:00:00Z">
        <w:r>
          <w:t xml:space="preserve"> </w:t>
        </w:r>
      </w:ins>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ins w:id="2284" w:author="PR Preview" w:date="2026-01-01T00:00:00Z">
        <w:r>
          <w:t xml:space="preserve">,</w:t>
        </w:r>
      </w:ins>
      <w:ins w:id="2285" w:author="PR Preview" w:date="2026-01-01T00:00:00Z">
        <w:r>
          <w:t xml:space="preserve"> </w:t>
        </w:r>
      </w:ins>
      <w:ins w:id="2286" w:author="PR Preview" w:date="2026-01-01T00:00:00Z">
        <w:r>
          <w:t xml:space="preserve">and then</w:t>
        </w:r>
      </w:ins>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ins w:id="2287" w:author="PR Preview" w:date="2026-01-01T00:00:00Z">
        <w:r>
          <w:t xml:space="preserve">for every</w:t>
        </w:r>
      </w:ins>
      <w:ins w:id="2288" w:author="PR Preview" w:date="2026-01-01T00:00:00Z">
        <w:r>
          <w:t xml:space="preserve"> </w:t>
        </w:r>
      </w:ins>
      <m:oMath>
        <m:r>
          <m:t>c</m:t>
        </m:r>
      </m:oMath>
      <w:ins w:id="2289" w:author="PR Preview" w:date="2026-01-01T00:00:00Z">
        <w:r>
          <w:t xml:space="preserve">.</w:t>
        </w:r>
      </w:ins>
      <w:ins w:id="2290" w:author="PR Preview" w:date="2026-01-01T00:00:00Z">
        <w:r>
          <w:t xml:space="preserve"> </w:t>
        </w:r>
      </w:ins>
      <w:ins w:id="2291" w:author="PR Preview" w:date="2026-01-01T00:00:00Z">
        <w:r>
          <w:t xml:space="preserve">So</w:t>
        </w:r>
      </w:ins>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ins w:id="2292" w:author="PR Preview" w:date="2026-01-01T00:00:00Z">
        <w:r>
          <w:t xml:space="preserve">Those two vectors are linearly independent,</w:t>
        </w:r>
      </w:ins>
      <w:ins w:id="2293" w:author="PR Preview" w:date="2026-01-01T00:00:00Z">
        <w:r>
          <w:t xml:space="preserve"> </w:t>
        </w:r>
      </w:ins>
      <w:ins w:id="2294" w:author="PR Preview" w:date="2026-01-01T00:00:00Z">
        <w:r>
          <w:t xml:space="preserve">because</w:t>
        </w:r>
      </w:ins>
      <w:ins w:id="2295" w:author="PR Preview" w:date="2026-01-01T00:00:00Z">
        <w:r>
          <w:t xml:space="preserve"> </w:t>
        </w:r>
      </w:ins>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ins w:id="2296" w:author="PR Preview" w:date="2026-01-01T00:00:00Z">
        <w:r>
          <w:t xml:space="preserve"> </w:t>
        </w:r>
      </w:ins>
      <w:ins w:id="2297" w:author="PR Preview" w:date="2026-01-01T00:00:00Z">
        <w:r>
          <w:t xml:space="preserve">is</w:t>
        </w:r>
      </w:ins>
      <w:ins w:id="2298" w:author="PR Preview" w:date="2026-01-01T00:00:00Z">
        <w:r>
          <w:t xml:space="preserve"> </w:t>
        </w:r>
      </w:ins>
      <m:oMath>
        <m:acc>
          <m:accPr>
            <m:chr m:val="̃"/>
          </m:accPr>
          <m:e>
            <m:r>
              <m:t>0</m:t>
            </m:r>
          </m:e>
        </m:acc>
      </m:oMath>
      <w:ins w:id="2299" w:author="PR Preview" w:date="2026-01-01T00:00:00Z">
        <w:r>
          <w:t xml:space="preserve"> </w:t>
        </w:r>
      </w:ins>
      <w:ins w:id="2300" w:author="PR Preview" w:date="2026-01-01T00:00:00Z">
        <w:r>
          <w:t xml:space="preserve">only if</w:t>
        </w:r>
      </w:ins>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ins w:id="2301" w:author="PR Preview" w:date="2026-01-01T00:00:00Z">
        <w:r>
          <w:t xml:space="preserve">so</w:t>
        </w:r>
      </w:ins>
      <w:ins w:id="2302" w:author="PR Preview" w:date="2026-01-01T00:00:00Z">
        <w:r>
          <w:t xml:space="preserve"> </w:t>
        </w:r>
      </w:ins>
      <m:oMath>
        <m:r>
          <m:rPr>
            <m:sty m:val="p"/>
          </m:rPr>
          <m:t>dim</m:t>
        </m:r>
        <m:r>
          <m:rPr>
            <m:sty m:val="p"/>
          </m:rPr>
          <m:t>(</m:t>
        </m:r>
        <m:sSup>
          <m:e>
            <m:r>
              <m:rPr>
                <m:scr m:val="script"/>
                <m:sty m:val="p"/>
              </m:rPr>
              <m:t>S</m:t>
            </m:r>
          </m:e>
          <m:sup>
            <m:r>
              <m:rPr>
                <m:sty m:val="p"/>
              </m:rPr>
              <m:t>⟂</m:t>
            </m:r>
          </m:sup>
        </m:sSup>
        <m:r>
          <m:rPr>
            <m:sty m:val="p"/>
          </m:rPr>
          <m:t>)</m:t>
        </m:r>
        <m:r>
          <m:rPr>
            <m:sty m:val="p"/>
          </m:rPr>
          <m:t>=</m:t>
        </m:r>
        <m:r>
          <m:t>2</m:t>
        </m:r>
      </m:oMath>
      <w:ins w:id="2303" w:author="PR Preview" w:date="2026-01-01T00:00:00Z">
        <w:r>
          <w:t xml:space="preserve">, and</w:t>
        </w:r>
      </w:ins>
      <w:ins w:id="2304" w:author="PR Preview" w:date="2026-01-01T00:00:00Z">
        <w:r>
          <w:t xml:space="preserve"> </w:t>
        </w:r>
      </w:ins>
      <m:oMath>
        <m:r>
          <m:t>1</m:t>
        </m:r>
        <m:r>
          <m:rPr>
            <m:sty m:val="p"/>
          </m:rPr>
          <m:t>+</m:t>
        </m:r>
        <m:r>
          <m:t>2</m:t>
        </m:r>
        <m:r>
          <m:rPr>
            <m:sty m:val="p"/>
          </m:rPr>
          <m:t>=</m:t>
        </m:r>
        <m:r>
          <m:t>3</m:t>
        </m:r>
      </m:oMath>
      <w:ins w:id="2305" w:author="PR Preview" w:date="2026-01-01T00:00:00Z">
        <w:r>
          <w:t xml:space="preserve">, as part 2 says.</w:t>
        </w:r>
      </w:ins>
    </w:p>
    <w:p>
      <w:pPr>
        <w:pStyle w:val="BodyText"/>
      </w:pPr>
      <w:ins w:id="2306" w:author="PR Preview" w:date="2026-01-01T00:00:00Z">
        <w:r>
          <w:t xml:space="preserve">To split</w:t>
        </w:r>
      </w:ins>
      <w:ins w:id="2307"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2308" w:author="PR Preview" w:date="2026-01-01T00:00:00Z">
        <w:r>
          <w:t xml:space="preserve">,</w:t>
        </w:r>
      </w:ins>
      <w:ins w:id="2309" w:author="PR Preview" w:date="2026-01-01T00:00:00Z">
        <w:r>
          <w:t xml:space="preserve"> </w:t>
        </w:r>
      </w:ins>
      <w:ins w:id="2310" w:author="PR Preview" w:date="2026-01-01T00:00:00Z">
        <w:r>
          <w:t xml:space="preserve">look for</w:t>
        </w:r>
      </w:ins>
      <w:ins w:id="2311" w:author="PR Preview" w:date="2026-01-01T00:00:00Z">
        <w:r>
          <w:t xml:space="preserve"> </w:t>
        </w:r>
      </w:ins>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ins w:id="2312" w:author="PR Preview" w:date="2026-01-01T00:00:00Z">
        <w:r>
          <w:t xml:space="preserve"> </w:t>
        </w:r>
      </w:ins>
      <w:ins w:id="2313" w:author="PR Preview" w:date="2026-01-01T00:00:00Z">
        <w:r>
          <w:t xml:space="preserve">with</w:t>
        </w:r>
      </w:ins>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ins w:id="2314" w:author="PR Preview" w:date="2026-01-01T00:00:00Z">
        <w:r>
          <w:t xml:space="preserve">in</w:t>
        </w:r>
      </w:ins>
      <w:ins w:id="2315" w:author="PR Preview" w:date="2026-01-01T00:00:00Z">
        <w:r>
          <w:t xml:space="preserve"> </w:t>
        </w:r>
      </w:ins>
      <m:oMath>
        <m:sSup>
          <m:e>
            <m:r>
              <m:rPr>
                <m:scr m:val="script"/>
                <m:sty m:val="p"/>
              </m:rPr>
              <m:t>S</m:t>
            </m:r>
          </m:e>
          <m:sup>
            <m:r>
              <m:rPr>
                <m:sty m:val="p"/>
              </m:rPr>
              <m:t>⟂</m:t>
            </m:r>
          </m:sup>
        </m:sSup>
      </m:oMath>
      <w:ins w:id="2316" w:author="PR Preview" w:date="2026-01-01T00:00:00Z">
        <w:r>
          <w:t xml:space="preserve">:</w:t>
        </w:r>
      </w:ins>
      <w:ins w:id="2317" w:author="PR Preview" w:date="2026-01-01T00:00:00Z">
        <w:r>
          <w:t xml:space="preserve"> </w:t>
        </w:r>
      </w:ins>
      <w:ins w:id="2318" w:author="PR Preview" w:date="2026-01-01T00:00:00Z">
        <w:r>
          <w:t xml:space="preserve">that membership needs</w:t>
        </w:r>
      </w:ins>
      <w:ins w:id="2319" w:author="PR Preview" w:date="2026-01-01T00:00:00Z">
        <w:r>
          <w:t xml:space="preserve"> </w:t>
        </w:r>
      </w:ins>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ins w:id="2320" w:author="PR Preview" w:date="2026-01-01T00:00:00Z">
        <w:r>
          <w:t xml:space="preserve">, so</w:t>
        </w:r>
      </w:ins>
      <w:ins w:id="2321" w:author="PR Preview" w:date="2026-01-01T00:00:00Z">
        <w:r>
          <w:t xml:space="preserve"> </w:t>
        </w:r>
      </w:ins>
      <m:oMath>
        <m:r>
          <m:t>t</m:t>
        </m:r>
        <m:r>
          <m:rPr>
            <m:sty m:val="p"/>
          </m:rPr>
          <m:t>=</m:t>
        </m:r>
        <m:r>
          <m:t>2</m:t>
        </m:r>
      </m:oMath>
      <w:ins w:id="2322" w:author="PR Preview" w:date="2026-01-01T00:00:00Z">
        <w:r>
          <w:t xml:space="preserve">.</w:t>
        </w:r>
      </w:ins>
      <w:ins w:id="2323" w:author="PR Preview" w:date="2026-01-01T00:00:00Z">
        <w:r>
          <w:t xml:space="preserve"> </w:t>
        </w:r>
      </w:ins>
      <w:ins w:id="2324" w:author="PR Preview" w:date="2026-01-01T00:00:00Z">
        <w:r>
          <w:t xml:space="preserve">Then</w:t>
        </w:r>
      </w:ins>
      <w:ins w:id="2325" w:author="PR Preview" w:date="2026-01-01T00:00:00Z">
        <w:r>
          <w:t xml:space="preserve"> </w:t>
        </w:r>
      </w:ins>
      <m:oMath>
        <m:acc>
          <m:accPr>
            <m:chr m:val="̃"/>
          </m:accPr>
          <m:e>
            <m:r>
              <m:t>u</m:t>
            </m:r>
          </m:e>
        </m:acc>
        <m:r>
          <m:rPr>
            <m:sty m:val="p"/>
          </m:rPr>
          <m:t>=</m:t>
        </m:r>
        <m:r>
          <m:rPr>
            <m:sty m:val="p"/>
          </m:rPr>
          <m:t>(</m:t>
        </m:r>
        <m:r>
          <m:t>2</m:t>
        </m:r>
        <m:r>
          <m:rPr>
            <m:sty m:val="p"/>
          </m:rPr>
          <m:t>,</m:t>
        </m:r>
        <m:r>
          <m:t>2</m:t>
        </m:r>
        <m:r>
          <m:rPr>
            <m:sty m:val="p"/>
          </m:rPr>
          <m:t>,</m:t>
        </m:r>
        <m:r>
          <m:t>0</m:t>
        </m:r>
        <m:r>
          <m:rPr>
            <m:sty m:val="p"/>
          </m:rPr>
          <m:t>)</m:t>
        </m:r>
      </m:oMath>
      <w:ins w:id="2326" w:author="PR Preview" w:date="2026-01-01T00:00:00Z">
        <w:r>
          <w:t xml:space="preserve"> </w:t>
        </w:r>
      </w:ins>
      <w:ins w:id="2327" w:author="PR Preview" w:date="2026-01-01T00:00:00Z">
        <w:r>
          <w:t xml:space="preserve">and</w:t>
        </w:r>
      </w:ins>
      <w:ins w:id="2328" w:author="PR Preview" w:date="2026-01-01T00:00:00Z">
        <w:r>
          <w:t xml:space="preserve"> </w:t>
        </w:r>
      </w:ins>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ins w:id="2329" w:author="PR Preview" w:date="2026-01-01T00:00:00Z">
        <w:r>
          <w:t xml:space="preserve">,</w:t>
        </w:r>
      </w:ins>
      <w:ins w:id="2330" w:author="PR Preview" w:date="2026-01-01T00:00:00Z">
        <w:r>
          <w:t xml:space="preserve"> </w:t>
        </w:r>
      </w:ins>
      <w:ins w:id="2331" w:author="PR Preview" w:date="2026-01-01T00:00:00Z">
        <w:r>
          <w:t xml:space="preserve">with</w:t>
        </w:r>
      </w:ins>
      <w:ins w:id="2332" w:author="PR Preview" w:date="2026-01-01T00:00:00Z">
        <w:r>
          <w:t xml:space="preserve"> </w:t>
        </w:r>
      </w:ins>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ins w:id="2333" w:author="PR Preview" w:date="2026-01-01T00:00:00Z">
        <w:r>
          <w:t xml:space="preserve"> </w:t>
        </w:r>
      </w:ins>
      <w:ins w:id="2334" w:author="PR Preview" w:date="2026-01-01T00:00:00Z">
        <w:r>
          <w:t xml:space="preserve">and</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2"/>
    <w:bookmarkStart w:id="303" w:name="thm-double-complement"/>
    <w:p>
      <w:pPr>
        <w:pStyle w:val="FirstParagraph"/>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del w:id="2335" w:author="PR Preview" w:date="2026-01-01T00:00:00Z">
        <w:r>
          <w:rPr>
            <w:b/>
            <w:bCs/>
          </w:rPr>
          <w:delText xml:space="preserve">Example 87 (Back to the line)</w:delText>
        </w:r>
      </w:del>
      <w:del w:id="2336" w:author="PR Preview" w:date="2026-01-01T00:00:00Z">
        <w:r>
          <w:delText xml:space="preserve"> </w:delText>
        </w:r>
      </w:del>
      <w:del w:id="2337" w:author="PR Preview" w:date="2026-01-01T00:00:00Z">
        <w:r>
          <w:delText xml:space="preserve">In</w:delText>
        </w:r>
      </w:del>
      <w:del w:id="2338" w:author="PR Preview" w:date="2026-01-01T00:00:00Z">
        <w:r>
          <w:delText xml:space="preserve"> </w:delText>
        </w:r>
      </w:del>
      <w:hyperlink w:anchor="exm-orthogonal-direct-sum">
        <w:del w:id="2339" w:author="PR Preview" w:date="2026-01-01T00:00:00Z">
          <w:r>
            <w:rPr>
              <w:rStyle w:val="Hyperlink"/>
            </w:rPr>
            <w:delText xml:space="preserve">Example 86</w:delText>
          </w:r>
        </w:del>
      </w:hyperlink>
      <w:del w:id="2340" w:author="PR Preview" w:date="2026-01-01T00:00:00Z">
        <w:r>
          <w:delText xml:space="preserve">,</w:delText>
        </w:r>
      </w:del>
      <w:del w:id="2341"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342" w:author="PR Preview" w:date="2026-01-01T00:00:00Z">
        <w:r>
          <w:delText xml:space="preserve"> </w:delText>
        </w:r>
      </w:del>
      <w:del w:id="2343" w:author="PR Preview" w:date="2026-01-01T00:00:00Z">
        <w:r>
          <w:delText xml:space="preserve">and</w:delText>
        </w:r>
      </w:del>
      <w:del w:id="2344"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2345" w:author="PR Preview" w:date="2026-01-01T00:00:00Z">
        <w:r>
          <w:delText xml:space="preserve">.</w:delText>
        </w:r>
      </w:del>
      <w:del w:id="2346" w:author="PR Preview" w:date="2026-01-01T00:00:00Z">
        <w:r>
          <w:delText xml:space="preserve"> </w:delText>
        </w:r>
      </w:del>
      <w:del w:id="2347" w:author="PR Preview" w:date="2026-01-01T00:00:00Z">
        <w:r>
          <w:delText xml:space="preserve">Put those two spanning vectors in the columns of the</w:delText>
        </w:r>
      </w:del>
      <w:del w:id="2348" w:author="PR Preview" w:date="2026-01-01T00:00:00Z">
        <w:r>
          <w:delText xml:space="preserve"> </w:delText>
        </w:r>
      </w:del>
      <m:oMath>
        <m:r>
          <m:t>3</m:t>
        </m:r>
        <m:r>
          <m:rPr>
            <m:sty m:val="p"/>
          </m:rPr>
          <m:t>×</m:t>
        </m:r>
        <m:r>
          <m:t>2</m:t>
        </m:r>
      </m:oMath>
      <w:del w:id="2349" w:author="PR Preview" w:date="2026-01-01T00:00:00Z">
        <w:r>
          <w:delText xml:space="preserve"> </w:delText>
        </w:r>
      </w:del>
      <w:del w:id="2350" w:author="PR Preview" w:date="2026-01-01T00:00:00Z">
        <w:r>
          <w:delText xml:space="preserve">matrix</w:delText>
        </w:r>
      </w:del>
      <w:del w:id="235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2352" w:author="PR Preview" w:date="2026-01-01T00:00:00Z">
        <w:r>
          <w:delText xml:space="preserve">,</w:delText>
        </w:r>
      </w:del>
      <w:del w:id="2353" w:author="PR Preview" w:date="2026-01-01T00:00:00Z">
        <w:r>
          <w:delText xml:space="preserve"> </w:delText>
        </w:r>
      </w:del>
      <w:del w:id="2354" w:author="PR Preview" w:date="2026-01-01T00:00:00Z">
        <w:r>
          <w:delText xml:space="preserve">so</w:delText>
        </w:r>
      </w:del>
      <w:del w:id="2355"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2356" w:author="PR Preview" w:date="2026-01-01T00:00:00Z">
        <w:r>
          <w:delText xml:space="preserve"> </w:delText>
        </w:r>
      </w:del>
      <w:del w:id="2357" w:author="PR Preview" w:date="2026-01-01T00:00:00Z">
        <w:r>
          <w:delText xml:space="preserve">(</w:delText>
        </w:r>
      </w:del>
      <w:hyperlink w:anchor="thm-column-space-span">
        <w:del w:id="2358" w:author="PR Preview" w:date="2026-01-01T00:00:00Z">
          <w:r>
            <w:rPr>
              <w:rStyle w:val="Hyperlink"/>
            </w:rPr>
            <w:delText xml:space="preserve">Theorem 31</w:delText>
          </w:r>
        </w:del>
      </w:hyperlink>
      <w:del w:id="2359" w:author="PR Preview" w:date="2026-01-01T00:00:00Z">
        <w:r>
          <w:delText xml:space="preserve">)</w:delText>
        </w:r>
      </w:del>
      <w:del w:id="2360" w:author="PR Preview" w:date="2026-01-01T00:00:00Z">
        <w:r>
          <w:delText xml:space="preserve"> </w:delText>
        </w:r>
      </w:del>
      <w:del w:id="2361" w:author="PR Preview" w:date="2026-01-01T00:00:00Z">
        <w:r>
          <w:delText xml:space="preserve">and</w:delText>
        </w:r>
      </w:del>
      <w:del w:id="2362"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2363" w:author="PR Preview" w:date="2026-01-01T00:00:00Z">
        <w:r>
          <w:delText xml:space="preserve"> </w:delText>
        </w:r>
      </w:del>
      <w:del w:id="2364" w:author="PR Preview" w:date="2026-01-01T00:00:00Z">
        <w:r>
          <w:delText xml:space="preserve">(</w:delText>
        </w:r>
      </w:del>
      <w:hyperlink w:anchor="thm-complement-null-space">
        <w:del w:id="2365" w:author="PR Preview" w:date="2026-01-01T00:00:00Z">
          <w:r>
            <w:rPr>
              <w:rStyle w:val="Hyperlink"/>
            </w:rPr>
            <w:delText xml:space="preserve">Theorem 48</w:delText>
          </w:r>
        </w:del>
      </w:hyperlink>
      <w:del w:id="2366" w:author="PR Preview" w:date="2026-01-01T00:00:00Z">
        <w:r>
          <w:delText xml:space="preserve">).</w:delText>
        </w:r>
      </w:del>
      <w:del w:id="2367" w:author="PR Preview" w:date="2026-01-01T00:00:00Z">
        <w:r>
          <w:delText xml:space="preserve"> </w:delText>
        </w:r>
      </w:del>
      <w:del w:id="2368" w:author="PR Preview" w:date="2026-01-01T00:00:00Z">
        <w:r>
          <w:delText xml:space="preserve">Since</w:delText>
        </w:r>
      </w:del>
      <w:del w:id="2369" w:author="PR Preview" w:date="2026-01-01T00:00:00Z">
        <w:r>
          <w:delText xml:space="preserve"> </w:delText>
        </w:r>
      </w:del>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del w:id="2370" w:author="PR Preview" w:date="2026-01-01T00:00:00Z">
        <w:r>
          <w:delText xml:space="preserve"> </w:delText>
        </w:r>
      </w:del>
      <w:del w:id="2371" w:author="PR Preview" w:date="2026-01-01T00:00:00Z">
        <w:r>
          <w:delText xml:space="preserve">(</w:delText>
        </w:r>
      </w:del>
      <w:hyperlink w:anchor="def-matvec-mult">
        <w:del w:id="2372" w:author="PR Preview" w:date="2026-01-01T00:00:00Z">
          <w:r>
            <w:rPr>
              <w:rStyle w:val="Hyperlink"/>
            </w:rPr>
            <w:delText xml:space="preserve">Definition 28</w:delText>
          </w:r>
        </w:del>
      </w:hyperlink>
      <w:del w:id="2373" w:author="PR Preview" w:date="2026-01-01T00:00:00Z">
        <w:r>
          <w:delText xml:space="preserve">),</w:delText>
        </w:r>
      </w:del>
      <w:del w:id="2374" w:author="PR Preview" w:date="2026-01-01T00:00:00Z">
        <w:r>
          <w:delText xml:space="preserve"> </w:delText>
        </w:r>
      </w:del>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2375" w:author="PR Preview" w:date="2026-01-01T00:00:00Z">
        <w:r>
          <w:delText xml:space="preserve"> </w:delText>
        </w:r>
      </w:del>
      <w:del w:id="2376" w:author="PR Preview" w:date="2026-01-01T00:00:00Z">
        <w:r>
          <w:delText xml:space="preserve">exactly when</w:delText>
        </w:r>
      </w:del>
      <w:del w:id="2377"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2378" w:author="PR Preview" w:date="2026-01-01T00:00:00Z">
        <w:r>
          <w:delText xml:space="preserve"> </w:delText>
        </w:r>
      </w:del>
      <w:del w:id="2379" w:author="PR Preview" w:date="2026-01-01T00:00:00Z">
        <w:r>
          <w:delText xml:space="preserve">and</w:delText>
        </w:r>
      </w:del>
      <w:del w:id="2380" w:author="PR Preview" w:date="2026-01-01T00:00:00Z">
        <w:r>
          <w:delText xml:space="preserve"> </w:delText>
        </w:r>
      </w:del>
      <m:oMath>
        <m:sSub>
          <m:e>
            <m:r>
              <m:t>w</m:t>
            </m:r>
          </m:e>
          <m:sub>
            <m:r>
              <m:t>3</m:t>
            </m:r>
          </m:sub>
        </m:sSub>
        <m:r>
          <m:rPr>
            <m:sty m:val="p"/>
          </m:rPr>
          <m:t>=</m:t>
        </m:r>
        <m:r>
          <m:t>0</m:t>
        </m:r>
      </m:oMath>
      <w:del w:id="2381" w:author="PR Preview" w:date="2026-01-01T00:00:00Z">
        <w:r>
          <w:delText xml:space="preserve">.</w:delText>
        </w:r>
      </w:del>
      <w:del w:id="2382" w:author="PR Preview" w:date="2026-01-01T00:00:00Z">
        <w:r>
          <w:delText xml:space="preserve"> </w:delText>
        </w:r>
      </w:del>
      <w:del w:id="2383" w:author="PR Preview" w:date="2026-01-01T00:00:00Z">
        <w:r>
          <w:delText xml:space="preserve">So</w:delText>
        </w:r>
      </w:del>
      <w:del w:id="2384"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del w:id="2385" w:author="PR Preview" w:date="2026-01-01T00:00:00Z">
        <w:r>
          <w:delText xml:space="preserve">.</w:delText>
        </w:r>
      </w:del>
    </w:p>
    <w:p>
      <w:pPr>
        <w:pStyle w:val="BodyText"/>
      </w:pPr>
      <w:ins w:id="2386" w:author="PR Preview" w:date="2026-01-01T00:00:00Z">
        <w:r>
          <w:rPr>
            <w:b/>
            <w:bCs/>
          </w:rPr>
          <w:t xml:space="preserve">Example 87 (Back to the line)</w:t>
        </w:r>
      </w:ins>
      <w:ins w:id="2387" w:author="PR Preview" w:date="2026-01-01T00:00:00Z">
        <w:r>
          <w:t xml:space="preserve"> </w:t>
        </w:r>
      </w:ins>
      <w:ins w:id="2388" w:author="PR Preview" w:date="2026-01-01T00:00:00Z">
        <w:r>
          <w:t xml:space="preserve">In</w:t>
        </w:r>
      </w:ins>
      <w:ins w:id="2389" w:author="PR Preview" w:date="2026-01-01T00:00:00Z">
        <w:r>
          <w:t xml:space="preserve"> </w:t>
        </w:r>
      </w:ins>
      <w:hyperlink w:anchor="exm-orthogonal-direct-sum">
        <w:ins w:id="2390" w:author="PR Preview" w:date="2026-01-01T00:00:00Z">
          <w:r>
            <w:rPr>
              <w:rStyle w:val="Hyperlink"/>
            </w:rPr>
            <w:t xml:space="preserve">Example 86</w:t>
          </w:r>
        </w:ins>
      </w:hyperlink>
      <w:ins w:id="2391" w:author="PR Preview" w:date="2026-01-01T00:00:00Z">
        <w:r>
          <w:t xml:space="preserve">,</w:t>
        </w:r>
      </w:ins>
      <w:ins w:id="239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393" w:author="PR Preview" w:date="2026-01-01T00:00:00Z">
        <w:r>
          <w:t xml:space="preserve"> </w:t>
        </w:r>
      </w:ins>
      <w:ins w:id="2394" w:author="PR Preview" w:date="2026-01-01T00:00:00Z">
        <w:r>
          <w:t xml:space="preserve">and</w:t>
        </w:r>
      </w:ins>
      <w:ins w:id="2395"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2396" w:author="PR Preview" w:date="2026-01-01T00:00:00Z">
        <w:r>
          <w:t xml:space="preserve">.</w:t>
        </w:r>
      </w:ins>
      <w:ins w:id="2397" w:author="PR Preview" w:date="2026-01-01T00:00:00Z">
        <w:r>
          <w:t xml:space="preserve"> </w:t>
        </w:r>
      </w:ins>
      <w:ins w:id="2398" w:author="PR Preview" w:date="2026-01-01T00:00:00Z">
        <w:r>
          <w:t xml:space="preserve">Put those two spanning vectors in the columns of the</w:t>
        </w:r>
      </w:ins>
      <w:ins w:id="2399" w:author="PR Preview" w:date="2026-01-01T00:00:00Z">
        <w:r>
          <w:t xml:space="preserve"> </w:t>
        </w:r>
      </w:ins>
      <m:oMath>
        <m:r>
          <m:t>3</m:t>
        </m:r>
        <m:r>
          <m:rPr>
            <m:sty m:val="p"/>
          </m:rPr>
          <m:t>×</m:t>
        </m:r>
        <m:r>
          <m:t>2</m:t>
        </m:r>
      </m:oMath>
      <w:ins w:id="2400" w:author="PR Preview" w:date="2026-01-01T00:00:00Z">
        <w:r>
          <w:t xml:space="preserve"> </w:t>
        </w:r>
      </w:ins>
      <w:ins w:id="2401" w:author="PR Preview" w:date="2026-01-01T00:00:00Z">
        <w:r>
          <w:t xml:space="preserve">matrix</w:t>
        </w:r>
      </w:ins>
      <w:ins w:id="240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2403" w:author="PR Preview" w:date="2026-01-01T00:00:00Z">
        <w:r>
          <w:t xml:space="preserve">,</w:t>
        </w:r>
      </w:ins>
      <w:ins w:id="2404" w:author="PR Preview" w:date="2026-01-01T00:00:00Z">
        <w:r>
          <w:t xml:space="preserve"> </w:t>
        </w:r>
      </w:ins>
      <w:ins w:id="2405" w:author="PR Preview" w:date="2026-01-01T00:00:00Z">
        <w:r>
          <w:t xml:space="preserve">so</w:t>
        </w:r>
      </w:ins>
      <w:ins w:id="2406"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2407" w:author="PR Preview" w:date="2026-01-01T00:00:00Z">
        <w:r>
          <w:t xml:space="preserve"> </w:t>
        </w:r>
      </w:ins>
      <w:ins w:id="2408" w:author="PR Preview" w:date="2026-01-01T00:00:00Z">
        <w:r>
          <w:t xml:space="preserve">(</w:t>
        </w:r>
      </w:ins>
      <w:hyperlink w:anchor="thm-column-space-span">
        <w:ins w:id="2409" w:author="PR Preview" w:date="2026-01-01T00:00:00Z">
          <w:r>
            <w:rPr>
              <w:rStyle w:val="Hyperlink"/>
            </w:rPr>
            <w:t xml:space="preserve">Theorem 31</w:t>
          </w:r>
        </w:ins>
      </w:hyperlink>
      <w:ins w:id="2410" w:author="PR Preview" w:date="2026-01-01T00:00:00Z">
        <w:r>
          <w:t xml:space="preserve">)</w:t>
        </w:r>
      </w:ins>
      <w:ins w:id="2411" w:author="PR Preview" w:date="2026-01-01T00:00:00Z">
        <w:r>
          <w:t xml:space="preserve"> </w:t>
        </w:r>
      </w:ins>
      <w:ins w:id="2412" w:author="PR Preview" w:date="2026-01-01T00:00:00Z">
        <w:r>
          <w:t xml:space="preserve">and</w:t>
        </w:r>
      </w:ins>
      <w:ins w:id="2413"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2414" w:author="PR Preview" w:date="2026-01-01T00:00:00Z">
        <w:r>
          <w:t xml:space="preserve"> </w:t>
        </w:r>
      </w:ins>
      <w:ins w:id="2415" w:author="PR Preview" w:date="2026-01-01T00:00:00Z">
        <w:r>
          <w:t xml:space="preserve">(</w:t>
        </w:r>
      </w:ins>
      <w:hyperlink w:anchor="thm-complement-null-space">
        <w:ins w:id="2416" w:author="PR Preview" w:date="2026-01-01T00:00:00Z">
          <w:r>
            <w:rPr>
              <w:rStyle w:val="Hyperlink"/>
            </w:rPr>
            <w:t xml:space="preserve">Theorem 48</w:t>
          </w:r>
        </w:ins>
      </w:hyperlink>
      <w:ins w:id="2417" w:author="PR Preview" w:date="2026-01-01T00:00:00Z">
        <w:r>
          <w:t xml:space="preserve">).</w:t>
        </w:r>
      </w:ins>
      <w:ins w:id="2418" w:author="PR Preview" w:date="2026-01-01T00:00:00Z">
        <w:r>
          <w:t xml:space="preserve"> </w:t>
        </w:r>
      </w:ins>
      <w:ins w:id="2419" w:author="PR Preview" w:date="2026-01-01T00:00:00Z">
        <w:r>
          <w:t xml:space="preserve">Since</w:t>
        </w:r>
      </w:ins>
      <w:ins w:id="2420" w:author="PR Preview" w:date="2026-01-01T00:00:00Z">
        <w:r>
          <w:t xml:space="preserve"> </w:t>
        </w:r>
      </w:ins>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ins w:id="2421" w:author="PR Preview" w:date="2026-01-01T00:00:00Z">
        <w:r>
          <w:t xml:space="preserve"> </w:t>
        </w:r>
      </w:ins>
      <w:ins w:id="2422" w:author="PR Preview" w:date="2026-01-01T00:00:00Z">
        <w:r>
          <w:t xml:space="preserve">(</w:t>
        </w:r>
      </w:ins>
      <w:hyperlink w:anchor="def-matvec-mult">
        <w:ins w:id="2423" w:author="PR Preview" w:date="2026-01-01T00:00:00Z">
          <w:r>
            <w:rPr>
              <w:rStyle w:val="Hyperlink"/>
            </w:rPr>
            <w:t xml:space="preserve">Definition 28</w:t>
          </w:r>
        </w:ins>
      </w:hyperlink>
      <w:ins w:id="2424" w:author="PR Preview" w:date="2026-01-01T00:00:00Z">
        <w:r>
          <w:t xml:space="preserve">),</w:t>
        </w:r>
      </w:ins>
      <w:ins w:id="2425" w:author="PR Preview" w:date="2026-01-01T00:00:00Z">
        <w:r>
          <w:t xml:space="preserve"> </w:t>
        </w:r>
      </w:ins>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2426" w:author="PR Preview" w:date="2026-01-01T00:00:00Z">
        <w:r>
          <w:t xml:space="preserve"> </w:t>
        </w:r>
      </w:ins>
      <w:ins w:id="2427" w:author="PR Preview" w:date="2026-01-01T00:00:00Z">
        <w:r>
          <w:t xml:space="preserve">exactly when</w:t>
        </w:r>
      </w:ins>
      <w:ins w:id="2428" w:author="PR Preview" w:date="2026-01-01T00:00:00Z">
        <w:r>
          <w:t xml:space="preserve"> </w:t>
        </w:r>
      </w:ins>
      <m:oMath>
        <m:sSub>
          <m:e>
            <m:r>
              <m:t>w</m:t>
            </m:r>
          </m:e>
          <m:sub>
            <m:r>
              <m:t>1</m:t>
            </m:r>
          </m:sub>
        </m:sSub>
        <m:r>
          <m:rPr>
            <m:sty m:val="p"/>
          </m:rPr>
          <m:t>−</m:t>
        </m:r>
        <m:sSub>
          <m:e>
            <m:r>
              <m:t>w</m:t>
            </m:r>
          </m:e>
          <m:sub>
            <m:r>
              <m:t>2</m:t>
            </m:r>
          </m:sub>
        </m:sSub>
        <m:r>
          <m:rPr>
            <m:sty m:val="p"/>
          </m:rPr>
          <m:t>=</m:t>
        </m:r>
        <m:r>
          <m:t>0</m:t>
        </m:r>
      </m:oMath>
      <w:ins w:id="2429" w:author="PR Preview" w:date="2026-01-01T00:00:00Z">
        <w:r>
          <w:t xml:space="preserve"> </w:t>
        </w:r>
      </w:ins>
      <w:ins w:id="2430" w:author="PR Preview" w:date="2026-01-01T00:00:00Z">
        <w:r>
          <w:t xml:space="preserve">and</w:t>
        </w:r>
      </w:ins>
      <w:ins w:id="2431" w:author="PR Preview" w:date="2026-01-01T00:00:00Z">
        <w:r>
          <w:t xml:space="preserve"> </w:t>
        </w:r>
      </w:ins>
      <m:oMath>
        <m:sSub>
          <m:e>
            <m:r>
              <m:t>w</m:t>
            </m:r>
          </m:e>
          <m:sub>
            <m:r>
              <m:t>3</m:t>
            </m:r>
          </m:sub>
        </m:sSub>
        <m:r>
          <m:rPr>
            <m:sty m:val="p"/>
          </m:rPr>
          <m:t>=</m:t>
        </m:r>
        <m:r>
          <m:t>0</m:t>
        </m:r>
      </m:oMath>
      <w:ins w:id="2432" w:author="PR Preview" w:date="2026-01-01T00:00:00Z">
        <w:r>
          <w:t xml:space="preserve">.</w:t>
        </w:r>
      </w:ins>
      <w:ins w:id="2433" w:author="PR Preview" w:date="2026-01-01T00:00:00Z">
        <w:r>
          <w:t xml:space="preserve"> </w:t>
        </w:r>
      </w:ins>
      <w:ins w:id="2434"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4"/>
    <w:bookmarkStart w:id="305" w:name="exm-double-complement-fails"/>
    <w:p>
      <w:pPr>
        <w:pStyle w:val="FirstParagraph"/>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del w:id="2435" w:author="PR Preview" w:date="2026-01-01T00:00:00Z">
        <w:r>
          <w:delText xml:space="preserve">,</w:delText>
        </w:r>
      </w:del>
      <w:del w:id="2436"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del w:id="2437" w:author="PR Preview" w:date="2026-01-01T00:00:00Z">
        <w:r>
          <w:delText xml:space="preserve">,</w:delText>
        </w:r>
      </w:del>
      <w:del w:id="2438" w:author="PR Preview" w:date="2026-01-01T00:00:00Z">
        <w:r>
          <w:delText xml:space="preserve"> </w:delText>
        </w:r>
      </w:del>
      <w:del w:id="2439" w:author="PR Preview" w:date="2026-01-01T00:00:00Z">
        <w:r>
          <w:delText xml:space="preserve">and</w:delText>
        </w:r>
      </w:del>
      <w:del w:id="2440" w:author="PR Preview" w:date="2026-01-01T00:00:00Z">
        <w:r>
          <w:delText xml:space="preserve"> </w:delText>
        </w:r>
      </w:del>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del w:id="2441"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ins w:id="2442" w:author="PR Preview" w:date="2026-01-01T00:00:00Z">
        <w:r>
          <w:t xml:space="preserve">,</w:t>
        </w:r>
      </w:ins>
      <w:ins w:id="2443" w:author="PR Preview" w:date="2026-01-01T00:00:00Z">
        <w:r>
          <w:t xml:space="preserve"> </w:t>
        </w:r>
      </w:ins>
      <w:ins w:id="2444" w:author="PR Preview" w:date="2026-01-01T00:00:00Z">
        <w:r>
          <w:t xml:space="preserve">and</w:t>
        </w:r>
      </w:ins>
      <w:ins w:id="2445" w:author="PR Preview" w:date="2026-01-01T00:00:00Z">
        <w:r>
          <w:t xml:space="preserve"> </w:t>
        </w:r>
      </w:ins>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ins w:id="2446" w:author="PR Preview" w:date="2026-01-01T00:00:00Z">
        <w:r>
          <w:t xml:space="preserve">.</w:t>
        </w:r>
      </w:ins>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del w:id="2447" w:author="PR Preview" w:date="2026-01-01T00:00:00Z">
        <w:r>
          <w:delText xml:space="preserve">has dimension</w:delText>
        </w:r>
      </w:del>
      <w:del w:id="2448" w:author="PR Preview" w:date="2026-01-01T00:00:00Z">
        <w:r>
          <w:delText xml:space="preserve"> </w:delText>
        </w:r>
      </w:del>
      <m:oMath>
        <m:r>
          <m:t>1</m:t>
        </m:r>
        <m:r>
          <m:rPr>
            <m:sty m:val="p"/>
          </m:rPr>
          <m:t>=</m:t>
        </m:r>
        <m:r>
          <m:t>r</m:t>
        </m:r>
      </m:oMath>
      <w:del w:id="2449" w:author="PR Preview" w:date="2026-01-01T00:00:00Z">
        <w:r>
          <w:delText xml:space="preserve">,</w:delText>
        </w:r>
      </w:del>
      <w:del w:id="2450" w:author="PR Preview" w:date="2026-01-01T00:00:00Z">
        <w:r>
          <w:delText xml:space="preserve"> </w:delText>
        </w:r>
      </w:del>
      <w:del w:id="2451" w:author="PR Preview" w:date="2026-01-01T00:00:00Z">
        <w:r>
          <w:delText xml:space="preserve">and</w:delText>
        </w:r>
      </w:del>
      <w:del w:id="2452"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2453" w:author="PR Preview" w:date="2026-01-01T00:00:00Z">
        <w:r>
          <w:delText xml:space="preserve"> </w:delText>
        </w:r>
      </w:del>
      <w:del w:id="2454" w:author="PR Preview" w:date="2026-01-01T00:00:00Z">
        <w:r>
          <w:delText xml:space="preserve">has dimension</w:delText>
        </w:r>
      </w:del>
      <w:del w:id="2455" w:author="PR Preview" w:date="2026-01-01T00:00:00Z">
        <w:r>
          <w:delText xml:space="preserve"> </w:delText>
        </w:r>
      </w:del>
      <m:oMath>
        <m:r>
          <m:t>2</m:t>
        </m:r>
        <m:r>
          <m:rPr>
            <m:sty m:val="p"/>
          </m:rPr>
          <m:t>=</m:t>
        </m:r>
        <m:r>
          <m:t>n</m:t>
        </m:r>
        <m:r>
          <m:rPr>
            <m:sty m:val="p"/>
          </m:rPr>
          <m:t>−</m:t>
        </m:r>
        <m:r>
          <m:t>r</m:t>
        </m:r>
      </m:oMath>
      <w:del w:id="2456" w:author="PR Preview" w:date="2026-01-01T00:00:00Z">
        <w:r>
          <w:delText xml:space="preserve"> </w:delText>
        </w:r>
      </w:del>
      <w:del w:id="2457" w:author="PR Preview" w:date="2026-01-01T00:00:00Z">
        <w:r>
          <w:delText xml:space="preserve">(</w:delText>
        </w:r>
      </w:del>
      <w:hyperlink w:anchor="exm-nullity">
        <w:del w:id="2458" w:author="PR Preview" w:date="2026-01-01T00:00:00Z">
          <w:r>
            <w:rPr>
              <w:rStyle w:val="Hyperlink"/>
            </w:rPr>
            <w:delText xml:space="preserve">Example 61</w:delText>
          </w:r>
        </w:del>
      </w:hyperlink>
      <w:del w:id="2459" w:author="PR Preview" w:date="2026-01-01T00:00:00Z">
        <w:r>
          <w:delText xml:space="preserve">).</w:delText>
        </w:r>
      </w:del>
      <w:del w:id="2460" w:author="PR Preview" w:date="2026-01-01T00:00:00Z">
        <w:r>
          <w:delText xml:space="preserve"> </w:delText>
        </w:r>
      </w:del>
      <w:del w:id="2461" w:author="PR Preview" w:date="2026-01-01T00:00:00Z">
        <w:r>
          <w:delText xml:space="preserve">The spanning vectors are orthogonal:</w:delText>
        </w:r>
      </w:del>
      <w:del w:id="2462"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del w:id="2463" w:author="PR Preview" w:date="2026-01-01T00:00:00Z">
        <w:r>
          <w:delText xml:space="preserve"> </w:delText>
        </w:r>
      </w:del>
      <w:del w:id="2464" w:author="PR Preview" w:date="2026-01-01T00:00:00Z">
        <w:r>
          <w:delText xml:space="preserve">and</w:delText>
        </w:r>
      </w:del>
      <w:del w:id="2465"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del w:id="2466" w:author="PR Preview" w:date="2026-01-01T00:00:00Z">
        <w:r>
          <w:delText xml:space="preserve">.</w:delText>
        </w:r>
      </w:del>
    </w:p>
    <w:p>
      <w:pPr>
        <w:pStyle w:val="Compact"/>
        <w:numPr>
          <w:ilvl w:val="1"/>
          <w:numId w:val="1045"/>
        </w:numPr>
      </w:pPr>
      <w:ins w:id="2467" w:author="PR Preview" w:date="2026-01-01T00:00:00Z">
        <w:r>
          <w:t xml:space="preserve">has dimension</w:t>
        </w:r>
      </w:ins>
      <w:ins w:id="2468" w:author="PR Preview" w:date="2026-01-01T00:00:00Z">
        <w:r>
          <w:t xml:space="preserve"> </w:t>
        </w:r>
      </w:ins>
      <m:oMath>
        <m:r>
          <m:t>1</m:t>
        </m:r>
        <m:r>
          <m:rPr>
            <m:sty m:val="p"/>
          </m:rPr>
          <m:t>=</m:t>
        </m:r>
        <m:r>
          <m:t>r</m:t>
        </m:r>
      </m:oMath>
      <w:ins w:id="2469" w:author="PR Preview" w:date="2026-01-01T00:00:00Z">
        <w:r>
          <w:t xml:space="preserve">,</w:t>
        </w:r>
      </w:ins>
      <w:ins w:id="2470" w:author="PR Preview" w:date="2026-01-01T00:00:00Z">
        <w:r>
          <w:t xml:space="preserve"> </w:t>
        </w:r>
      </w:ins>
      <w:ins w:id="2471" w:author="PR Preview" w:date="2026-01-01T00:00:00Z">
        <w:r>
          <w:t xml:space="preserve">and</w:t>
        </w:r>
      </w:ins>
      <w:ins w:id="2472"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2473" w:author="PR Preview" w:date="2026-01-01T00:00:00Z">
        <w:r>
          <w:t xml:space="preserve"> </w:t>
        </w:r>
      </w:ins>
      <w:ins w:id="2474" w:author="PR Preview" w:date="2026-01-01T00:00:00Z">
        <w:r>
          <w:t xml:space="preserve">has dimension</w:t>
        </w:r>
      </w:ins>
      <w:ins w:id="2475" w:author="PR Preview" w:date="2026-01-01T00:00:00Z">
        <w:r>
          <w:t xml:space="preserve"> </w:t>
        </w:r>
      </w:ins>
      <m:oMath>
        <m:r>
          <m:t>2</m:t>
        </m:r>
        <m:r>
          <m:rPr>
            <m:sty m:val="p"/>
          </m:rPr>
          <m:t>=</m:t>
        </m:r>
        <m:r>
          <m:t>n</m:t>
        </m:r>
        <m:r>
          <m:rPr>
            <m:sty m:val="p"/>
          </m:rPr>
          <m:t>−</m:t>
        </m:r>
        <m:r>
          <m:t>r</m:t>
        </m:r>
      </m:oMath>
      <w:ins w:id="2476" w:author="PR Preview" w:date="2026-01-01T00:00:00Z">
        <w:r>
          <w:t xml:space="preserve"> </w:t>
        </w:r>
      </w:ins>
      <w:ins w:id="2477" w:author="PR Preview" w:date="2026-01-01T00:00:00Z">
        <w:r>
          <w:t xml:space="preserve">(</w:t>
        </w:r>
      </w:ins>
      <w:hyperlink w:anchor="exm-nullity">
        <w:ins w:id="2478" w:author="PR Preview" w:date="2026-01-01T00:00:00Z">
          <w:r>
            <w:rPr>
              <w:rStyle w:val="Hyperlink"/>
            </w:rPr>
            <w:t xml:space="preserve">Example 61</w:t>
          </w:r>
        </w:ins>
      </w:hyperlink>
      <w:ins w:id="2479" w:author="PR Preview" w:date="2026-01-01T00:00:00Z">
        <w:r>
          <w:t xml:space="preserve">).</w:t>
        </w:r>
      </w:ins>
      <w:ins w:id="2480" w:author="PR Preview" w:date="2026-01-01T00:00:00Z">
        <w:r>
          <w:t xml:space="preserve"> </w:t>
        </w:r>
      </w:ins>
      <w:ins w:id="2481" w:author="PR Preview" w:date="2026-01-01T00:00:00Z">
        <w:r>
          <w:t xml:space="preserve">The spanning vectors are orthogonal:</w:t>
        </w:r>
      </w:ins>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ins w:id="2482" w:author="PR Preview" w:date="2026-01-01T00:00:00Z">
        <w:r>
          <w:t xml:space="preserve">and</w:t>
        </w:r>
      </w:ins>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del w:id="2483" w:author="PR Preview" w:date="2026-01-01T00:00:00Z">
        <w:r>
          <w:rPr>
            <w:b/>
            <w:bCs/>
          </w:rPr>
          <w:delText xml:space="preserve">Example 90 (The dot product is an inner product)</w:delText>
        </w:r>
      </w:del>
      <w:del w:id="2484" w:author="PR Preview" w:date="2026-01-01T00:00:00Z">
        <w:r>
          <w:delText xml:space="preserve"> </w:delText>
        </w:r>
      </w:del>
      <w:del w:id="2485" w:author="PR Preview" w:date="2026-01-01T00:00:00Z">
        <w:r>
          <w:delText xml:space="preserve">The dot product (</w:delText>
        </w:r>
      </w:del>
      <w:hyperlink w:anchor="def-dot-product">
        <w:del w:id="2486" w:author="PR Preview" w:date="2026-01-01T00:00:00Z">
          <w:r>
            <w:rPr>
              <w:rStyle w:val="Hyperlink"/>
            </w:rPr>
            <w:delText xml:space="preserve">Definition 7</w:delText>
          </w:r>
        </w:del>
      </w:hyperlink>
      <w:del w:id="2487" w:author="PR Preview" w:date="2026-01-01T00:00:00Z">
        <w:r>
          <w:delText xml:space="preserve">) is an inner product on</w:delText>
        </w:r>
      </w:del>
      <w:del w:id="2488" w:author="PR Preview" w:date="2026-01-01T00:00:00Z">
        <w:r>
          <w:delText xml:space="preserve"> </w:delText>
        </w:r>
      </w:del>
      <m:oMath>
        <m:sSup>
          <m:e>
            <m:r>
              <m:rPr>
                <m:scr m:val="double-struck"/>
                <m:sty m:val="p"/>
              </m:rPr>
              <m:t>R</m:t>
            </m:r>
          </m:e>
          <m:sup>
            <m:r>
              <m:t>p</m:t>
            </m:r>
          </m:sup>
        </m:sSup>
      </m:oMath>
      <w:del w:id="2489" w:author="PR Preview" w:date="2026-01-01T00:00:00Z">
        <w:r>
          <w:delText xml:space="preserve">,</w:delText>
        </w:r>
      </w:del>
      <w:del w:id="2490" w:author="PR Preview" w:date="2026-01-01T00:00:00Z">
        <w:r>
          <w:delText xml:space="preserve"> </w:delText>
        </w:r>
      </w:del>
      <w:del w:id="2491" w:author="PR Preview" w:date="2026-01-01T00:00:00Z">
        <w:r>
          <w:delText xml:space="preserve">called the</w:delText>
        </w:r>
      </w:del>
      <w:del w:id="2492" w:author="PR Preview" w:date="2026-01-01T00:00:00Z">
        <w:r>
          <w:delText xml:space="preserve"> </w:delText>
        </w:r>
      </w:del>
      <w:del w:id="2493" w:author="PR Preview" w:date="2026-01-01T00:00:00Z">
        <w:r>
          <w:rPr>
            <w:b/>
            <w:bCs/>
          </w:rPr>
          <w:delText xml:space="preserve">Euclidean</w:delText>
        </w:r>
      </w:del>
      <w:del w:id="2494" w:author="PR Preview" w:date="2026-01-01T00:00:00Z">
        <w:r>
          <w:delText xml:space="preserve"> </w:delText>
        </w:r>
      </w:del>
      <w:del w:id="2495" w:author="PR Preview" w:date="2026-01-01T00:00:00Z">
        <w:r>
          <w:delText xml:space="preserve">or</w:delText>
        </w:r>
      </w:del>
      <w:del w:id="2496" w:author="PR Preview" w:date="2026-01-01T00:00:00Z">
        <w:r>
          <w:delText xml:space="preserve"> </w:delText>
        </w:r>
      </w:del>
      <w:del w:id="2497" w:author="PR Preview" w:date="2026-01-01T00:00:00Z">
        <w:r>
          <w:rPr>
            <w:b/>
            <w:bCs/>
          </w:rPr>
          <w:delText xml:space="preserve">standard</w:delText>
        </w:r>
      </w:del>
      <w:del w:id="2498" w:author="PR Preview" w:date="2026-01-01T00:00:00Z">
        <w:r>
          <w:delText xml:space="preserve"> </w:delText>
        </w:r>
      </w:del>
      <w:del w:id="2499" w:author="PR Preview" w:date="2026-01-01T00:00:00Z">
        <w:r>
          <w:delText xml:space="preserve">inner product.</w:delText>
        </w:r>
      </w:del>
      <w:del w:id="2500" w:author="PR Preview" w:date="2026-01-01T00:00:00Z">
        <w:r>
          <w:delText xml:space="preserve"> </w:delText>
        </w:r>
      </w:del>
      <w:del w:id="2501" w:author="PR Preview" w:date="2026-01-01T00:00:00Z">
        <w:r>
          <w:delText xml:space="preserve">Each of the four properties in</w:delText>
        </w:r>
      </w:del>
      <w:del w:id="2502" w:author="PR Preview" w:date="2026-01-01T00:00:00Z">
        <w:r>
          <w:delText xml:space="preserve"> </w:delText>
        </w:r>
      </w:del>
      <w:hyperlink w:anchor="def-inner-product">
        <w:del w:id="2503" w:author="PR Preview" w:date="2026-01-01T00:00:00Z">
          <w:r>
            <w:rPr>
              <w:rStyle w:val="Hyperlink"/>
            </w:rPr>
            <w:delText xml:space="preserve">Definition 56</w:delText>
          </w:r>
        </w:del>
      </w:hyperlink>
      <w:del w:id="2504" w:author="PR Preview" w:date="2026-01-01T00:00:00Z">
        <w:r>
          <w:delText xml:space="preserve"> </w:delText>
        </w:r>
      </w:del>
      <w:del w:id="2505" w:author="PR Preview" w:date="2026-01-01T00:00:00Z">
        <w:r>
          <w:delText xml:space="preserve">holds:</w:delText>
        </w:r>
      </w:del>
    </w:p>
    <w:p>
      <w:pPr>
        <w:pStyle w:val="BodyText"/>
      </w:pPr>
      <w:ins w:id="2506" w:author="PR Preview" w:date="2026-01-01T00:00:00Z">
        <w:r>
          <w:rPr>
            <w:b/>
            <w:bCs/>
          </w:rPr>
          <w:t xml:space="preserve">Example 90 (The dot product is an inner product)</w:t>
        </w:r>
      </w:ins>
      <w:ins w:id="2507" w:author="PR Preview" w:date="2026-01-01T00:00:00Z">
        <w:r>
          <w:t xml:space="preserve"> </w:t>
        </w:r>
      </w:ins>
      <w:ins w:id="2508" w:author="PR Preview" w:date="2026-01-01T00:00:00Z">
        <w:r>
          <w:t xml:space="preserve">The dot product (2) is an inner product on</w:t>
        </w:r>
      </w:ins>
      <w:ins w:id="2509" w:author="PR Preview" w:date="2026-01-01T00:00:00Z">
        <w:r>
          <w:t xml:space="preserve"> </w:t>
        </w:r>
      </w:ins>
      <m:oMath>
        <m:sSup>
          <m:e>
            <m:r>
              <m:rPr>
                <m:scr m:val="double-struck"/>
                <m:sty m:val="p"/>
              </m:rPr>
              <m:t>R</m:t>
            </m:r>
          </m:e>
          <m:sup>
            <m:r>
              <m:t>p</m:t>
            </m:r>
          </m:sup>
        </m:sSup>
      </m:oMath>
      <w:ins w:id="2510" w:author="PR Preview" w:date="2026-01-01T00:00:00Z">
        <w:r>
          <w:t xml:space="preserve">,</w:t>
        </w:r>
      </w:ins>
      <w:ins w:id="2511" w:author="PR Preview" w:date="2026-01-01T00:00:00Z">
        <w:r>
          <w:t xml:space="preserve"> </w:t>
        </w:r>
      </w:ins>
      <w:ins w:id="2512" w:author="PR Preview" w:date="2026-01-01T00:00:00Z">
        <w:r>
          <w:t xml:space="preserve">called the</w:t>
        </w:r>
      </w:ins>
      <w:ins w:id="2513" w:author="PR Preview" w:date="2026-01-01T00:00:00Z">
        <w:r>
          <w:t xml:space="preserve"> </w:t>
        </w:r>
      </w:ins>
      <w:ins w:id="2514" w:author="PR Preview" w:date="2026-01-01T00:00:00Z">
        <w:r>
          <w:rPr>
            <w:b/>
            <w:bCs/>
          </w:rPr>
          <w:t xml:space="preserve">Euclidean</w:t>
        </w:r>
      </w:ins>
      <w:ins w:id="2515" w:author="PR Preview" w:date="2026-01-01T00:00:00Z">
        <w:r>
          <w:t xml:space="preserve"> </w:t>
        </w:r>
      </w:ins>
      <w:ins w:id="2516" w:author="PR Preview" w:date="2026-01-01T00:00:00Z">
        <w:r>
          <w:t xml:space="preserve">or</w:t>
        </w:r>
      </w:ins>
      <w:ins w:id="2517" w:author="PR Preview" w:date="2026-01-01T00:00:00Z">
        <w:r>
          <w:t xml:space="preserve"> </w:t>
        </w:r>
      </w:ins>
      <w:ins w:id="2518" w:author="PR Preview" w:date="2026-01-01T00:00:00Z">
        <w:r>
          <w:rPr>
            <w:b/>
            <w:bCs/>
          </w:rPr>
          <w:t xml:space="preserve">standard</w:t>
        </w:r>
      </w:ins>
      <w:ins w:id="2519" w:author="PR Preview" w:date="2026-01-01T00:00:00Z">
        <w:r>
          <w:t xml:space="preserve"> </w:t>
        </w:r>
      </w:ins>
      <w:ins w:id="2520" w:author="PR Preview" w:date="2026-01-01T00:00:00Z">
        <w:r>
          <w:t xml:space="preserve">inner product.</w:t>
        </w:r>
      </w:ins>
      <w:ins w:id="2521" w:author="PR Preview" w:date="2026-01-01T00:00:00Z">
        <w:r>
          <w:t xml:space="preserve"> </w:t>
        </w:r>
      </w:ins>
      <w:ins w:id="2522" w:author="PR Preview" w:date="2026-01-01T00:00:00Z">
        <w:r>
          <w:t xml:space="preserve">Each of the four properties in</w:t>
        </w:r>
      </w:ins>
      <w:ins w:id="2523" w:author="PR Preview" w:date="2026-01-01T00:00:00Z">
        <w:r>
          <w:t xml:space="preserve"> </w:t>
        </w:r>
      </w:ins>
      <w:hyperlink w:anchor="def-inner-product">
        <w:ins w:id="2524" w:author="PR Preview" w:date="2026-01-01T00:00:00Z">
          <w:r>
            <w:rPr>
              <w:rStyle w:val="Hyperlink"/>
            </w:rPr>
            <w:t xml:space="preserve">Definition 56</w:t>
          </w:r>
        </w:ins>
      </w:hyperlink>
      <w:ins w:id="2525" w:author="PR Preview" w:date="2026-01-01T00:00:00Z">
        <w:r>
          <w:t xml:space="preserve"> </w:t>
        </w:r>
      </w:ins>
      <w:ins w:id="2526" w:author="PR Preview" w:date="2026-01-01T00:00:00Z">
        <w:r>
          <w:t xml:space="preserve">holds:</w:t>
        </w:r>
      </w:ins>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del w:id="2527" w:author="PR Preview" w:date="2026-01-01T00:00:00Z">
        <w:r>
          <w:rPr>
            <w:b/>
            <w:bCs/>
          </w:rPr>
          <w:delText xml:space="preserve">Example 91 (Real coordinate space as an inner product space)</w:delText>
        </w:r>
      </w:del>
      <w:del w:id="2528" w:author="PR Preview" w:date="2026-01-01T00:00:00Z">
        <w:r>
          <w:delText xml:space="preserve"> </w:delText>
        </w:r>
      </w:del>
      <w:del w:id="2529" w:author="PR Preview" w:date="2026-01-01T00:00:00Z">
        <w:r>
          <w:delText xml:space="preserve">The Euclidean space</w:delText>
        </w:r>
      </w:del>
      <w:del w:id="2530" w:author="PR Preview" w:date="2026-01-01T00:00:00Z">
        <w:r>
          <w:delText xml:space="preserve"> </w:delText>
        </w:r>
      </w:del>
      <m:oMath>
        <m:sSup>
          <m:e>
            <m:r>
              <m:rPr>
                <m:scr m:val="double-struck"/>
                <m:sty m:val="p"/>
              </m:rPr>
              <m:t>R</m:t>
            </m:r>
          </m:e>
          <m:sup>
            <m:r>
              <m:t>p</m:t>
            </m:r>
          </m:sup>
        </m:sSup>
      </m:oMath>
      <w:del w:id="2531" w:author="PR Preview" w:date="2026-01-01T00:00:00Z">
        <w:r>
          <w:delText xml:space="preserve"> </w:delText>
        </w:r>
      </w:del>
      <w:del w:id="2532" w:author="PR Preview" w:date="2026-01-01T00:00:00Z">
        <w:r>
          <w:delText xml:space="preserve">equipped with the standard dot product (</w:delText>
        </w:r>
      </w:del>
      <w:hyperlink w:anchor="def-dot-product">
        <w:del w:id="2533" w:author="PR Preview" w:date="2026-01-01T00:00:00Z">
          <w:r>
            <w:rPr>
              <w:rStyle w:val="Hyperlink"/>
            </w:rPr>
            <w:delText xml:space="preserve">Definition 7</w:delText>
          </w:r>
        </w:del>
      </w:hyperlink>
      <w:del w:id="2534" w:author="PR Preview" w:date="2026-01-01T00:00:00Z">
        <w:r>
          <w:delText xml:space="preserve">)</w:delText>
        </w:r>
      </w:del>
      <w:del w:id="2535" w:author="PR Preview" w:date="2026-01-01T00:00:00Z">
        <w:r>
          <w:delText xml:space="preserve"> </w:delText>
        </w:r>
      </w:del>
      <w:del w:id="2536" w:author="PR Preview" w:date="2026-01-01T00:00:00Z">
        <w:r>
          <w:delText xml:space="preserve">is an inner product space, because the dot product satisfies the four inner product axioms (</w:delText>
        </w:r>
      </w:del>
      <w:hyperlink w:anchor="exm-dot-product-inner-product">
        <w:del w:id="2537" w:author="PR Preview" w:date="2026-01-01T00:00:00Z">
          <w:r>
            <w:rPr>
              <w:rStyle w:val="Hyperlink"/>
            </w:rPr>
            <w:delText xml:space="preserve">Example 90</w:delText>
          </w:r>
        </w:del>
      </w:hyperlink>
      <w:del w:id="2538" w:author="PR Preview" w:date="2026-01-01T00:00:00Z">
        <w:r>
          <w:delText xml:space="preserve">).</w:delText>
        </w:r>
      </w:del>
      <w:del w:id="2539" w:author="PR Preview" w:date="2026-01-01T00:00:00Z">
        <w:r>
          <w:delText xml:space="preserve"> </w:delText>
        </w:r>
      </w:del>
      <w:del w:id="2540" w:author="PR Preview" w:date="2026-01-01T00:00:00Z">
        <w:r>
          <w:delText xml:space="preserve">For</w:delText>
        </w:r>
      </w:del>
      <w:del w:id="2541" w:author="PR Preview" w:date="2026-01-01T00:00:00Z">
        <w:r>
          <w:delText xml:space="preserve"> </w:delText>
        </w:r>
      </w:del>
      <m:oMath>
        <m:r>
          <m:t>p</m:t>
        </m:r>
        <m:r>
          <m:rPr>
            <m:sty m:val="p"/>
          </m:rPr>
          <m:t>=</m:t>
        </m:r>
        <m:r>
          <m:t>2</m:t>
        </m:r>
      </m:oMath>
      <w:del w:id="2542" w:author="PR Preview" w:date="2026-01-01T00:00:00Z">
        <w:r>
          <w:delText xml:space="preserve">, any vector</w:delText>
        </w:r>
      </w:del>
      <w:del w:id="2543"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2544" w:author="PR Preview" w:date="2026-01-01T00:00:00Z">
        <w:r>
          <w:delText xml:space="preserve"> </w:delText>
        </w:r>
      </w:del>
      <w:del w:id="2545" w:author="PR Preview" w:date="2026-01-01T00:00:00Z">
        <w:r>
          <w:delText xml:space="preserve">has squared norm</w:delText>
        </w:r>
      </w:del>
      <w:del w:id="2546" w:author="PR Preview" w:date="2026-01-01T00:00:00Z">
        <w:r>
          <w:delText xml:space="preserve"> </w:delText>
        </w:r>
      </w:del>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del w:id="2547" w:author="PR Preview" w:date="2026-01-01T00:00:00Z">
        <w:r>
          <w:delText xml:space="preserve">,</w:delText>
        </w:r>
      </w:del>
      <w:del w:id="2548" w:author="PR Preview" w:date="2026-01-01T00:00:00Z">
        <w:r>
          <w:delText xml:space="preserve"> </w:delText>
        </w:r>
      </w:del>
      <w:del w:id="2549" w:author="PR Preview" w:date="2026-01-01T00:00:00Z">
        <w:r>
          <w:delText xml:space="preserve">which is zero if and only if</w:delText>
        </w:r>
      </w:del>
      <w:del w:id="2550" w:author="PR Preview" w:date="2026-01-01T00:00:00Z">
        <w:r>
          <w:delText xml:space="preserve"> </w:delText>
        </w:r>
      </w:del>
      <m:oMath>
        <m:sSub>
          <m:e>
            <m:r>
              <m:t>x</m:t>
            </m:r>
          </m:e>
          <m:sub>
            <m:r>
              <m:t>1</m:t>
            </m:r>
          </m:sub>
        </m:sSub>
        <m:r>
          <m:rPr>
            <m:sty m:val="p"/>
          </m:rPr>
          <m:t>=</m:t>
        </m:r>
        <m:sSub>
          <m:e>
            <m:r>
              <m:t>x</m:t>
            </m:r>
          </m:e>
          <m:sub>
            <m:r>
              <m:t>2</m:t>
            </m:r>
          </m:sub>
        </m:sSub>
        <m:r>
          <m:rPr>
            <m:sty m:val="p"/>
          </m:rPr>
          <m:t>=</m:t>
        </m:r>
        <m:r>
          <m:t>0</m:t>
        </m:r>
      </m:oMath>
      <w:del w:id="2551" w:author="PR Preview" w:date="2026-01-01T00:00:00Z">
        <w:r>
          <w:delText xml:space="preserve">.</w:delText>
        </w:r>
      </w:del>
    </w:p>
    <w:p>
      <w:pPr>
        <w:pStyle w:val="BodyText"/>
      </w:pPr>
      <w:ins w:id="2552" w:author="PR Preview" w:date="2026-01-01T00:00:00Z">
        <w:r>
          <w:rPr>
            <w:b/>
            <w:bCs/>
          </w:rPr>
          <w:t xml:space="preserve">Example 91 (Real coordinate space as an inner product space)</w:t>
        </w:r>
      </w:ins>
      <w:ins w:id="2553" w:author="PR Preview" w:date="2026-01-01T00:00:00Z">
        <w:r>
          <w:t xml:space="preserve"> </w:t>
        </w:r>
      </w:ins>
      <w:ins w:id="2554" w:author="PR Preview" w:date="2026-01-01T00:00:00Z">
        <w:r>
          <w:t xml:space="preserve">The Euclidean space</w:t>
        </w:r>
      </w:ins>
      <w:ins w:id="2555" w:author="PR Preview" w:date="2026-01-01T00:00:00Z">
        <w:r>
          <w:t xml:space="preserve"> </w:t>
        </w:r>
      </w:ins>
      <m:oMath>
        <m:sSup>
          <m:e>
            <m:r>
              <m:rPr>
                <m:scr m:val="double-struck"/>
                <m:sty m:val="p"/>
              </m:rPr>
              <m:t>R</m:t>
            </m:r>
          </m:e>
          <m:sup>
            <m:r>
              <m:t>p</m:t>
            </m:r>
          </m:sup>
        </m:sSup>
      </m:oMath>
      <w:ins w:id="2556" w:author="PR Preview" w:date="2026-01-01T00:00:00Z">
        <w:r>
          <w:t xml:space="preserve"> </w:t>
        </w:r>
      </w:ins>
      <w:ins w:id="2557" w:author="PR Preview" w:date="2026-01-01T00:00:00Z">
        <w:r>
          <w:t xml:space="preserve">equipped with the standard dot product (2)</w:t>
        </w:r>
      </w:ins>
      <w:ins w:id="2558" w:author="PR Preview" w:date="2026-01-01T00:00:00Z">
        <w:r>
          <w:t xml:space="preserve"> </w:t>
        </w:r>
      </w:ins>
      <w:ins w:id="2559" w:author="PR Preview" w:date="2026-01-01T00:00:00Z">
        <w:r>
          <w:t xml:space="preserve">is an inner product space, because the dot product satisfies the four inner product axioms (</w:t>
        </w:r>
      </w:ins>
      <w:hyperlink w:anchor="exm-dot-product-inner-product">
        <w:ins w:id="2560" w:author="PR Preview" w:date="2026-01-01T00:00:00Z">
          <w:r>
            <w:rPr>
              <w:rStyle w:val="Hyperlink"/>
            </w:rPr>
            <w:t xml:space="preserve">Example 90</w:t>
          </w:r>
        </w:ins>
      </w:hyperlink>
      <w:ins w:id="2561" w:author="PR Preview" w:date="2026-01-01T00:00:00Z">
        <w:r>
          <w:t xml:space="preserve">).</w:t>
        </w:r>
      </w:ins>
      <w:ins w:id="2562" w:author="PR Preview" w:date="2026-01-01T00:00:00Z">
        <w:r>
          <w:t xml:space="preserve"> </w:t>
        </w:r>
      </w:ins>
      <w:ins w:id="2563" w:author="PR Preview" w:date="2026-01-01T00:00:00Z">
        <w:r>
          <w:t xml:space="preserve">For</w:t>
        </w:r>
      </w:ins>
      <w:ins w:id="2564" w:author="PR Preview" w:date="2026-01-01T00:00:00Z">
        <w:r>
          <w:t xml:space="preserve"> </w:t>
        </w:r>
      </w:ins>
      <m:oMath>
        <m:r>
          <m:t>p</m:t>
        </m:r>
        <m:r>
          <m:rPr>
            <m:sty m:val="p"/>
          </m:rPr>
          <m:t>=</m:t>
        </m:r>
        <m:r>
          <m:t>2</m:t>
        </m:r>
      </m:oMath>
      <w:ins w:id="2565" w:author="PR Preview" w:date="2026-01-01T00:00:00Z">
        <w:r>
          <w:t xml:space="preserve">, any vector</w:t>
        </w:r>
      </w:ins>
      <w:ins w:id="2566"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ins w:id="2567" w:author="PR Preview" w:date="2026-01-01T00:00:00Z">
        <w:r>
          <w:t xml:space="preserve"> </w:t>
        </w:r>
      </w:ins>
      <w:ins w:id="2568" w:author="PR Preview" w:date="2026-01-01T00:00:00Z">
        <w:r>
          <w:t xml:space="preserve">has squared norm</w:t>
        </w:r>
      </w:ins>
      <w:ins w:id="2569" w:author="PR Preview" w:date="2026-01-01T00:00:00Z">
        <w:r>
          <w:t xml:space="preserve"> </w:t>
        </w:r>
      </w:ins>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ins w:id="2570" w:author="PR Preview" w:date="2026-01-01T00:00:00Z">
        <w:r>
          <w:t xml:space="preserve">,</w:t>
        </w:r>
      </w:ins>
      <w:ins w:id="2571" w:author="PR Preview" w:date="2026-01-01T00:00:00Z">
        <w:r>
          <w:t xml:space="preserve"> </w:t>
        </w:r>
      </w:ins>
      <w:ins w:id="2572"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del w:id="2573" w:author="PR Preview" w:date="2026-01-01T00:00:00Z">
        <w:r>
          <w:delText xml:space="preserve"> </w:delText>
        </w:r>
      </w:del>
      <w:del w:id="2574" w:author="PR Preview" w:date="2026-01-01T00:00:00Z">
        <w:r>
          <w:delText xml:space="preserve">is symmetric, because</w:delText>
        </w:r>
      </w:del>
      <w:del w:id="2575" w:author="PR Preview" w:date="2026-01-01T00:00:00Z">
        <w:r>
          <w:delText xml:space="preserve"> </w:delText>
        </w:r>
      </w:del>
      <m:oMath>
        <m:sSub>
          <m:e>
            <m:r>
              <m:t>x</m:t>
            </m:r>
          </m:e>
          <m:sub>
            <m:r>
              <m:t>i</m:t>
            </m:r>
          </m:sub>
        </m:sSub>
        <m:sSub>
          <m:e>
            <m:r>
              <m:t>y</m:t>
            </m:r>
          </m:e>
          <m:sub>
            <m:r>
              <m:t>i</m:t>
            </m:r>
          </m:sub>
        </m:sSub>
        <m:r>
          <m:rPr>
            <m:sty m:val="p"/>
          </m:rPr>
          <m:t>=</m:t>
        </m:r>
        <m:sSub>
          <m:e>
            <m:r>
              <m:t>y</m:t>
            </m:r>
          </m:e>
          <m:sub>
            <m:r>
              <m:t>i</m:t>
            </m:r>
          </m:sub>
        </m:sSub>
        <m:sSub>
          <m:e>
            <m:r>
              <m:t>x</m:t>
            </m:r>
          </m:e>
          <m:sub>
            <m:r>
              <m:t>i</m:t>
            </m:r>
          </m:sub>
        </m:sSub>
      </m:oMath>
      <w:del w:id="2576" w:author="PR Preview" w:date="2026-01-01T00:00:00Z">
        <w:r>
          <w:delText xml:space="preserve">,</w:delText>
        </w:r>
      </w:del>
      <w:del w:id="2577" w:author="PR Preview" w:date="2026-01-01T00:00:00Z">
        <w:r>
          <w:delText xml:space="preserve"> </w:delText>
        </w:r>
      </w:del>
      <w:del w:id="2578" w:author="PR Preview" w:date="2026-01-01T00:00:00Z">
        <w:r>
          <w:delText xml:space="preserve">and linear in the first slot, because it is a linear combination of</w:delText>
        </w:r>
      </w:del>
      <w:del w:id="2579" w:author="PR Preview" w:date="2026-01-01T00:00:00Z">
        <w:r>
          <w:delText xml:space="preserve"> </w:delText>
        </w:r>
      </w:del>
      <m:oMath>
        <m:sSub>
          <m:e>
            <m:r>
              <m:t>x</m:t>
            </m:r>
          </m:e>
          <m:sub>
            <m:r>
              <m:t>1</m:t>
            </m:r>
          </m:sub>
        </m:sSub>
      </m:oMath>
      <w:del w:id="2580" w:author="PR Preview" w:date="2026-01-01T00:00:00Z">
        <w:r>
          <w:delText xml:space="preserve"> </w:delText>
        </w:r>
      </w:del>
      <w:del w:id="2581" w:author="PR Preview" w:date="2026-01-01T00:00:00Z">
        <w:r>
          <w:delText xml:space="preserve">and</w:delText>
        </w:r>
      </w:del>
      <w:del w:id="2582" w:author="PR Preview" w:date="2026-01-01T00:00:00Z">
        <w:r>
          <w:delText xml:space="preserve"> </w:delText>
        </w:r>
      </w:del>
      <m:oMath>
        <m:sSub>
          <m:e>
            <m:r>
              <m:t>x</m:t>
            </m:r>
          </m:e>
          <m:sub>
            <m:r>
              <m:t>2</m:t>
            </m:r>
          </m:sub>
        </m:sSub>
      </m:oMath>
      <w:del w:id="2583" w:author="PR Preview" w:date="2026-01-01T00:00:00Z">
        <w:r>
          <w:delText xml:space="preserve"> </w:delText>
        </w:r>
      </w:del>
      <w:del w:id="2584" w:author="PR Preview" w:date="2026-01-01T00:00:00Z">
        <w:r>
          <w:delText xml:space="preserve">with coefficients</w:delText>
        </w:r>
      </w:del>
      <w:del w:id="2585" w:author="PR Preview" w:date="2026-01-01T00:00:00Z">
        <w:r>
          <w:delText xml:space="preserve"> </w:delText>
        </w:r>
      </w:del>
      <m:oMath>
        <m:sSub>
          <m:e>
            <m:r>
              <m:t>y</m:t>
            </m:r>
          </m:e>
          <m:sub>
            <m:r>
              <m:t>1</m:t>
            </m:r>
          </m:sub>
        </m:sSub>
      </m:oMath>
      <w:del w:id="2586" w:author="PR Preview" w:date="2026-01-01T00:00:00Z">
        <w:r>
          <w:delText xml:space="preserve"> </w:delText>
        </w:r>
      </w:del>
      <w:del w:id="2587" w:author="PR Preview" w:date="2026-01-01T00:00:00Z">
        <w:r>
          <w:delText xml:space="preserve">and</w:delText>
        </w:r>
      </w:del>
      <w:del w:id="2588" w:author="PR Preview" w:date="2026-01-01T00:00:00Z">
        <w:r>
          <w:delText xml:space="preserve"> </w:delText>
        </w:r>
      </w:del>
      <m:oMath>
        <m:r>
          <m:rPr>
            <m:sty m:val="p"/>
          </m:rPr>
          <m:t>−</m:t>
        </m:r>
        <m:sSub>
          <m:e>
            <m:r>
              <m:t>y</m:t>
            </m:r>
          </m:e>
          <m:sub>
            <m:r>
              <m:t>2</m:t>
            </m:r>
          </m:sub>
        </m:sSub>
      </m:oMath>
      <w:del w:id="2589" w:author="PR Preview" w:date="2026-01-01T00:00:00Z">
        <w:r>
          <w:delText xml:space="preserve">.</w:delText>
        </w:r>
      </w:del>
      <w:del w:id="2590" w:author="PR Preview" w:date="2026-01-01T00:00:00Z">
        <w:r>
          <w:delText xml:space="preserve"> </w:delText>
        </w:r>
      </w:del>
      <w:del w:id="2591" w:author="PR Preview" w:date="2026-01-01T00:00:00Z">
        <w:r>
          <w:delText xml:space="preserve">It fails positivity:</w:delText>
        </w:r>
      </w:del>
      <w:del w:id="2592" w:author="PR Preview" w:date="2026-01-01T00:00:00Z">
        <w:r>
          <w:delText xml:space="preserve"> </w:delText>
        </w:r>
      </w:del>
      <w:del w:id="2593" w:author="PR Preview" w:date="2026-01-01T00:00:00Z">
        <w:r>
          <w:delText xml:space="preserve">for</w:delText>
        </w:r>
      </w:del>
      <w:del w:id="2594" w:author="PR Preview" w:date="2026-01-01T00:00:00Z">
        <w:r>
          <w:delText xml:space="preserve"> </w:delText>
        </w:r>
      </w:del>
      <m:oMath>
        <m:acc>
          <m:accPr>
            <m:chr m:val="̃"/>
          </m:accPr>
          <m:e>
            <m:r>
              <m:t>x</m:t>
            </m:r>
          </m:e>
        </m:acc>
        <m:r>
          <m:rPr>
            <m:sty m:val="p"/>
          </m:rPr>
          <m:t>=</m:t>
        </m:r>
        <m:r>
          <m:rPr>
            <m:sty m:val="p"/>
          </m:rPr>
          <m:t>(</m:t>
        </m:r>
        <m:r>
          <m:t>0</m:t>
        </m:r>
        <m:r>
          <m:rPr>
            <m:sty m:val="p"/>
          </m:rPr>
          <m:t>,</m:t>
        </m:r>
        <m:r>
          <m:t>1</m:t>
        </m:r>
        <m:r>
          <m:rPr>
            <m:sty m:val="p"/>
          </m:rPr>
          <m:t>)</m:t>
        </m:r>
      </m:oMath>
      <w:del w:id="2595" w:author="PR Preview" w:date="2026-01-01T00:00:00Z">
        <w:r>
          <w:delText xml:space="preserve">,</w:delText>
        </w:r>
      </w:del>
      <w:del w:id="2596" w:author="PR Preview" w:date="2026-01-01T00:00:00Z">
        <w:r>
          <w:delText xml:space="preserve"> </w:delText>
        </w:r>
      </w:del>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del w:id="2597" w:author="PR Preview" w:date="2026-01-01T00:00:00Z">
        <w:r>
          <w:delText xml:space="preserve">.</w:delText>
        </w:r>
      </w:del>
      <w:del w:id="2598" w:author="PR Preview" w:date="2026-01-01T00:00:00Z">
        <w:r>
          <w:delText xml:space="preserve"> </w:delText>
        </w:r>
      </w:del>
      <w:del w:id="2599" w:author="PR Preview" w:date="2026-01-01T00:00:00Z">
        <w:r>
          <w:delText xml:space="preserve">It also fails definiteness:</w:delText>
        </w:r>
      </w:del>
      <w:del w:id="2600" w:author="PR Preview" w:date="2026-01-01T00:00:00Z">
        <w:r>
          <w:delText xml:space="preserve"> </w:delText>
        </w:r>
      </w:del>
      <w:del w:id="2601" w:author="PR Preview" w:date="2026-01-01T00:00:00Z">
        <w:r>
          <w:delText xml:space="preserve">for</w:delText>
        </w:r>
      </w:del>
      <w:del w:id="2602" w:author="PR Preview" w:date="2026-01-01T00:00:00Z">
        <w:r>
          <w:delText xml:space="preserve"> </w:delText>
        </w:r>
      </w:del>
      <m:oMath>
        <m:acc>
          <m:accPr>
            <m:chr m:val="̃"/>
          </m:accPr>
          <m:e>
            <m:r>
              <m:t>x</m:t>
            </m:r>
          </m:e>
        </m:acc>
        <m:r>
          <m:rPr>
            <m:sty m:val="p"/>
          </m:rPr>
          <m:t>=</m:t>
        </m:r>
        <m:r>
          <m:rPr>
            <m:sty m:val="p"/>
          </m:rPr>
          <m:t>(</m:t>
        </m:r>
        <m:r>
          <m:t>1</m:t>
        </m:r>
        <m:r>
          <m:rPr>
            <m:sty m:val="p"/>
          </m:rPr>
          <m:t>,</m:t>
        </m:r>
        <m:r>
          <m:t>1</m:t>
        </m:r>
        <m:r>
          <m:rPr>
            <m:sty m:val="p"/>
          </m:rPr>
          <m:t>)</m:t>
        </m:r>
      </m:oMath>
      <w:del w:id="2603" w:author="PR Preview" w:date="2026-01-01T00:00:00Z">
        <w:r>
          <w:delText xml:space="preserve">,</w:delText>
        </w:r>
      </w:del>
      <w:del w:id="2604" w:author="PR Preview" w:date="2026-01-01T00:00:00Z">
        <w:r>
          <w:delText xml:space="preserve"> </w:delText>
        </w:r>
      </w:del>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del w:id="2605" w:author="PR Preview" w:date="2026-01-01T00:00:00Z">
        <w:r>
          <w:delText xml:space="preserve"> </w:delText>
        </w:r>
      </w:del>
      <w:del w:id="2606" w:author="PR Preview" w:date="2026-01-01T00:00:00Z">
        <w:r>
          <w:delText xml:space="preserve">although</w:delText>
        </w:r>
      </w:del>
      <w:del w:id="2607" w:author="PR Preview" w:date="2026-01-01T00:00:00Z">
        <w:r>
          <w:delText xml:space="preserve"> </w:delText>
        </w:r>
      </w:del>
      <m:oMath>
        <m:acc>
          <m:accPr>
            <m:chr m:val="̃"/>
          </m:accPr>
          <m:e>
            <m:r>
              <m:t>x</m:t>
            </m:r>
          </m:e>
        </m:acc>
        <m:r>
          <m:rPr>
            <m:sty m:val="p"/>
          </m:rPr>
          <m:t>≠</m:t>
        </m:r>
        <m:sSub>
          <m:e>
            <m:acc>
              <m:accPr>
                <m:chr m:val="̃"/>
              </m:accPr>
              <m:e>
                <m:r>
                  <m:t>0</m:t>
                </m:r>
              </m:e>
            </m:acc>
          </m:e>
          <m:sub>
            <m:r>
              <m:t>2</m:t>
            </m:r>
            <m:r>
              <m:rPr>
                <m:sty m:val="p"/>
              </m:rPr>
              <m:t>×</m:t>
            </m:r>
            <m:r>
              <m:t>1</m:t>
            </m:r>
          </m:sub>
        </m:sSub>
      </m:oMath>
      <w:del w:id="2608" w:author="PR Preview" w:date="2026-01-01T00:00:00Z">
        <w:r>
          <w:delText xml:space="preserve">.</w:delText>
        </w:r>
      </w:del>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del w:id="2609" w:author="PR Preview" w:date="2026-01-01T00:00:00Z">
        <w:r>
          <w:delText xml:space="preserve"> </w:delText>
        </w:r>
      </w:del>
      <w:del w:id="2610" w:author="PR Preview" w:date="2026-01-01T00:00:00Z">
        <w:r>
          <w:delText xml:space="preserve">is symmetric and linear in the first slot, for the same reasons as</w:delText>
        </w:r>
      </w:del>
      <w:del w:id="2611" w:author="PR Preview" w:date="2026-01-01T00:00:00Z">
        <w:r>
          <w:delText xml:space="preserve"> </w:delText>
        </w:r>
      </w:del>
      <m:oMath>
        <m:r>
          <m:t>f</m:t>
        </m:r>
      </m:oMath>
      <w:del w:id="2612" w:author="PR Preview" w:date="2026-01-01T00:00:00Z">
        <w:r>
          <w:delText xml:space="preserve">,</w:delText>
        </w:r>
      </w:del>
      <w:del w:id="2613" w:author="PR Preview" w:date="2026-01-01T00:00:00Z">
        <w:r>
          <w:delText xml:space="preserve"> </w:delText>
        </w:r>
      </w:del>
      <w:del w:id="2614" w:author="PR Preview" w:date="2026-01-01T00:00:00Z">
        <w:r>
          <w:delText xml:space="preserve">and has positivity, because</w:delText>
        </w:r>
      </w:del>
      <w:del w:id="2615" w:author="PR Preview" w:date="2026-01-01T00:00:00Z">
        <w:r>
          <w:delText xml:space="preserve"> </w:delText>
        </w:r>
      </w:del>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del w:id="2616" w:author="PR Preview" w:date="2026-01-01T00:00:00Z">
        <w:r>
          <w:delText xml:space="preserve">.</w:delText>
        </w:r>
      </w:del>
      <w:del w:id="2617" w:author="PR Preview" w:date="2026-01-01T00:00:00Z">
        <w:r>
          <w:delText xml:space="preserve"> </w:delText>
        </w:r>
      </w:del>
      <w:del w:id="2618" w:author="PR Preview" w:date="2026-01-01T00:00:00Z">
        <w:r>
          <w:delText xml:space="preserve">It fails definiteness:</w:delText>
        </w:r>
      </w:del>
      <w:del w:id="2619" w:author="PR Preview" w:date="2026-01-01T00:00:00Z">
        <w:r>
          <w:delText xml:space="preserve"> </w:delText>
        </w:r>
      </w:del>
      <w:del w:id="2620" w:author="PR Preview" w:date="2026-01-01T00:00:00Z">
        <w:r>
          <w:delText xml:space="preserve">for</w:delText>
        </w:r>
      </w:del>
      <w:del w:id="2621" w:author="PR Preview" w:date="2026-01-01T00:00:00Z">
        <w:r>
          <w:delText xml:space="preserve"> </w:delText>
        </w:r>
      </w:del>
      <m:oMath>
        <m:acc>
          <m:accPr>
            <m:chr m:val="̃"/>
          </m:accPr>
          <m:e>
            <m:r>
              <m:t>x</m:t>
            </m:r>
          </m:e>
        </m:acc>
        <m:r>
          <m:rPr>
            <m:sty m:val="p"/>
          </m:rPr>
          <m:t>=</m:t>
        </m:r>
        <m:r>
          <m:rPr>
            <m:sty m:val="p"/>
          </m:rPr>
          <m:t>(</m:t>
        </m:r>
        <m:r>
          <m:t>0</m:t>
        </m:r>
        <m:r>
          <m:rPr>
            <m:sty m:val="p"/>
          </m:rPr>
          <m:t>,</m:t>
        </m:r>
        <m:r>
          <m:t>1</m:t>
        </m:r>
        <m:r>
          <m:rPr>
            <m:sty m:val="p"/>
          </m:rPr>
          <m:t>)</m:t>
        </m:r>
      </m:oMath>
      <w:del w:id="2622" w:author="PR Preview" w:date="2026-01-01T00:00:00Z">
        <w:r>
          <w:delText xml:space="preserve">,</w:delText>
        </w:r>
      </w:del>
      <w:del w:id="2623" w:author="PR Preview" w:date="2026-01-01T00:00:00Z">
        <w:r>
          <w:delText xml:space="preserve"> </w:delText>
        </w:r>
      </w:del>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del w:id="2624" w:author="PR Preview" w:date="2026-01-01T00:00:00Z">
        <w:r>
          <w:delText xml:space="preserve"> </w:delText>
        </w:r>
      </w:del>
      <w:del w:id="2625" w:author="PR Preview" w:date="2026-01-01T00:00:00Z">
        <w:r>
          <w:delText xml:space="preserve">although</w:delText>
        </w:r>
      </w:del>
      <w:del w:id="2626" w:author="PR Preview" w:date="2026-01-01T00:00:00Z">
        <w:r>
          <w:delText xml:space="preserve"> </w:delText>
        </w:r>
      </w:del>
      <m:oMath>
        <m:acc>
          <m:accPr>
            <m:chr m:val="̃"/>
          </m:accPr>
          <m:e>
            <m:r>
              <m:t>x</m:t>
            </m:r>
          </m:e>
        </m:acc>
        <m:r>
          <m:rPr>
            <m:sty m:val="p"/>
          </m:rPr>
          <m:t>≠</m:t>
        </m:r>
        <m:sSub>
          <m:e>
            <m:acc>
              <m:accPr>
                <m:chr m:val="̃"/>
              </m:accPr>
              <m:e>
                <m:r>
                  <m:t>0</m:t>
                </m:r>
              </m:e>
            </m:acc>
          </m:e>
          <m:sub>
            <m:r>
              <m:t>2</m:t>
            </m:r>
            <m:r>
              <m:rPr>
                <m:sty m:val="p"/>
              </m:rPr>
              <m:t>×</m:t>
            </m:r>
            <m:r>
              <m:t>1</m:t>
            </m:r>
          </m:sub>
        </m:sSub>
      </m:oMath>
      <w:del w:id="2627" w:author="PR Preview" w:date="2026-01-01T00:00:00Z">
        <w:r>
          <w:delText xml:space="preserve">.</w:delText>
        </w:r>
      </w:del>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del w:id="2628" w:author="PR Preview" w:date="2026-01-01T00:00:00Z">
        <w:r>
          <w:delText xml:space="preserve">,</w:delText>
        </w:r>
      </w:del>
      <w:del w:id="2629" w:author="PR Preview" w:date="2026-01-01T00:00:00Z">
        <w:r>
          <w:delText xml:space="preserve"> </w:delText>
        </w:r>
      </w:del>
      <w:del w:id="2630" w:author="PR Preview" w:date="2026-01-01T00:00:00Z">
        <w:r>
          <w:delText xml:space="preserve">where</w:delText>
        </w:r>
      </w:del>
      <w:del w:id="2631" w:author="PR Preview" w:date="2026-01-01T00:00:00Z">
        <w:r>
          <w:delText xml:space="preserve"> </w:delText>
        </w:r>
      </w:del>
      <m:oMath>
        <m:r>
          <m:t>​</m:t>
        </m:r>
        <m:d>
          <m:dPr>
            <m:begChr m:val="|"/>
            <m:sepChr m:val=""/>
            <m:endChr m:val="|"/>
            <m:grow/>
          </m:dPr>
          <m:e>
            <m:r>
              <m:rPr>
                <m:sty m:val="p"/>
              </m:rPr>
              <m:t>⋅</m:t>
            </m:r>
          </m:e>
        </m:d>
        <m:r>
          <m:t>​</m:t>
        </m:r>
      </m:oMath>
      <w:del w:id="2632" w:author="PR Preview" w:date="2026-01-01T00:00:00Z">
        <w:r>
          <w:delText xml:space="preserve"> </w:delText>
        </w:r>
      </w:del>
      <w:del w:id="2633" w:author="PR Preview" w:date="2026-01-01T00:00:00Z">
        <w:r>
          <w:delText xml:space="preserve">is the</w:delText>
        </w:r>
      </w:del>
      <w:del w:id="2634" w:author="PR Preview" w:date="2026-01-01T00:00:00Z">
        <w:r>
          <w:delText xml:space="preserve"> </w:delText>
        </w:r>
      </w:del>
      <w:hyperlink r:id="rId316">
        <w:del w:id="2635" w:author="PR Preview" w:date="2026-01-01T00:00:00Z">
          <w:r>
            <w:rPr>
              <w:rStyle w:val="Hyperlink"/>
            </w:rPr>
            <w:delText xml:space="preserve">absolute value</w:delText>
          </w:r>
        </w:del>
      </w:hyperlink>
      <w:del w:id="2636" w:author="PR Preview" w:date="2026-01-01T00:00:00Z">
        <w:r>
          <w:delText xml:space="preserve">, is symmetric, because</w:delText>
        </w:r>
      </w:del>
      <w:del w:id="2637" w:author="PR Preview" w:date="2026-01-01T00:00:00Z">
        <w:r>
          <w:delText xml:space="preserve"> </w:delText>
        </w:r>
      </w:del>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del w:id="2638" w:author="PR Preview" w:date="2026-01-01T00:00:00Z">
        <w:r>
          <w:delText xml:space="preserve">,</w:delText>
        </w:r>
      </w:del>
      <w:del w:id="2639" w:author="PR Preview" w:date="2026-01-01T00:00:00Z">
        <w:r>
          <w:delText xml:space="preserve"> </w:delText>
        </w:r>
      </w:del>
      <w:del w:id="2640" w:author="PR Preview" w:date="2026-01-01T00:00:00Z">
        <w:r>
          <w:delText xml:space="preserve">and has positivity and definiteness, because</w:delText>
        </w:r>
      </w:del>
      <w:del w:id="2641" w:author="PR Preview" w:date="2026-01-01T00:00:00Z">
        <w:r>
          <w:delText xml:space="preserve"> </w:delText>
        </w:r>
      </w:del>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del w:id="2642" w:author="PR Preview" w:date="2026-01-01T00:00:00Z">
        <w:r>
          <w:delText xml:space="preserve"> </w:delText>
        </w:r>
      </w:del>
      <w:del w:id="2643" w:author="PR Preview" w:date="2026-01-01T00:00:00Z">
        <w:r>
          <w:delText xml:space="preserve">is a sum of squares.</w:delText>
        </w:r>
      </w:del>
      <w:del w:id="2644" w:author="PR Preview" w:date="2026-01-01T00:00:00Z">
        <w:r>
          <w:delText xml:space="preserve"> </w:delText>
        </w:r>
      </w:del>
      <w:del w:id="2645" w:author="PR Preview" w:date="2026-01-01T00:00:00Z">
        <w:r>
          <w:delText xml:space="preserve">It is not linear in the first slot:</w:delText>
        </w:r>
      </w:del>
      <w:del w:id="2646" w:author="PR Preview" w:date="2026-01-01T00:00:00Z">
        <w:r>
          <w:delText xml:space="preserve"> </w:delText>
        </w:r>
      </w:del>
      <w:del w:id="2647" w:author="PR Preview" w:date="2026-01-01T00:00:00Z">
        <w:r>
          <w:delText xml:space="preserve">take</w:delText>
        </w:r>
      </w:del>
      <w:del w:id="2648" w:author="PR Preview" w:date="2026-01-01T00:00:00Z">
        <w:r>
          <w:delText xml:space="preserve"> </w:delText>
        </w:r>
      </w:del>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del w:id="2649" w:author="PR Preview" w:date="2026-01-01T00:00:00Z">
        <w:r>
          <w:delText xml:space="preserve">,</w:delText>
        </w:r>
      </w:del>
      <w:del w:id="2650" w:author="PR Preview" w:date="2026-01-01T00:00:00Z">
        <w:r>
          <w:delText xml:space="preserve"> </w:delText>
        </w:r>
      </w:del>
      <m:oMath>
        <m:r>
          <m:t>a</m:t>
        </m:r>
        <m:r>
          <m:rPr>
            <m:sty m:val="p"/>
          </m:rPr>
          <m:t>=</m:t>
        </m:r>
        <m:r>
          <m:rPr>
            <m:sty m:val="p"/>
          </m:rPr>
          <m:t>−</m:t>
        </m:r>
        <m:r>
          <m:t>1</m:t>
        </m:r>
      </m:oMath>
      <w:del w:id="2651" w:author="PR Preview" w:date="2026-01-01T00:00:00Z">
        <w:r>
          <w:delText xml:space="preserve"> </w:delText>
        </w:r>
      </w:del>
      <w:del w:id="2652" w:author="PR Preview" w:date="2026-01-01T00:00:00Z">
        <w:r>
          <w:delText xml:space="preserve">and</w:delText>
        </w:r>
      </w:del>
      <w:del w:id="2653" w:author="PR Preview" w:date="2026-01-01T00:00:00Z">
        <w:r>
          <w:delText xml:space="preserve"> </w:delText>
        </w:r>
      </w:del>
      <m:oMath>
        <m:r>
          <m:t>b</m:t>
        </m:r>
        <m:r>
          <m:rPr>
            <m:sty m:val="p"/>
          </m:rPr>
          <m:t>=</m:t>
        </m:r>
        <m:r>
          <m:t>0</m:t>
        </m:r>
      </m:oMath>
      <w:del w:id="2654" w:author="PR Preview" w:date="2026-01-01T00:00:00Z">
        <w:r>
          <w:delText xml:space="preserve">;</w:delText>
        </w:r>
      </w:del>
      <w:del w:id="2655" w:author="PR Preview" w:date="2026-01-01T00:00:00Z">
        <w:r>
          <w:delText xml:space="preserve"> </w:delText>
        </w:r>
      </w:del>
      <w:del w:id="2656" w:author="PR Preview" w:date="2026-01-01T00:00:00Z">
        <w:r>
          <w:delText xml:space="preserve">then</w:delText>
        </w:r>
      </w:del>
      <w:del w:id="2657" w:author="PR Preview" w:date="2026-01-01T00:00:00Z">
        <w:r>
          <w:delText xml:space="preserve"> </w:delText>
        </w:r>
      </w:del>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del w:id="2658" w:author="PR Preview" w:date="2026-01-01T00:00:00Z">
        <w:r>
          <w:delText xml:space="preserve">,</w:delText>
        </w:r>
      </w:del>
      <w:del w:id="2659" w:author="PR Preview" w:date="2026-01-01T00:00:00Z">
        <w:r>
          <w:delText xml:space="preserve"> </w:delText>
        </w:r>
      </w:del>
      <w:del w:id="2660" w:author="PR Preview" w:date="2026-01-01T00:00:00Z">
        <w:r>
          <w:delText xml:space="preserve">while</w:delText>
        </w:r>
      </w:del>
      <w:del w:id="2661" w:author="PR Preview" w:date="2026-01-01T00:00:00Z">
        <w:r>
          <w:delText xml:space="preserve"> </w:delText>
        </w:r>
      </w:del>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del w:id="2662" w:author="PR Preview" w:date="2026-01-01T00:00:00Z">
        <w:r>
          <w:delText xml:space="preserve">.</w:delText>
        </w:r>
      </w:del>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ins w:id="2663" w:author="PR Preview" w:date="2026-01-01T00:00:00Z">
        <w:r>
          <w:t xml:space="preserve"> </w:t>
        </w:r>
      </w:ins>
      <w:ins w:id="2664" w:author="PR Preview" w:date="2026-01-01T00:00:00Z">
        <w:r>
          <w:t xml:space="preserve">is symmetric, because</w:t>
        </w:r>
      </w:ins>
      <w:ins w:id="2665" w:author="PR Preview" w:date="2026-01-01T00:00:00Z">
        <w:r>
          <w:t xml:space="preserve"> </w:t>
        </w:r>
      </w:ins>
      <m:oMath>
        <m:sSub>
          <m:e>
            <m:r>
              <m:t>x</m:t>
            </m:r>
          </m:e>
          <m:sub>
            <m:r>
              <m:t>i</m:t>
            </m:r>
          </m:sub>
        </m:sSub>
        <m:sSub>
          <m:e>
            <m:r>
              <m:t>y</m:t>
            </m:r>
          </m:e>
          <m:sub>
            <m:r>
              <m:t>i</m:t>
            </m:r>
          </m:sub>
        </m:sSub>
        <m:r>
          <m:rPr>
            <m:sty m:val="p"/>
          </m:rPr>
          <m:t>=</m:t>
        </m:r>
        <m:sSub>
          <m:e>
            <m:r>
              <m:t>y</m:t>
            </m:r>
          </m:e>
          <m:sub>
            <m:r>
              <m:t>i</m:t>
            </m:r>
          </m:sub>
        </m:sSub>
        <m:sSub>
          <m:e>
            <m:r>
              <m:t>x</m:t>
            </m:r>
          </m:e>
          <m:sub>
            <m:r>
              <m:t>i</m:t>
            </m:r>
          </m:sub>
        </m:sSub>
      </m:oMath>
      <w:ins w:id="2666" w:author="PR Preview" w:date="2026-01-01T00:00:00Z">
        <w:r>
          <w:t xml:space="preserve">,</w:t>
        </w:r>
      </w:ins>
      <w:ins w:id="2667" w:author="PR Preview" w:date="2026-01-01T00:00:00Z">
        <w:r>
          <w:t xml:space="preserve"> </w:t>
        </w:r>
      </w:ins>
      <w:ins w:id="2668" w:author="PR Preview" w:date="2026-01-01T00:00:00Z">
        <w:r>
          <w:t xml:space="preserve">and linear in the first slot, because it is a linear combination of</w:t>
        </w:r>
      </w:ins>
      <w:ins w:id="2669" w:author="PR Preview" w:date="2026-01-01T00:00:00Z">
        <w:r>
          <w:t xml:space="preserve"> </w:t>
        </w:r>
      </w:ins>
      <m:oMath>
        <m:sSub>
          <m:e>
            <m:r>
              <m:t>x</m:t>
            </m:r>
          </m:e>
          <m:sub>
            <m:r>
              <m:t>1</m:t>
            </m:r>
          </m:sub>
        </m:sSub>
      </m:oMath>
      <w:ins w:id="2670" w:author="PR Preview" w:date="2026-01-01T00:00:00Z">
        <w:r>
          <w:t xml:space="preserve"> </w:t>
        </w:r>
      </w:ins>
      <w:ins w:id="2671" w:author="PR Preview" w:date="2026-01-01T00:00:00Z">
        <w:r>
          <w:t xml:space="preserve">and</w:t>
        </w:r>
      </w:ins>
      <w:ins w:id="2672" w:author="PR Preview" w:date="2026-01-01T00:00:00Z">
        <w:r>
          <w:t xml:space="preserve"> </w:t>
        </w:r>
      </w:ins>
      <m:oMath>
        <m:sSub>
          <m:e>
            <m:r>
              <m:t>x</m:t>
            </m:r>
          </m:e>
          <m:sub>
            <m:r>
              <m:t>2</m:t>
            </m:r>
          </m:sub>
        </m:sSub>
      </m:oMath>
      <w:ins w:id="2673" w:author="PR Preview" w:date="2026-01-01T00:00:00Z">
        <w:r>
          <w:t xml:space="preserve"> </w:t>
        </w:r>
      </w:ins>
      <w:ins w:id="2674" w:author="PR Preview" w:date="2026-01-01T00:00:00Z">
        <w:r>
          <w:t xml:space="preserve">with coefficients</w:t>
        </w:r>
      </w:ins>
      <w:ins w:id="2675" w:author="PR Preview" w:date="2026-01-01T00:00:00Z">
        <w:r>
          <w:t xml:space="preserve"> </w:t>
        </w:r>
      </w:ins>
      <m:oMath>
        <m:sSub>
          <m:e>
            <m:r>
              <m:t>y</m:t>
            </m:r>
          </m:e>
          <m:sub>
            <m:r>
              <m:t>1</m:t>
            </m:r>
          </m:sub>
        </m:sSub>
      </m:oMath>
      <w:ins w:id="2676" w:author="PR Preview" w:date="2026-01-01T00:00:00Z">
        <w:r>
          <w:t xml:space="preserve"> </w:t>
        </w:r>
      </w:ins>
      <w:ins w:id="2677" w:author="PR Preview" w:date="2026-01-01T00:00:00Z">
        <w:r>
          <w:t xml:space="preserve">and</w:t>
        </w:r>
      </w:ins>
      <w:ins w:id="2678" w:author="PR Preview" w:date="2026-01-01T00:00:00Z">
        <w:r>
          <w:t xml:space="preserve"> </w:t>
        </w:r>
      </w:ins>
      <m:oMath>
        <m:r>
          <m:rPr>
            <m:sty m:val="p"/>
          </m:rPr>
          <m:t>−</m:t>
        </m:r>
        <m:sSub>
          <m:e>
            <m:r>
              <m:t>y</m:t>
            </m:r>
          </m:e>
          <m:sub>
            <m:r>
              <m:t>2</m:t>
            </m:r>
          </m:sub>
        </m:sSub>
      </m:oMath>
      <w:ins w:id="2679" w:author="PR Preview" w:date="2026-01-01T00:00:00Z">
        <w:r>
          <w:t xml:space="preserve">.</w:t>
        </w:r>
      </w:ins>
      <w:ins w:id="2680" w:author="PR Preview" w:date="2026-01-01T00:00:00Z">
        <w:r>
          <w:t xml:space="preserve"> </w:t>
        </w:r>
      </w:ins>
      <w:ins w:id="2681" w:author="PR Preview" w:date="2026-01-01T00:00:00Z">
        <w:r>
          <w:t xml:space="preserve">It fails positivity:</w:t>
        </w:r>
      </w:ins>
      <w:ins w:id="2682" w:author="PR Preview" w:date="2026-01-01T00:00:00Z">
        <w:r>
          <w:t xml:space="preserve"> </w:t>
        </w:r>
      </w:ins>
      <w:ins w:id="2683" w:author="PR Preview" w:date="2026-01-01T00:00:00Z">
        <w:r>
          <w:t xml:space="preserve">for</w:t>
        </w:r>
      </w:ins>
      <w:ins w:id="2684" w:author="PR Preview" w:date="2026-01-01T00:00:00Z">
        <w:r>
          <w:t xml:space="preserve"> </w:t>
        </w:r>
      </w:ins>
      <m:oMath>
        <m:acc>
          <m:accPr>
            <m:chr m:val="̃"/>
          </m:accPr>
          <m:e>
            <m:r>
              <m:t>x</m:t>
            </m:r>
          </m:e>
        </m:acc>
        <m:r>
          <m:rPr>
            <m:sty m:val="p"/>
          </m:rPr>
          <m:t>=</m:t>
        </m:r>
        <m:r>
          <m:rPr>
            <m:sty m:val="p"/>
          </m:rPr>
          <m:t>(</m:t>
        </m:r>
        <m:r>
          <m:t>0</m:t>
        </m:r>
        <m:r>
          <m:rPr>
            <m:sty m:val="p"/>
          </m:rPr>
          <m:t>,</m:t>
        </m:r>
        <m:r>
          <m:t>1</m:t>
        </m:r>
        <m:r>
          <m:rPr>
            <m:sty m:val="p"/>
          </m:rPr>
          <m:t>)</m:t>
        </m:r>
      </m:oMath>
      <w:ins w:id="2685" w:author="PR Preview" w:date="2026-01-01T00:00:00Z">
        <w:r>
          <w:t xml:space="preserve">,</w:t>
        </w:r>
      </w:ins>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ins w:id="2686" w:author="PR Preview" w:date="2026-01-01T00:00:00Z">
        <w:r>
          <w:t xml:space="preserve">It also fails definiteness:</w:t>
        </w:r>
      </w:ins>
      <w:ins w:id="2687" w:author="PR Preview" w:date="2026-01-01T00:00:00Z">
        <w:r>
          <w:t xml:space="preserve"> </w:t>
        </w:r>
      </w:ins>
      <w:ins w:id="2688" w:author="PR Preview" w:date="2026-01-01T00:00:00Z">
        <w:r>
          <w:t xml:space="preserve">for</w:t>
        </w:r>
      </w:ins>
      <w:ins w:id="2689" w:author="PR Preview" w:date="2026-01-01T00:00:00Z">
        <w:r>
          <w:t xml:space="preserve"> </w:t>
        </w:r>
      </w:ins>
      <m:oMath>
        <m:acc>
          <m:accPr>
            <m:chr m:val="̃"/>
          </m:accPr>
          <m:e>
            <m:r>
              <m:t>x</m:t>
            </m:r>
          </m:e>
        </m:acc>
        <m:r>
          <m:rPr>
            <m:sty m:val="p"/>
          </m:rPr>
          <m:t>=</m:t>
        </m:r>
        <m:r>
          <m:rPr>
            <m:sty m:val="p"/>
          </m:rPr>
          <m:t>(</m:t>
        </m:r>
        <m:r>
          <m:t>1</m:t>
        </m:r>
        <m:r>
          <m:rPr>
            <m:sty m:val="p"/>
          </m:rPr>
          <m:t>,</m:t>
        </m:r>
        <m:r>
          <m:t>1</m:t>
        </m:r>
        <m:r>
          <m:rPr>
            <m:sty m:val="p"/>
          </m:rPr>
          <m:t>)</m:t>
        </m:r>
      </m:oMath>
      <w:ins w:id="2690" w:author="PR Preview" w:date="2026-01-01T00:00:00Z">
        <w:r>
          <w:t xml:space="preserve">,</w:t>
        </w:r>
      </w:ins>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ins w:id="2691" w:author="PR Preview" w:date="2026-01-01T00:00:00Z">
        <w:r>
          <w:t xml:space="preserve">although</w:t>
        </w:r>
      </w:ins>
      <w:ins w:id="2692" w:author="PR Preview" w:date="2026-01-01T00:00:00Z">
        <w:r>
          <w:t xml:space="preserve"> </w:t>
        </w:r>
      </w:ins>
      <m:oMath>
        <m:acc>
          <m:accPr>
            <m:chr m:val="̃"/>
          </m:accPr>
          <m:e>
            <m:r>
              <m:t>x</m:t>
            </m:r>
          </m:e>
        </m:acc>
        <m:r>
          <m:rPr>
            <m:sty m:val="p"/>
          </m:rPr>
          <m:t>≠</m:t>
        </m:r>
        <m:sSub>
          <m:e>
            <m:acc>
              <m:accPr>
                <m:chr m:val="̃"/>
              </m:accPr>
              <m:e>
                <m:r>
                  <m:t>0</m:t>
                </m:r>
              </m:e>
            </m:acc>
          </m:e>
          <m:sub>
            <m:r>
              <m:t>2</m:t>
            </m:r>
            <m:r>
              <m:rPr>
                <m:sty m:val="p"/>
              </m:rPr>
              <m:t>×</m:t>
            </m:r>
            <m:r>
              <m:t>1</m:t>
            </m:r>
          </m:sub>
        </m:sSub>
      </m:oMath>
      <w:ins w:id="2693" w:author="PR Preview" w:date="2026-01-01T00:00:00Z">
        <w:r>
          <w:t xml:space="preserve">.</w:t>
        </w:r>
      </w:ins>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ins w:id="2694" w:author="PR Preview" w:date="2026-01-01T00:00:00Z">
        <w:r>
          <w:t xml:space="preserve"> </w:t>
        </w:r>
      </w:ins>
      <w:ins w:id="2695" w:author="PR Preview" w:date="2026-01-01T00:00:00Z">
        <w:r>
          <w:t xml:space="preserve">is symmetric and linear in the first slot, for the same reasons as</w:t>
        </w:r>
      </w:ins>
      <w:ins w:id="2696" w:author="PR Preview" w:date="2026-01-01T00:00:00Z">
        <w:r>
          <w:t xml:space="preserve"> </w:t>
        </w:r>
      </w:ins>
      <m:oMath>
        <m:r>
          <m:t>f</m:t>
        </m:r>
      </m:oMath>
      <w:ins w:id="2697" w:author="PR Preview" w:date="2026-01-01T00:00:00Z">
        <w:r>
          <w:t xml:space="preserve">,</w:t>
        </w:r>
      </w:ins>
      <w:ins w:id="2698" w:author="PR Preview" w:date="2026-01-01T00:00:00Z">
        <w:r>
          <w:t xml:space="preserve"> </w:t>
        </w:r>
      </w:ins>
      <w:ins w:id="2699" w:author="PR Preview" w:date="2026-01-01T00:00:00Z">
        <w:r>
          <w:t xml:space="preserve">and has positivity, because</w:t>
        </w:r>
      </w:ins>
      <w:ins w:id="2700" w:author="PR Preview" w:date="2026-01-01T00:00:00Z">
        <w:r>
          <w:t xml:space="preserve"> </w:t>
        </w:r>
      </w:ins>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ins w:id="2701" w:author="PR Preview" w:date="2026-01-01T00:00:00Z">
        <w:r>
          <w:t xml:space="preserve">.</w:t>
        </w:r>
      </w:ins>
      <w:ins w:id="2702" w:author="PR Preview" w:date="2026-01-01T00:00:00Z">
        <w:r>
          <w:t xml:space="preserve"> </w:t>
        </w:r>
      </w:ins>
      <w:ins w:id="2703" w:author="PR Preview" w:date="2026-01-01T00:00:00Z">
        <w:r>
          <w:t xml:space="preserve">It fails definiteness:</w:t>
        </w:r>
      </w:ins>
      <w:ins w:id="2704" w:author="PR Preview" w:date="2026-01-01T00:00:00Z">
        <w:r>
          <w:t xml:space="preserve"> </w:t>
        </w:r>
      </w:ins>
      <w:ins w:id="2705" w:author="PR Preview" w:date="2026-01-01T00:00:00Z">
        <w:r>
          <w:t xml:space="preserve">for</w:t>
        </w:r>
      </w:ins>
      <w:ins w:id="2706" w:author="PR Preview" w:date="2026-01-01T00:00:00Z">
        <w:r>
          <w:t xml:space="preserve"> </w:t>
        </w:r>
      </w:ins>
      <m:oMath>
        <m:acc>
          <m:accPr>
            <m:chr m:val="̃"/>
          </m:accPr>
          <m:e>
            <m:r>
              <m:t>x</m:t>
            </m:r>
          </m:e>
        </m:acc>
        <m:r>
          <m:rPr>
            <m:sty m:val="p"/>
          </m:rPr>
          <m:t>=</m:t>
        </m:r>
        <m:r>
          <m:rPr>
            <m:sty m:val="p"/>
          </m:rPr>
          <m:t>(</m:t>
        </m:r>
        <m:r>
          <m:t>0</m:t>
        </m:r>
        <m:r>
          <m:rPr>
            <m:sty m:val="p"/>
          </m:rPr>
          <m:t>,</m:t>
        </m:r>
        <m:r>
          <m:t>1</m:t>
        </m:r>
        <m:r>
          <m:rPr>
            <m:sty m:val="p"/>
          </m:rPr>
          <m:t>)</m:t>
        </m:r>
      </m:oMath>
      <w:ins w:id="2707" w:author="PR Preview" w:date="2026-01-01T00:00:00Z">
        <w:r>
          <w:t xml:space="preserve">,</w:t>
        </w:r>
      </w:ins>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ins w:id="2708" w:author="PR Preview" w:date="2026-01-01T00:00:00Z">
        <w:r>
          <w:t xml:space="preserve">although</w:t>
        </w:r>
      </w:ins>
      <w:ins w:id="2709" w:author="PR Preview" w:date="2026-01-01T00:00:00Z">
        <w:r>
          <w:t xml:space="preserve"> </w:t>
        </w:r>
      </w:ins>
      <m:oMath>
        <m:acc>
          <m:accPr>
            <m:chr m:val="̃"/>
          </m:accPr>
          <m:e>
            <m:r>
              <m:t>x</m:t>
            </m:r>
          </m:e>
        </m:acc>
        <m:r>
          <m:rPr>
            <m:sty m:val="p"/>
          </m:rPr>
          <m:t>≠</m:t>
        </m:r>
        <m:sSub>
          <m:e>
            <m:acc>
              <m:accPr>
                <m:chr m:val="̃"/>
              </m:accPr>
              <m:e>
                <m:r>
                  <m:t>0</m:t>
                </m:r>
              </m:e>
            </m:acc>
          </m:e>
          <m:sub>
            <m:r>
              <m:t>2</m:t>
            </m:r>
            <m:r>
              <m:rPr>
                <m:sty m:val="p"/>
              </m:rPr>
              <m:t>×</m:t>
            </m:r>
            <m:r>
              <m:t>1</m:t>
            </m:r>
          </m:sub>
        </m:sSub>
      </m:oMath>
      <w:ins w:id="2710" w:author="PR Preview" w:date="2026-01-01T00:00:00Z">
        <w:r>
          <w:t xml:space="preserve">.</w:t>
        </w:r>
      </w:ins>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ins w:id="2711" w:author="PR Preview" w:date="2026-01-01T00:00:00Z">
        <w:r>
          <w:t xml:space="preserve">,</w:t>
        </w:r>
      </w:ins>
      <w:ins w:id="2712" w:author="PR Preview" w:date="2026-01-01T00:00:00Z">
        <w:r>
          <w:t xml:space="preserve"> </w:t>
        </w:r>
      </w:ins>
      <w:ins w:id="2713" w:author="PR Preview" w:date="2026-01-01T00:00:00Z">
        <w:r>
          <w:t xml:space="preserve">where</w:t>
        </w:r>
      </w:ins>
      <w:ins w:id="2714" w:author="PR Preview" w:date="2026-01-01T00:00:00Z">
        <w:r>
          <w:t xml:space="preserve"> </w:t>
        </w:r>
      </w:ins>
      <m:oMath>
        <m:r>
          <m:t>​</m:t>
        </m:r>
        <m:d>
          <m:dPr>
            <m:begChr m:val="|"/>
            <m:sepChr m:val=""/>
            <m:endChr m:val="|"/>
            <m:grow/>
          </m:dPr>
          <m:e>
            <m:r>
              <m:rPr>
                <m:sty m:val="p"/>
              </m:rPr>
              <m:t>⋅</m:t>
            </m:r>
          </m:e>
        </m:d>
        <m:r>
          <m:t>​</m:t>
        </m:r>
      </m:oMath>
      <w:ins w:id="2715" w:author="PR Preview" w:date="2026-01-01T00:00:00Z">
        <w:r>
          <w:t xml:space="preserve"> </w:t>
        </w:r>
      </w:ins>
      <w:ins w:id="2716" w:author="PR Preview" w:date="2026-01-01T00:00:00Z">
        <w:r>
          <w:t xml:space="preserve">is the</w:t>
        </w:r>
      </w:ins>
      <w:ins w:id="2717" w:author="PR Preview" w:date="2026-01-01T00:00:00Z">
        <w:r>
          <w:t xml:space="preserve"> </w:t>
        </w:r>
      </w:ins>
      <w:hyperlink r:id="rId316">
        <w:ins w:id="2718" w:author="PR Preview" w:date="2026-01-01T00:00:00Z">
          <w:r>
            <w:rPr>
              <w:rStyle w:val="Hyperlink"/>
            </w:rPr>
            <w:t xml:space="preserve">absolute value</w:t>
          </w:r>
        </w:ins>
      </w:hyperlink>
      <w:ins w:id="2719" w:author="PR Preview" w:date="2026-01-01T00:00:00Z">
        <w:r>
          <w:t xml:space="preserve">, is symmetric, because</w:t>
        </w:r>
      </w:ins>
      <w:ins w:id="2720" w:author="PR Preview" w:date="2026-01-01T00:00:00Z">
        <w:r>
          <w:t xml:space="preserve"> </w:t>
        </w:r>
      </w:ins>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ins w:id="2721" w:author="PR Preview" w:date="2026-01-01T00:00:00Z">
        <w:r>
          <w:t xml:space="preserve">,</w:t>
        </w:r>
      </w:ins>
      <w:ins w:id="2722" w:author="PR Preview" w:date="2026-01-01T00:00:00Z">
        <w:r>
          <w:t xml:space="preserve"> </w:t>
        </w:r>
      </w:ins>
      <w:ins w:id="2723" w:author="PR Preview" w:date="2026-01-01T00:00:00Z">
        <w:r>
          <w:t xml:space="preserve">and has positivity and definiteness, because</w:t>
        </w:r>
      </w:ins>
      <w:ins w:id="2724" w:author="PR Preview" w:date="2026-01-01T00:00:00Z">
        <w:r>
          <w:t xml:space="preserve"> </w:t>
        </w:r>
      </w:ins>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ins w:id="2725" w:author="PR Preview" w:date="2026-01-01T00:00:00Z">
        <w:r>
          <w:t xml:space="preserve"> </w:t>
        </w:r>
      </w:ins>
      <w:ins w:id="2726" w:author="PR Preview" w:date="2026-01-01T00:00:00Z">
        <w:r>
          <w:t xml:space="preserve">is a sum of squares.</w:t>
        </w:r>
      </w:ins>
      <w:ins w:id="2727" w:author="PR Preview" w:date="2026-01-01T00:00:00Z">
        <w:r>
          <w:t xml:space="preserve"> </w:t>
        </w:r>
      </w:ins>
      <w:ins w:id="2728" w:author="PR Preview" w:date="2026-01-01T00:00:00Z">
        <w:r>
          <w:t xml:space="preserve">It is not linear in the first slot:</w:t>
        </w:r>
      </w:ins>
      <w:ins w:id="2729" w:author="PR Preview" w:date="2026-01-01T00:00:00Z">
        <w:r>
          <w:t xml:space="preserve"> </w:t>
        </w:r>
      </w:ins>
      <w:ins w:id="2730" w:author="PR Preview" w:date="2026-01-01T00:00:00Z">
        <w:r>
          <w:t xml:space="preserve">take</w:t>
        </w:r>
      </w:ins>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ins w:id="2731" w:author="PR Preview" w:date="2026-01-01T00:00:00Z">
        <w:r>
          <w:t xml:space="preserve"> </w:t>
        </w:r>
      </w:ins>
      <w:ins w:id="2732" w:author="PR Preview" w:date="2026-01-01T00:00:00Z">
        <w:r>
          <w:t xml:space="preserve">and</w:t>
        </w:r>
      </w:ins>
      <w:ins w:id="2733" w:author="PR Preview" w:date="2026-01-01T00:00:00Z">
        <w:r>
          <w:t xml:space="preserve"> </w:t>
        </w:r>
      </w:ins>
      <m:oMath>
        <m:r>
          <m:t>b</m:t>
        </m:r>
        <m:r>
          <m:rPr>
            <m:sty m:val="p"/>
          </m:rPr>
          <m:t>=</m:t>
        </m:r>
        <m:r>
          <m:t>0</m:t>
        </m:r>
      </m:oMath>
      <w:ins w:id="2734" w:author="PR Preview" w:date="2026-01-01T00:00:00Z">
        <w:r>
          <w:t xml:space="preserve">;</w:t>
        </w:r>
      </w:ins>
      <w:ins w:id="2735" w:author="PR Preview" w:date="2026-01-01T00:00:00Z">
        <w:r>
          <w:t xml:space="preserve"> </w:t>
        </w:r>
      </w:ins>
      <w:ins w:id="2736" w:author="PR Preview" w:date="2026-01-01T00:00:00Z">
        <w:r>
          <w:t xml:space="preserve">then</w:t>
        </w:r>
      </w:ins>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ins w:id="2737" w:author="PR Preview" w:date="2026-01-01T00:00:00Z">
        <w:r>
          <w:t xml:space="preserve">while</w:t>
        </w:r>
      </w:ins>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del w:id="2738" w:author="PR Preview" w:date="2026-01-01T00:00:00Z">
        <w:r>
          <w:delText xml:space="preserve">so</w:delText>
        </w:r>
      </w:del>
      <w:del w:id="2739" w:author="PR Preview" w:date="2026-01-01T00:00:00Z">
        <w:r>
          <w:delText xml:space="preserve"> </w:delText>
        </w:r>
      </w:del>
      <m:oMath>
        <m:acc>
          <m:accPr>
            <m:chr m:val="̃"/>
          </m:accPr>
          <m:e>
            <m:r>
              <m:t>x</m:t>
            </m:r>
          </m:e>
        </m:acc>
      </m:oMath>
      <w:del w:id="2740" w:author="PR Preview" w:date="2026-01-01T00:00:00Z">
        <w:r>
          <w:delText xml:space="preserve"> </w:delText>
        </w:r>
      </w:del>
      <w:del w:id="2741" w:author="PR Preview" w:date="2026-01-01T00:00:00Z">
        <w:r>
          <w:delText xml:space="preserve">and</w:delText>
        </w:r>
      </w:del>
      <w:del w:id="2742" w:author="PR Preview" w:date="2026-01-01T00:00:00Z">
        <w:r>
          <w:delText xml:space="preserve"> </w:delText>
        </w:r>
      </w:del>
      <m:oMath>
        <m:acc>
          <m:accPr>
            <m:chr m:val="̃"/>
          </m:accPr>
          <m:e>
            <m:r>
              <m:t>y</m:t>
            </m:r>
          </m:e>
        </m:acc>
      </m:oMath>
      <w:del w:id="2743" w:author="PR Preview" w:date="2026-01-01T00:00:00Z">
        <w:r>
          <w:delText xml:space="preserve"> </w:delText>
        </w:r>
      </w:del>
      <w:del w:id="2744" w:author="PR Preview" w:date="2026-01-01T00:00:00Z">
        <w:r>
          <w:delText xml:space="preserve">are orthogonal with respect to</w:delText>
        </w:r>
      </w:del>
      <w:del w:id="2745" w:author="PR Preview" w:date="2026-01-01T00:00:00Z">
        <w:r>
          <w:delText xml:space="preserve"> </w:delText>
        </w:r>
      </w:del>
      <m:oMath>
        <m:sSub>
          <m:e>
            <m:d>
              <m:dPr>
                <m:begChr m:val="⟨"/>
                <m:sepChr m:val=""/>
                <m:endChr m:val="⟩"/>
                <m:grow/>
              </m:dPr>
              <m:e>
                <m:r>
                  <m:rPr>
                    <m:sty m:val="p"/>
                  </m:rPr>
                  <m:t>⋅</m:t>
                </m:r>
                <m:r>
                  <m:rPr>
                    <m:sty m:val="p"/>
                  </m:rPr>
                  <m:t>,</m:t>
                </m:r>
                <m:r>
                  <m:rPr>
                    <m:sty m:val="p"/>
                  </m:rPr>
                  <m:t>⋅</m:t>
                </m:r>
              </m:e>
            </m:d>
          </m:e>
          <m:sub>
            <m:acc>
              <m:accPr>
                <m:chr m:val="̃"/>
              </m:accPr>
              <m:e>
                <m:r>
                  <m:t>c</m:t>
                </m:r>
              </m:e>
            </m:acc>
          </m:sub>
        </m:sSub>
      </m:oMath>
      <w:del w:id="2746" w:author="PR Preview" w:date="2026-01-01T00:00:00Z">
        <w:r>
          <w:delText xml:space="preserve">.</w:delText>
        </w:r>
      </w:del>
      <w:del w:id="2747" w:author="PR Preview" w:date="2026-01-01T00:00:00Z">
        <w:r>
          <w:delText xml:space="preserve"> </w:delText>
        </w:r>
      </w:del>
      <w:del w:id="2748" w:author="PR Preview" w:date="2026-01-01T00:00:00Z">
        <w:r>
          <w:delText xml:space="preserve">They are not orthogonal with respect to the dot product,</w:delText>
        </w:r>
      </w:del>
      <w:del w:id="2749" w:author="PR Preview" w:date="2026-01-01T00:00:00Z">
        <w:r>
          <w:delText xml:space="preserve"> </w:delText>
        </w:r>
      </w:del>
      <w:del w:id="2750" w:author="PR Preview" w:date="2026-01-01T00:00:00Z">
        <w:r>
          <w:delText xml:space="preserve">since</w:delText>
        </w:r>
      </w:del>
      <w:del w:id="2751" w:author="PR Preview" w:date="2026-01-01T00:00:00Z">
        <w:r>
          <w:delText xml:space="preserve"> </w:delText>
        </w:r>
      </w:del>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del w:id="2752" w:author="PR Preview" w:date="2026-01-01T00:00:00Z">
        <w:r>
          <w:delText xml:space="preserve">.</w:delText>
        </w:r>
      </w:del>
    </w:p>
    <w:p>
      <w:pPr>
        <w:pStyle w:val="FirstParagraph"/>
      </w:pPr>
      <w:ins w:id="2753" w:author="PR Preview" w:date="2026-01-01T00:00:00Z">
        <w:r>
          <w:t xml:space="preserve">so</w:t>
        </w:r>
      </w:ins>
      <w:ins w:id="2754" w:author="PR Preview" w:date="2026-01-01T00:00:00Z">
        <w:r>
          <w:t xml:space="preserve"> </w:t>
        </w:r>
      </w:ins>
      <m:oMath>
        <m:acc>
          <m:accPr>
            <m:chr m:val="̃"/>
          </m:accPr>
          <m:e>
            <m:r>
              <m:t>x</m:t>
            </m:r>
          </m:e>
        </m:acc>
      </m:oMath>
      <w:ins w:id="2755" w:author="PR Preview" w:date="2026-01-01T00:00:00Z">
        <w:r>
          <w:t xml:space="preserve"> </w:t>
        </w:r>
      </w:ins>
      <w:ins w:id="2756" w:author="PR Preview" w:date="2026-01-01T00:00:00Z">
        <w:r>
          <w:t xml:space="preserve">and</w:t>
        </w:r>
      </w:ins>
      <w:ins w:id="2757" w:author="PR Preview" w:date="2026-01-01T00:00:00Z">
        <w:r>
          <w:t xml:space="preserve"> </w:t>
        </w:r>
      </w:ins>
      <m:oMath>
        <m:acc>
          <m:accPr>
            <m:chr m:val="̃"/>
          </m:accPr>
          <m:e>
            <m:r>
              <m:t>y</m:t>
            </m:r>
          </m:e>
        </m:acc>
      </m:oMath>
      <w:ins w:id="2758" w:author="PR Preview" w:date="2026-01-01T00:00:00Z">
        <w:r>
          <w:t xml:space="preserve"> </w:t>
        </w:r>
      </w:ins>
      <w:ins w:id="2759" w:author="PR Preview" w:date="2026-01-01T00:00:00Z">
        <w:r>
          <w:t xml:space="preserve">are orthogonal with respect to</w:t>
        </w:r>
      </w:ins>
      <w:ins w:id="2760" w:author="PR Preview" w:date="2026-01-01T00:00:00Z">
        <w:r>
          <w:t xml:space="preserve"> </w:t>
        </w:r>
      </w:ins>
      <m:oMath>
        <m:sSub>
          <m:e>
            <m:d>
              <m:dPr>
                <m:begChr m:val="⟨"/>
                <m:sepChr m:val=""/>
                <m:endChr m:val="⟩"/>
                <m:grow/>
              </m:dPr>
              <m:e>
                <m:r>
                  <m:rPr>
                    <m:sty m:val="p"/>
                  </m:rPr>
                  <m:t>⋅</m:t>
                </m:r>
                <m:r>
                  <m:rPr>
                    <m:sty m:val="p"/>
                  </m:rPr>
                  <m:t>,</m:t>
                </m:r>
                <m:r>
                  <m:rPr>
                    <m:sty m:val="p"/>
                  </m:rPr>
                  <m:t>⋅</m:t>
                </m:r>
              </m:e>
            </m:d>
          </m:e>
          <m:sub>
            <m:acc>
              <m:accPr>
                <m:chr m:val="̃"/>
              </m:accPr>
              <m:e>
                <m:r>
                  <m:t>c</m:t>
                </m:r>
              </m:e>
            </m:acc>
          </m:sub>
        </m:sSub>
      </m:oMath>
      <w:ins w:id="2761" w:author="PR Preview" w:date="2026-01-01T00:00:00Z">
        <w:r>
          <w:t xml:space="preserve">.</w:t>
        </w:r>
      </w:ins>
      <w:ins w:id="2762" w:author="PR Preview" w:date="2026-01-01T00:00:00Z">
        <w:r>
          <w:t xml:space="preserve"> </w:t>
        </w:r>
      </w:ins>
      <w:ins w:id="2763" w:author="PR Preview" w:date="2026-01-01T00:00:00Z">
        <w:r>
          <w:t xml:space="preserve">They are not orthogonal with respect to the dot product,</w:t>
        </w:r>
      </w:ins>
      <w:ins w:id="2764" w:author="PR Preview" w:date="2026-01-01T00:00:00Z">
        <w:r>
          <w:t xml:space="preserve"> </w:t>
        </w:r>
      </w:ins>
      <w:ins w:id="2765" w:author="PR Preview" w:date="2026-01-01T00:00:00Z">
        <w:r>
          <w:t xml:space="preserve">since</w:t>
        </w:r>
      </w:ins>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del w:id="2766" w:author="PR Preview" w:date="2026-01-01T00:00:00Z">
        <w:r>
          <w:rPr>
            <w:b/>
            <w:bCs/>
          </w:rPr>
          <w:delText xml:space="preserve">Example 95 (Scaling a vector scales its length)</w:delText>
        </w:r>
      </w:del>
      <w:del w:id="2767" w:author="PR Preview" w:date="2026-01-01T00:00:00Z">
        <w:r>
          <w:delText xml:space="preserve"> </w:delText>
        </w:r>
      </w:del>
      <w:del w:id="2768" w:author="PR Preview" w:date="2026-01-01T00:00:00Z">
        <w:r>
          <w:delText xml:space="preserve">For</w:delText>
        </w:r>
      </w:del>
      <w:del w:id="2769"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2770" w:author="PR Preview" w:date="2026-01-01T00:00:00Z">
        <w:r>
          <w:delText xml:space="preserve">,</w:delText>
        </w:r>
      </w:del>
      <w:del w:id="2771" w:author="PR Preview" w:date="2026-01-01T00:00:00Z">
        <w:r>
          <w:delText xml:space="preserve"> </w:delText>
        </w:r>
      </w:del>
      <m:oMath>
        <m:r>
          <m:t>​</m:t>
        </m:r>
        <m:d>
          <m:dPr>
            <m:begChr m:val="∥"/>
            <m:sepChr m:val=""/>
            <m:endChr m:val="∥"/>
            <m:grow/>
          </m:dPr>
          <m:e>
            <m:acc>
              <m:accPr>
                <m:chr m:val="̃"/>
              </m:accPr>
              <m:e>
                <m:r>
                  <m:t>x</m:t>
                </m:r>
              </m:e>
            </m:acc>
          </m:e>
        </m:d>
        <m:r>
          <m:t>​</m:t>
        </m:r>
        <m:r>
          <m:rPr>
            <m:sty m:val="p"/>
          </m:rPr>
          <m:t>=</m:t>
        </m:r>
        <m:r>
          <m:t>5</m:t>
        </m:r>
      </m:oMath>
      <w:del w:id="2772" w:author="PR Preview" w:date="2026-01-01T00:00:00Z">
        <w:r>
          <w:delText xml:space="preserve"> </w:delText>
        </w:r>
      </w:del>
      <w:del w:id="2773" w:author="PR Preview" w:date="2026-01-01T00:00:00Z">
        <w:r>
          <w:delText xml:space="preserve">(</w:delText>
        </w:r>
      </w:del>
      <w:hyperlink w:anchor="exm-euclidean-norm">
        <w:del w:id="2774" w:author="PR Preview" w:date="2026-01-01T00:00:00Z">
          <w:r>
            <w:rPr>
              <w:rStyle w:val="Hyperlink"/>
            </w:rPr>
            <w:delText xml:space="preserve">Example 9</w:delText>
          </w:r>
        </w:del>
      </w:hyperlink>
      <w:del w:id="2775" w:author="PR Preview" w:date="2026-01-01T00:00:00Z">
        <w:r>
          <w:delText xml:space="preserve">).</w:delText>
        </w:r>
      </w:del>
      <w:del w:id="2776" w:author="PR Preview" w:date="2026-01-01T00:00:00Z">
        <w:r>
          <w:delText xml:space="preserve"> </w:delText>
        </w:r>
      </w:del>
      <w:del w:id="2777" w:author="PR Preview" w:date="2026-01-01T00:00:00Z">
        <w:r>
          <w:delText xml:space="preserve">Then</w:delText>
        </w:r>
      </w:del>
      <w:del w:id="2778" w:author="PR Preview" w:date="2026-01-01T00:00:00Z">
        <w:r>
          <w:delText xml:space="preserve"> </w:delText>
        </w:r>
      </w:del>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del w:id="2779" w:author="PR Preview" w:date="2026-01-01T00:00:00Z">
        <w:r>
          <w:delText xml:space="preserve"> </w:delText>
        </w:r>
      </w:del>
      <w:del w:id="2780" w:author="PR Preview" w:date="2026-01-01T00:00:00Z">
        <w:r>
          <w:delText xml:space="preserve">has norm</w:delText>
        </w:r>
      </w:del>
      <w:del w:id="2781" w:author="PR Preview" w:date="2026-01-01T00:00:00Z">
        <w:r>
          <w:delText xml:space="preserve"> </w:delText>
        </w:r>
      </w:del>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del w:id="2782" w:author="PR Preview" w:date="2026-01-01T00:00:00Z">
        <w:r>
          <w:delText xml:space="preserve">,</w:delText>
        </w:r>
      </w:del>
      <w:del w:id="2783" w:author="PR Preview" w:date="2026-01-01T00:00:00Z">
        <w:r>
          <w:delText xml:space="preserve"> </w:delText>
        </w:r>
      </w:del>
      <w:del w:id="2784" w:author="PR Preview" w:date="2026-01-01T00:00:00Z">
        <w:r>
          <w:delText xml:space="preserve">as part 2 says.</w:delText>
        </w:r>
      </w:del>
      <w:del w:id="2785" w:author="PR Preview" w:date="2026-01-01T00:00:00Z">
        <w:r>
          <w:delText xml:space="preserve"> </w:delText>
        </w:r>
      </w:del>
      <w:del w:id="2786" w:author="PR Preview" w:date="2026-01-01T00:00:00Z">
        <w:r>
          <w:delText xml:space="preserve">Dividing by the norm gives a vector of length</w:delText>
        </w:r>
      </w:del>
      <w:del w:id="2787" w:author="PR Preview" w:date="2026-01-01T00:00:00Z">
        <w:r>
          <w:delText xml:space="preserve"> </w:delText>
        </w:r>
      </w:del>
      <m:oMath>
        <m:r>
          <m:t>1</m:t>
        </m:r>
      </m:oMath>
      <w:del w:id="2788" w:author="PR Preview" w:date="2026-01-01T00:00:00Z">
        <w:r>
          <w:delText xml:space="preserve">:</w:delText>
        </w:r>
      </w:del>
      <w:del w:id="2789" w:author="PR Preview" w:date="2026-01-01T00:00:00Z">
        <w:r>
          <w:delText xml:space="preserve"> </w:delText>
        </w:r>
      </w:del>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del w:id="2790" w:author="PR Preview" w:date="2026-01-01T00:00:00Z">
        <w:r>
          <w:delText xml:space="preserve">,</w:delText>
        </w:r>
      </w:del>
      <w:del w:id="2791" w:author="PR Preview" w:date="2026-01-01T00:00:00Z">
        <w:r>
          <w:delText xml:space="preserve"> </w:delText>
        </w:r>
      </w:del>
      <w:del w:id="2792" w:author="PR Preview" w:date="2026-01-01T00:00:00Z">
        <w:r>
          <w:delText xml:space="preserve">and</w:delText>
        </w:r>
      </w:del>
      <w:del w:id="2793" w:author="PR Preview" w:date="2026-01-01T00:00:00Z">
        <w:r>
          <w:delText xml:space="preserve"> </w:delText>
        </w:r>
      </w:del>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del w:id="2794" w:author="PR Preview" w:date="2026-01-01T00:00:00Z">
        <w:r>
          <w:delText xml:space="preserve"> </w:delText>
        </w:r>
      </w:del>
      <w:del w:id="2795" w:author="PR Preview" w:date="2026-01-01T00:00:00Z">
        <w:r>
          <w:delText xml:space="preserve">is the unit vector in</w:delText>
        </w:r>
      </w:del>
      <w:del w:id="2796" w:author="PR Preview" w:date="2026-01-01T00:00:00Z">
        <w:r>
          <w:delText xml:space="preserve"> </w:delText>
        </w:r>
      </w:del>
      <w:hyperlink w:anchor="exm-euclidean-norm">
        <w:del w:id="2797" w:author="PR Preview" w:date="2026-01-01T00:00:00Z">
          <w:r>
            <w:rPr>
              <w:rStyle w:val="Hyperlink"/>
            </w:rPr>
            <w:delText xml:space="preserve">Example 9</w:delText>
          </w:r>
        </w:del>
      </w:hyperlink>
      <w:del w:id="2798" w:author="PR Preview" w:date="2026-01-01T00:00:00Z">
        <w:r>
          <w:delText xml:space="preserve">.</w:delText>
        </w:r>
      </w:del>
    </w:p>
    <w:p>
      <w:pPr>
        <w:pStyle w:val="FirstParagraph"/>
      </w:pPr>
      <w:ins w:id="2799" w:author="PR Preview" w:date="2026-01-01T00:00:00Z">
        <w:r>
          <w:rPr>
            <w:b/>
            <w:bCs/>
          </w:rPr>
          <w:t xml:space="preserve">Example 95 (Scaling a vector scales its length)</w:t>
        </w:r>
      </w:ins>
      <w:ins w:id="2800" w:author="PR Preview" w:date="2026-01-01T00:00:00Z">
        <w:r>
          <w:t xml:space="preserve"> </w:t>
        </w:r>
      </w:ins>
      <w:ins w:id="2801" w:author="PR Preview" w:date="2026-01-01T00:00:00Z">
        <w:r>
          <w:t xml:space="preserve">For</w:t>
        </w:r>
      </w:ins>
      <w:ins w:id="2802"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2803" w:author="PR Preview" w:date="2026-01-01T00:00:00Z">
        <w:r>
          <w:t xml:space="preserve">,</w:t>
        </w:r>
      </w:ins>
      <w:ins w:id="2804" w:author="PR Preview" w:date="2026-01-01T00:00:00Z">
        <w:r>
          <w:t xml:space="preserve"> </w:t>
        </w:r>
      </w:ins>
      <m:oMath>
        <m:r>
          <m:t>​</m:t>
        </m:r>
        <m:d>
          <m:dPr>
            <m:begChr m:val="∥"/>
            <m:sepChr m:val=""/>
            <m:endChr m:val="∥"/>
            <m:grow/>
          </m:dPr>
          <m:e>
            <m:acc>
              <m:accPr>
                <m:chr m:val="̃"/>
              </m:accPr>
              <m:e>
                <m:r>
                  <m:t>x</m:t>
                </m:r>
              </m:e>
            </m:acc>
          </m:e>
        </m:d>
        <m:r>
          <m:t>​</m:t>
        </m:r>
        <m:r>
          <m:rPr>
            <m:sty m:val="p"/>
          </m:rPr>
          <m:t>=</m:t>
        </m:r>
        <m:r>
          <m:t>5</m:t>
        </m:r>
      </m:oMath>
      <w:ins w:id="2805" w:author="PR Preview" w:date="2026-01-01T00:00:00Z">
        <w:r>
          <w:t xml:space="preserve"> </w:t>
        </w:r>
      </w:ins>
      <w:ins w:id="2806" w:author="PR Preview" w:date="2026-01-01T00:00:00Z">
        <w:r>
          <w:t xml:space="preserve">(</w:t>
        </w:r>
      </w:ins>
      <w:hyperlink w:anchor="exm-euclidean-norm">
        <w:ins w:id="2807" w:author="PR Preview" w:date="2026-01-01T00:00:00Z">
          <w:r>
            <w:rPr>
              <w:rStyle w:val="Hyperlink"/>
            </w:rPr>
            <w:t xml:space="preserve">Example 9</w:t>
          </w:r>
        </w:ins>
      </w:hyperlink>
      <w:ins w:id="2808" w:author="PR Preview" w:date="2026-01-01T00:00:00Z">
        <w:r>
          <w:t xml:space="preserve">).</w:t>
        </w:r>
      </w:ins>
      <w:ins w:id="2809" w:author="PR Preview" w:date="2026-01-01T00:00:00Z">
        <w:r>
          <w:t xml:space="preserve"> </w:t>
        </w:r>
      </w:ins>
      <w:ins w:id="2810" w:author="PR Preview" w:date="2026-01-01T00:00:00Z">
        <w:r>
          <w:t xml:space="preserve">Then</w:t>
        </w:r>
      </w:ins>
      <w:ins w:id="2811" w:author="PR Preview" w:date="2026-01-01T00:00:00Z">
        <w:r>
          <w:t xml:space="preserve"> </w:t>
        </w:r>
      </w:ins>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ins w:id="2812" w:author="PR Preview" w:date="2026-01-01T00:00:00Z">
        <w:r>
          <w:t xml:space="preserve"> </w:t>
        </w:r>
      </w:ins>
      <w:ins w:id="2813"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ins w:id="2814" w:author="PR Preview" w:date="2026-01-01T00:00:00Z">
        <w:r>
          <w:t xml:space="preserve">as part 2 says.</w:t>
        </w:r>
      </w:ins>
      <w:ins w:id="2815" w:author="PR Preview" w:date="2026-01-01T00:00:00Z">
        <w:r>
          <w:t xml:space="preserve"> </w:t>
        </w:r>
      </w:ins>
      <w:ins w:id="2816" w:author="PR Preview" w:date="2026-01-01T00:00:00Z">
        <w:r>
          <w:t xml:space="preserve">Dividing by the norm gives a vector of length</w:t>
        </w:r>
      </w:ins>
      <w:ins w:id="2817" w:author="PR Preview" w:date="2026-01-01T00:00:00Z">
        <w:r>
          <w:t xml:space="preserve"> </w:t>
        </w:r>
      </w:ins>
      <m:oMath>
        <m:r>
          <m:t>1</m:t>
        </m:r>
      </m:oMath>
      <w:ins w:id="2818" w:author="PR Preview" w:date="2026-01-01T00:00:00Z">
        <w:r>
          <w:t xml:space="preserve">:</w:t>
        </w:r>
      </w:ins>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ins w:id="2819" w:author="PR Preview" w:date="2026-01-01T00:00:00Z">
        <w:r>
          <w:t xml:space="preserve">and</w:t>
        </w:r>
      </w:ins>
      <w:ins w:id="2820" w:author="PR Preview" w:date="2026-01-01T00:00:00Z">
        <w:r>
          <w:t xml:space="preserve"> </w:t>
        </w:r>
      </w:ins>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ins w:id="2821" w:author="PR Preview" w:date="2026-01-01T00:00:00Z">
        <w:r>
          <w:t xml:space="preserve"> </w:t>
        </w:r>
      </w:ins>
      <w:ins w:id="2822" w:author="PR Preview" w:date="2026-01-01T00:00:00Z">
        <w:r>
          <w:t xml:space="preserve">is the unit vector in</w:t>
        </w:r>
      </w:ins>
      <w:ins w:id="2823" w:author="PR Preview" w:date="2026-01-01T00:00:00Z">
        <w:r>
          <w:t xml:space="preserve"> </w:t>
        </w:r>
      </w:ins>
      <w:hyperlink w:anchor="exm-euclidean-norm">
        <w:ins w:id="2824" w:author="PR Preview" w:date="2026-01-01T00:00:00Z">
          <w:r>
            <w:rPr>
              <w:rStyle w:val="Hyperlink"/>
            </w:rPr>
            <w:t xml:space="preserve">Example 9</w:t>
          </w:r>
        </w:ins>
      </w:hyperlink>
      <w:ins w:id="2825" w:author="PR Preview" w:date="2026-01-01T00:00:00Z">
        <w:r>
          <w:t xml:space="preserve">.</w:t>
        </w:r>
      </w:ins>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del w:id="2826" w:author="PR Preview" w:date="2026-01-01T00:00:00Z">
        <w:r>
          <w:rPr>
            <w:b/>
            <w:bCs/>
          </w:rPr>
          <w:delText xml:space="preserve">Example 96 (Checking the expansion)</w:delText>
        </w:r>
      </w:del>
      <w:del w:id="2827" w:author="PR Preview" w:date="2026-01-01T00:00:00Z">
        <w:r>
          <w:delText xml:space="preserve"> </w:delText>
        </w:r>
      </w:del>
      <w:del w:id="2828" w:author="PR Preview" w:date="2026-01-01T00:00:00Z">
        <w:r>
          <w:delText xml:space="preserve">For</w:delText>
        </w:r>
      </w:del>
      <w:del w:id="2829" w:author="PR Preview" w:date="2026-01-01T00:00:00Z">
        <w:r>
          <w:delText xml:space="preserve"> </w:delText>
        </w:r>
      </w:del>
      <m:oMath>
        <m:acc>
          <m:accPr>
            <m:chr m:val="̃"/>
          </m:accPr>
          <m:e>
            <m:r>
              <m:t>x</m:t>
            </m:r>
          </m:e>
        </m:acc>
        <m:r>
          <m:rPr>
            <m:sty m:val="p"/>
          </m:rPr>
          <m:t>=</m:t>
        </m:r>
        <m:r>
          <m:rPr>
            <m:sty m:val="p"/>
          </m:rPr>
          <m:t>(</m:t>
        </m:r>
        <m:r>
          <m:t>3</m:t>
        </m:r>
        <m:r>
          <m:rPr>
            <m:sty m:val="p"/>
          </m:rPr>
          <m:t>,</m:t>
        </m:r>
        <m:r>
          <m:t>0</m:t>
        </m:r>
        <m:r>
          <m:rPr>
            <m:sty m:val="p"/>
          </m:rPr>
          <m:t>)</m:t>
        </m:r>
      </m:oMath>
      <w:del w:id="2830" w:author="PR Preview" w:date="2026-01-01T00:00:00Z">
        <w:r>
          <w:delText xml:space="preserve"> </w:delText>
        </w:r>
      </w:del>
      <w:del w:id="2831" w:author="PR Preview" w:date="2026-01-01T00:00:00Z">
        <w:r>
          <w:delText xml:space="preserve">and</w:delText>
        </w:r>
      </w:del>
      <w:del w:id="2832" w:author="PR Preview" w:date="2026-01-01T00:00:00Z">
        <w:r>
          <w:delText xml:space="preserve"> </w:delText>
        </w:r>
      </w:del>
      <m:oMath>
        <m:acc>
          <m:accPr>
            <m:chr m:val="̃"/>
          </m:accPr>
          <m:e>
            <m:r>
              <m:t>y</m:t>
            </m:r>
          </m:e>
        </m:acc>
        <m:r>
          <m:rPr>
            <m:sty m:val="p"/>
          </m:rPr>
          <m:t>=</m:t>
        </m:r>
        <m:r>
          <m:rPr>
            <m:sty m:val="p"/>
          </m:rPr>
          <m:t>(</m:t>
        </m:r>
        <m:r>
          <m:t>1</m:t>
        </m:r>
        <m:r>
          <m:rPr>
            <m:sty m:val="p"/>
          </m:rPr>
          <m:t>,</m:t>
        </m:r>
        <m:r>
          <m:t>4</m:t>
        </m:r>
        <m:r>
          <m:rPr>
            <m:sty m:val="p"/>
          </m:rPr>
          <m:t>)</m:t>
        </m:r>
      </m:oMath>
      <w:del w:id="2833" w:author="PR Preview" w:date="2026-01-01T00:00:00Z">
        <w:r>
          <w:delText xml:space="preserve">:</w:delText>
        </w:r>
      </w:del>
      <w:del w:id="2834" w:author="PR Preview" w:date="2026-01-01T00:00:00Z">
        <w:r>
          <w:delText xml:space="preserve"> </w:delText>
        </w:r>
      </w:del>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del w:id="2835" w:author="PR Preview" w:date="2026-01-01T00:00:00Z">
        <w:r>
          <w:delText xml:space="preserve">, so</w:delText>
        </w:r>
      </w:del>
      <w:del w:id="2836" w:author="PR Preview" w:date="2026-01-01T00:00:00Z">
        <w:r>
          <w:delText xml:space="preserve"> </w:delText>
        </w:r>
      </w:del>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del w:id="2837" w:author="PR Preview" w:date="2026-01-01T00:00:00Z">
        <w:r>
          <w:delText xml:space="preserve">,</w:delText>
        </w:r>
      </w:del>
      <w:del w:id="2838" w:author="PR Preview" w:date="2026-01-01T00:00:00Z">
        <w:r>
          <w:delText xml:space="preserve"> </w:delText>
        </w:r>
      </w:del>
      <w:del w:id="2839" w:author="PR Preview" w:date="2026-01-01T00:00:00Z">
        <w:r>
          <w:delText xml:space="preserve">and</w:delText>
        </w:r>
      </w:del>
      <w:del w:id="2840" w:author="PR Preview" w:date="2026-01-01T00:00:00Z">
        <w:r>
          <w:delText xml:space="preserve"> </w:delText>
        </w:r>
      </w:del>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del w:id="2841" w:author="PR Preview" w:date="2026-01-01T00:00:00Z">
        <w:r>
          <w:delText xml:space="preserve">.</w:delText>
        </w:r>
      </w:del>
      <w:del w:id="2842" w:author="PR Preview" w:date="2026-01-01T00:00:00Z">
        <w:r>
          <w:delText xml:space="preserve"> </w:delText>
        </w:r>
      </w:del>
      <w:del w:id="2843" w:author="PR Preview" w:date="2026-01-01T00:00:00Z">
        <w:r>
          <w:delText xml:space="preserve">For the orthogonal vectors</w:delText>
        </w:r>
      </w:del>
      <w:del w:id="2844" w:author="PR Preview" w:date="2026-01-01T00:00:00Z">
        <w:r>
          <w:delText xml:space="preserve"> </w:delText>
        </w:r>
      </w:del>
      <m:oMath>
        <m:r>
          <m:rPr>
            <m:sty m:val="p"/>
          </m:rPr>
          <m:t>(</m:t>
        </m:r>
        <m:r>
          <m:t>3</m:t>
        </m:r>
        <m:r>
          <m:rPr>
            <m:sty m:val="p"/>
          </m:rPr>
          <m:t>,</m:t>
        </m:r>
        <m:r>
          <m:t>0</m:t>
        </m:r>
        <m:r>
          <m:rPr>
            <m:sty m:val="p"/>
          </m:rPr>
          <m:t>)</m:t>
        </m:r>
      </m:oMath>
      <w:del w:id="2845" w:author="PR Preview" w:date="2026-01-01T00:00:00Z">
        <w:r>
          <w:delText xml:space="preserve"> </w:delText>
        </w:r>
      </w:del>
      <w:del w:id="2846" w:author="PR Preview" w:date="2026-01-01T00:00:00Z">
        <w:r>
          <w:delText xml:space="preserve">and</w:delText>
        </w:r>
      </w:del>
      <w:del w:id="2847" w:author="PR Preview" w:date="2026-01-01T00:00:00Z">
        <w:r>
          <w:delText xml:space="preserve"> </w:delText>
        </w:r>
      </w:del>
      <m:oMath>
        <m:r>
          <m:rPr>
            <m:sty m:val="p"/>
          </m:rPr>
          <m:t>(</m:t>
        </m:r>
        <m:r>
          <m:t>0</m:t>
        </m:r>
        <m:r>
          <m:rPr>
            <m:sty m:val="p"/>
          </m:rPr>
          <m:t>,</m:t>
        </m:r>
        <m:r>
          <m:t>4</m:t>
        </m:r>
        <m:r>
          <m:rPr>
            <m:sty m:val="p"/>
          </m:rPr>
          <m:t>)</m:t>
        </m:r>
      </m:oMath>
      <w:del w:id="2848" w:author="PR Preview" w:date="2026-01-01T00:00:00Z">
        <w:r>
          <w:delText xml:space="preserve">,</w:delText>
        </w:r>
      </w:del>
      <w:del w:id="2849"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del w:id="2850" w:author="PR Preview" w:date="2026-01-01T00:00:00Z">
        <w:r>
          <w:delText xml:space="preserve">, the</w:delText>
        </w:r>
      </w:del>
      <w:del w:id="2851" w:author="PR Preview" w:date="2026-01-01T00:00:00Z">
        <w:r>
          <w:delText xml:space="preserve"> </w:delText>
        </w:r>
      </w:del>
      <m:oMath>
        <m:r>
          <m:t>3</m:t>
        </m:r>
      </m:oMath>
      <w:del w:id="2852" w:author="PR Preview" w:date="2026-01-01T00:00:00Z">
        <w:r>
          <w:delText xml:space="preserve">-</w:delText>
        </w:r>
      </w:del>
      <m:oMath>
        <m:r>
          <m:t>4</m:t>
        </m:r>
      </m:oMath>
      <w:del w:id="2853" w:author="PR Preview" w:date="2026-01-01T00:00:00Z">
        <w:r>
          <w:delText xml:space="preserve">-</w:delText>
        </w:r>
      </w:del>
      <m:oMath>
        <m:r>
          <m:t>5</m:t>
        </m:r>
      </m:oMath>
      <w:del w:id="2854" w:author="PR Preview" w:date="2026-01-01T00:00:00Z">
        <w:r>
          <w:delText xml:space="preserve"> </w:delText>
        </w:r>
      </w:del>
      <w:del w:id="2855" w:author="PR Preview" w:date="2026-01-01T00:00:00Z">
        <w:r>
          <w:delText xml:space="preserve">right triangle.</w:delText>
        </w:r>
      </w:del>
    </w:p>
    <w:p>
      <w:pPr>
        <w:pStyle w:val="BodyText"/>
      </w:pPr>
      <w:ins w:id="2856" w:author="PR Preview" w:date="2026-01-01T00:00:00Z">
        <w:r>
          <w:rPr>
            <w:b/>
            <w:bCs/>
          </w:rPr>
          <w:t xml:space="preserve">Example 96 (Checking the expansion)</w:t>
        </w:r>
      </w:ins>
      <w:ins w:id="2857" w:author="PR Preview" w:date="2026-01-01T00:00:00Z">
        <w:r>
          <w:t xml:space="preserve"> </w:t>
        </w:r>
      </w:ins>
      <w:ins w:id="2858" w:author="PR Preview" w:date="2026-01-01T00:00:00Z">
        <w:r>
          <w:t xml:space="preserve">For</w:t>
        </w:r>
      </w:ins>
      <w:ins w:id="2859" w:author="PR Preview" w:date="2026-01-01T00:00:00Z">
        <w:r>
          <w:t xml:space="preserve"> </w:t>
        </w:r>
      </w:ins>
      <m:oMath>
        <m:acc>
          <m:accPr>
            <m:chr m:val="̃"/>
          </m:accPr>
          <m:e>
            <m:r>
              <m:t>x</m:t>
            </m:r>
          </m:e>
        </m:acc>
        <m:r>
          <m:rPr>
            <m:sty m:val="p"/>
          </m:rPr>
          <m:t>=</m:t>
        </m:r>
        <m:r>
          <m:rPr>
            <m:sty m:val="p"/>
          </m:rPr>
          <m:t>(</m:t>
        </m:r>
        <m:r>
          <m:t>3</m:t>
        </m:r>
        <m:r>
          <m:rPr>
            <m:sty m:val="p"/>
          </m:rPr>
          <m:t>,</m:t>
        </m:r>
        <m:r>
          <m:t>0</m:t>
        </m:r>
        <m:r>
          <m:rPr>
            <m:sty m:val="p"/>
          </m:rPr>
          <m:t>)</m:t>
        </m:r>
      </m:oMath>
      <w:ins w:id="2860" w:author="PR Preview" w:date="2026-01-01T00:00:00Z">
        <w:r>
          <w:t xml:space="preserve"> </w:t>
        </w:r>
      </w:ins>
      <w:ins w:id="2861" w:author="PR Preview" w:date="2026-01-01T00:00:00Z">
        <w:r>
          <w:t xml:space="preserve">and</w:t>
        </w:r>
      </w:ins>
      <w:ins w:id="2862" w:author="PR Preview" w:date="2026-01-01T00:00:00Z">
        <w:r>
          <w:t xml:space="preserve"> </w:t>
        </w:r>
      </w:ins>
      <m:oMath>
        <m:acc>
          <m:accPr>
            <m:chr m:val="̃"/>
          </m:accPr>
          <m:e>
            <m:r>
              <m:t>y</m:t>
            </m:r>
          </m:e>
        </m:acc>
        <m:r>
          <m:rPr>
            <m:sty m:val="p"/>
          </m:rPr>
          <m:t>=</m:t>
        </m:r>
        <m:r>
          <m:rPr>
            <m:sty m:val="p"/>
          </m:rPr>
          <m:t>(</m:t>
        </m:r>
        <m:r>
          <m:t>1</m:t>
        </m:r>
        <m:r>
          <m:rPr>
            <m:sty m:val="p"/>
          </m:rPr>
          <m:t>,</m:t>
        </m:r>
        <m:r>
          <m:t>4</m:t>
        </m:r>
        <m:r>
          <m:rPr>
            <m:sty m:val="p"/>
          </m:rPr>
          <m:t>)</m:t>
        </m:r>
      </m:oMath>
      <w:ins w:id="2863" w:author="PR Preview" w:date="2026-01-01T00:00:00Z">
        <w:r>
          <w:t xml:space="preserve">:</w:t>
        </w:r>
      </w:ins>
      <w:ins w:id="2864" w:author="PR Preview" w:date="2026-01-01T00:00:00Z">
        <w:r>
          <w:t xml:space="preserve"> </w:t>
        </w:r>
      </w:ins>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ins w:id="2865" w:author="PR Preview" w:date="2026-01-01T00:00:00Z">
        <w:r>
          <w:t xml:space="preserve">, so</w:t>
        </w:r>
      </w:ins>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ins w:id="2866" w:author="PR Preview" w:date="2026-01-01T00:00:00Z">
        <w:r>
          <w:t xml:space="preserve">and</w:t>
        </w:r>
      </w:ins>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ins w:id="2867" w:author="PR Preview" w:date="2026-01-01T00:00:00Z">
        <w:r>
          <w:t xml:space="preserve">For the orthogonal vectors</w:t>
        </w:r>
      </w:ins>
      <w:ins w:id="2868" w:author="PR Preview" w:date="2026-01-01T00:00:00Z">
        <w:r>
          <w:t xml:space="preserve"> </w:t>
        </w:r>
      </w:ins>
      <m:oMath>
        <m:r>
          <m:rPr>
            <m:sty m:val="p"/>
          </m:rPr>
          <m:t>(</m:t>
        </m:r>
        <m:r>
          <m:t>3</m:t>
        </m:r>
        <m:r>
          <m:rPr>
            <m:sty m:val="p"/>
          </m:rPr>
          <m:t>,</m:t>
        </m:r>
        <m:r>
          <m:t>0</m:t>
        </m:r>
        <m:r>
          <m:rPr>
            <m:sty m:val="p"/>
          </m:rPr>
          <m:t>)</m:t>
        </m:r>
      </m:oMath>
      <w:ins w:id="2869" w:author="PR Preview" w:date="2026-01-01T00:00:00Z">
        <w:r>
          <w:t xml:space="preserve"> </w:t>
        </w:r>
      </w:ins>
      <w:ins w:id="2870" w:author="PR Preview" w:date="2026-01-01T00:00:00Z">
        <w:r>
          <w:t xml:space="preserve">and</w:t>
        </w:r>
      </w:ins>
      <w:ins w:id="2871" w:author="PR Preview" w:date="2026-01-01T00:00:00Z">
        <w:r>
          <w:t xml:space="preserve"> </w:t>
        </w:r>
      </w:ins>
      <m:oMath>
        <m:r>
          <m:rPr>
            <m:sty m:val="p"/>
          </m:rPr>
          <m:t>(</m:t>
        </m:r>
        <m:r>
          <m:t>0</m:t>
        </m:r>
        <m:r>
          <m:rPr>
            <m:sty m:val="p"/>
          </m:rPr>
          <m:t>,</m:t>
        </m:r>
        <m:r>
          <m:t>4</m:t>
        </m:r>
        <m:r>
          <m:rPr>
            <m:sty m:val="p"/>
          </m:rPr>
          <m:t>)</m:t>
        </m:r>
      </m:oMath>
      <w:ins w:id="2872" w:author="PR Preview" w:date="2026-01-01T00:00:00Z">
        <w:r>
          <w:t xml:space="preserve">,</w:t>
        </w:r>
      </w:ins>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ins w:id="2873" w:author="PR Preview" w:date="2026-01-01T00:00:00Z">
        <w:r>
          <w:t xml:space="preserve">the</w:t>
        </w:r>
      </w:ins>
      <w:ins w:id="2874" w:author="PR Preview" w:date="2026-01-01T00:00:00Z">
        <w:r>
          <w:t xml:space="preserve"> </w:t>
        </w:r>
      </w:ins>
      <m:oMath>
        <m:r>
          <m:t>3</m:t>
        </m:r>
      </m:oMath>
      <w:ins w:id="2875" w:author="PR Preview" w:date="2026-01-01T00:00:00Z">
        <w:r>
          <w:t xml:space="preserve">-</w:t>
        </w:r>
      </w:ins>
      <m:oMath>
        <m:r>
          <m:t>4</m:t>
        </m:r>
      </m:oMath>
      <w:ins w:id="2876" w:author="PR Preview" w:date="2026-01-01T00:00:00Z">
        <w:r>
          <w:t xml:space="preserve">-</w:t>
        </w:r>
      </w:ins>
      <m:oMath>
        <m:r>
          <m:t>5</m:t>
        </m:r>
      </m:oMath>
      <w:ins w:id="2877" w:author="PR Preview" w:date="2026-01-01T00:00:00Z">
        <w:r>
          <w:t xml:space="preserve"> </w:t>
        </w:r>
      </w:ins>
      <w:ins w:id="2878" w:author="PR Preview" w:date="2026-01-01T00:00:00Z">
        <w:r>
          <w:t xml:space="preserve">right triangle.</w:t>
        </w:r>
      </w:ins>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del w:id="2879" w:author="PR Preview" w:date="2026-01-01T00:00:00Z">
        <w:r>
          <w:rPr>
            <w:i/>
            <w:iCs/>
          </w:rPr>
          <w:delText xml:space="preserve">Proof</w:delText>
        </w:r>
      </w:del>
      <w:del w:id="2880" w:author="PR Preview" w:date="2026-01-01T00:00:00Z">
        <w:r>
          <w:delText xml:space="preserve">. </w:delText>
        </w:r>
      </w:del>
      <w:del w:id="2881" w:author="PR Preview" w:date="2026-01-01T00:00:00Z">
        <w:r>
          <w:rPr>
            <w:b/>
            <w:bCs/>
          </w:rPr>
          <w:delText xml:space="preserve">If</w:delText>
        </w:r>
      </w:del>
      <w:del w:id="2882" w:author="PR Preview" w:date="2026-01-01T00:00:00Z">
        <w:r>
          <w:rPr>
            <w:b/>
            <w:bCs/>
          </w:rPr>
          <w:delText xml:space="preserve"> </w:delText>
        </w:r>
      </w:del>
      <m:oMath>
        <m:acc>
          <m:accPr>
            <m:chr m:val="̃"/>
          </m:accPr>
          <m:e>
            <m:r>
              <m:t>y</m:t>
            </m:r>
          </m:e>
        </m:acc>
        <m:r>
          <m:rPr>
            <m:sty m:val="p"/>
          </m:rPr>
          <m:t>=</m:t>
        </m:r>
        <m:acc>
          <m:accPr>
            <m:chr m:val="̃"/>
          </m:accPr>
          <m:e>
            <m:r>
              <m:t>0</m:t>
            </m:r>
          </m:e>
        </m:acc>
      </m:oMath>
      <w:del w:id="2883" w:author="PR Preview" w:date="2026-01-01T00:00:00Z">
        <w:r>
          <w:rPr>
            <w:b/>
            <w:bCs/>
          </w:rPr>
          <w:delText xml:space="preserve">.</w:delText>
        </w:r>
      </w:del>
      <w:del w:id="2884" w:author="PR Preview" w:date="2026-01-01T00:00:00Z">
        <w:r>
          <w:delText xml:space="preserve"> </w:delText>
        </w:r>
      </w:del>
      <w:del w:id="2885" w:author="PR Preview" w:date="2026-01-01T00:00:00Z">
        <w:r>
          <w:delText xml:space="preserve">Then</w:delText>
        </w:r>
      </w:del>
      <w:del w:id="2886" w:author="PR Preview" w:date="2026-01-01T00:00:00Z">
        <w:r>
          <w:delText xml:space="preserve"> </w:delText>
        </w:r>
      </w:del>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del w:id="2887" w:author="PR Preview" w:date="2026-01-01T00:00:00Z">
        <w:r>
          <w:delText xml:space="preserve"> </w:delText>
        </w:r>
      </w:del>
      <w:del w:id="2888" w:author="PR Preview" w:date="2026-01-01T00:00:00Z">
        <w:r>
          <w:delText xml:space="preserve">(</w:delText>
        </w:r>
      </w:del>
      <w:hyperlink w:anchor="def-dot-product">
        <w:del w:id="2889" w:author="PR Preview" w:date="2026-01-01T00:00:00Z">
          <w:r>
            <w:rPr>
              <w:rStyle w:val="Hyperlink"/>
            </w:rPr>
            <w:delText xml:space="preserve">Definition 7</w:delText>
          </w:r>
        </w:del>
      </w:hyperlink>
      <w:del w:id="2890" w:author="PR Preview" w:date="2026-01-01T00:00:00Z">
        <w:r>
          <w:delText xml:space="preserve">)</w:delText>
        </w:r>
      </w:del>
      <w:del w:id="2891" w:author="PR Preview" w:date="2026-01-01T00:00:00Z">
        <w:r>
          <w:delText xml:space="preserve"> </w:delText>
        </w:r>
      </w:del>
      <w:del w:id="2892" w:author="PR Preview" w:date="2026-01-01T00:00:00Z">
        <w:r>
          <w:delText xml:space="preserve">and</w:delText>
        </w:r>
      </w:del>
      <w:del w:id="2893" w:author="PR Preview" w:date="2026-01-01T00:00:00Z">
        <w:r>
          <w:delText xml:space="preserve"> </w:delText>
        </w:r>
      </w:del>
      <m:oMath>
        <m:r>
          <m:t>​</m:t>
        </m:r>
        <m:d>
          <m:dPr>
            <m:begChr m:val="∥"/>
            <m:sepChr m:val=""/>
            <m:endChr m:val="∥"/>
            <m:grow/>
          </m:dPr>
          <m:e>
            <m:acc>
              <m:accPr>
                <m:chr m:val="̃"/>
              </m:accPr>
              <m:e>
                <m:r>
                  <m:t>0</m:t>
                </m:r>
              </m:e>
            </m:acc>
          </m:e>
        </m:d>
        <m:r>
          <m:t>​</m:t>
        </m:r>
        <m:r>
          <m:rPr>
            <m:sty m:val="p"/>
          </m:rPr>
          <m:t>=</m:t>
        </m:r>
        <m:r>
          <m:t>0</m:t>
        </m:r>
      </m:oMath>
      <w:del w:id="2894" w:author="PR Preview" w:date="2026-01-01T00:00:00Z">
        <w:r>
          <w:delText xml:space="preserve"> </w:delText>
        </w:r>
      </w:del>
      <w:del w:id="2895" w:author="PR Preview" w:date="2026-01-01T00:00:00Z">
        <w:r>
          <w:delText xml:space="preserve">(</w:delText>
        </w:r>
      </w:del>
      <w:hyperlink w:anchor="thm-norm-properties">
        <w:del w:id="2896" w:author="PR Preview" w:date="2026-01-01T00:00:00Z">
          <w:r>
            <w:rPr>
              <w:rStyle w:val="Hyperlink"/>
            </w:rPr>
            <w:delText xml:space="preserve">Theorem 52</w:delText>
          </w:r>
        </w:del>
      </w:hyperlink>
      <w:del w:id="2897" w:author="PR Preview" w:date="2026-01-01T00:00:00Z">
        <w:r>
          <w:delText xml:space="preserve">, part 1),</w:delText>
        </w:r>
      </w:del>
      <w:del w:id="2898" w:author="PR Preview" w:date="2026-01-01T00:00:00Z">
        <w:r>
          <w:delText xml:space="preserve"> </w:delText>
        </w:r>
      </w:del>
      <w:del w:id="2899" w:author="PR Preview" w:date="2026-01-01T00:00:00Z">
        <w:r>
          <w:delText xml:space="preserve">so both sides are</w:delText>
        </w:r>
      </w:del>
      <w:del w:id="2900" w:author="PR Preview" w:date="2026-01-01T00:00:00Z">
        <w:r>
          <w:delText xml:space="preserve"> </w:delText>
        </w:r>
      </w:del>
      <m:oMath>
        <m:r>
          <m:t>0</m:t>
        </m:r>
      </m:oMath>
      <w:del w:id="2901" w:author="PR Preview" w:date="2026-01-01T00:00:00Z">
        <w:r>
          <w:delText xml:space="preserve"> </w:delText>
        </w:r>
      </w:del>
      <w:del w:id="2902" w:author="PR Preview" w:date="2026-01-01T00:00:00Z">
        <w:r>
          <w:delText xml:space="preserve">and equality holds;</w:delText>
        </w:r>
      </w:del>
      <w:del w:id="2903" w:author="PR Preview" w:date="2026-01-01T00:00:00Z">
        <w:r>
          <w:delText xml:space="preserve"> </w:delText>
        </w:r>
      </w:del>
      <w:del w:id="2904" w:author="PR Preview" w:date="2026-01-01T00:00:00Z">
        <w:r>
          <w:delText xml:space="preserve">and</w:delText>
        </w:r>
      </w:del>
      <w:del w:id="2905" w:author="PR Preview" w:date="2026-01-01T00:00:00Z">
        <w:r>
          <w:delText xml:space="preserve"> </w:delText>
        </w:r>
      </w:del>
      <m:oMath>
        <m:acc>
          <m:accPr>
            <m:chr m:val="̃"/>
          </m:accPr>
          <m:e>
            <m:r>
              <m:t>x</m:t>
            </m:r>
          </m:e>
        </m:acc>
        <m:r>
          <m:rPr>
            <m:sty m:val="p"/>
          </m:rPr>
          <m:t>,</m:t>
        </m:r>
        <m:acc>
          <m:accPr>
            <m:chr m:val="̃"/>
          </m:accPr>
          <m:e>
            <m:r>
              <m:t>y</m:t>
            </m:r>
          </m:e>
        </m:acc>
      </m:oMath>
      <w:del w:id="2906" w:author="PR Preview" w:date="2026-01-01T00:00:00Z">
        <w:r>
          <w:delText xml:space="preserve"> </w:delText>
        </w:r>
      </w:del>
      <w:del w:id="2907" w:author="PR Preview" w:date="2026-01-01T00:00:00Z">
        <w:r>
          <w:delText xml:space="preserve">are linearly dependent, because</w:delText>
        </w:r>
      </w:del>
      <w:del w:id="2908" w:author="PR Preview" w:date="2026-01-01T00:00:00Z">
        <w:r>
          <w:delText xml:space="preserve"> </w:delText>
        </w:r>
      </w:del>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del w:id="2909" w:author="PR Preview" w:date="2026-01-01T00:00:00Z">
        <w:r>
          <w:delText xml:space="preserve">.</w:delText>
        </w:r>
      </w:del>
    </w:p>
    <w:p>
      <w:pPr>
        <w:pStyle w:val="BodyText"/>
      </w:pPr>
      <w:ins w:id="2910" w:author="PR Preview" w:date="2026-01-01T00:00:00Z">
        <w:r>
          <w:rPr>
            <w:i/>
            <w:iCs/>
          </w:rPr>
          <w:t xml:space="preserve">Proof</w:t>
        </w:r>
      </w:ins>
      <w:ins w:id="2911" w:author="PR Preview" w:date="2026-01-01T00:00:00Z">
        <w:r>
          <w:t xml:space="preserve">. </w:t>
        </w:r>
      </w:ins>
      <w:ins w:id="2912" w:author="PR Preview" w:date="2026-01-01T00:00:00Z">
        <w:r>
          <w:rPr>
            <w:b/>
            <w:bCs/>
          </w:rPr>
          <w:t xml:space="preserve">If</w:t>
        </w:r>
      </w:ins>
      <w:ins w:id="2913" w:author="PR Preview" w:date="2026-01-01T00:00:00Z">
        <w:r>
          <w:rPr>
            <w:b/>
            <w:bCs/>
          </w:rPr>
          <w:t xml:space="preserve"> </w:t>
        </w:r>
      </w:ins>
      <m:oMath>
        <m:acc>
          <m:accPr>
            <m:chr m:val="̃"/>
          </m:accPr>
          <m:e>
            <m:r>
              <m:t>y</m:t>
            </m:r>
          </m:e>
        </m:acc>
        <m:r>
          <m:rPr>
            <m:sty m:val="p"/>
          </m:rPr>
          <m:t>=</m:t>
        </m:r>
        <m:acc>
          <m:accPr>
            <m:chr m:val="̃"/>
          </m:accPr>
          <m:e>
            <m:r>
              <m:t>0</m:t>
            </m:r>
          </m:e>
        </m:acc>
      </m:oMath>
      <w:ins w:id="2914" w:author="PR Preview" w:date="2026-01-01T00:00:00Z">
        <w:r>
          <w:rPr>
            <w:b/>
            <w:bCs/>
          </w:rPr>
          <w:t xml:space="preserve">.</w:t>
        </w:r>
      </w:ins>
      <w:ins w:id="2915" w:author="PR Preview" w:date="2026-01-01T00:00:00Z">
        <w:r>
          <w:t xml:space="preserve"> </w:t>
        </w:r>
      </w:ins>
      <w:ins w:id="2916" w:author="PR Preview" w:date="2026-01-01T00:00:00Z">
        <w:r>
          <w:t xml:space="preserve">Then</w:t>
        </w:r>
      </w:ins>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ins w:id="2917" w:author="PR Preview" w:date="2026-01-01T00:00:00Z">
        <w:r>
          <w:t xml:space="preserve">and</w:t>
        </w:r>
      </w:ins>
      <w:ins w:id="2918" w:author="PR Preview" w:date="2026-01-01T00:00:00Z">
        <w:r>
          <w:t xml:space="preserve"> </w:t>
        </w:r>
      </w:ins>
      <m:oMath>
        <m:r>
          <m:t>​</m:t>
        </m:r>
        <m:d>
          <m:dPr>
            <m:begChr m:val="∥"/>
            <m:sepChr m:val=""/>
            <m:endChr m:val="∥"/>
            <m:grow/>
          </m:dPr>
          <m:e>
            <m:acc>
              <m:accPr>
                <m:chr m:val="̃"/>
              </m:accPr>
              <m:e>
                <m:r>
                  <m:t>0</m:t>
                </m:r>
              </m:e>
            </m:acc>
          </m:e>
        </m:d>
        <m:r>
          <m:t>​</m:t>
        </m:r>
        <m:r>
          <m:rPr>
            <m:sty m:val="p"/>
          </m:rPr>
          <m:t>=</m:t>
        </m:r>
        <m:r>
          <m:t>0</m:t>
        </m:r>
      </m:oMath>
      <w:ins w:id="2919" w:author="PR Preview" w:date="2026-01-01T00:00:00Z">
        <w:r>
          <w:t xml:space="preserve"> </w:t>
        </w:r>
      </w:ins>
      <w:ins w:id="2920" w:author="PR Preview" w:date="2026-01-01T00:00:00Z">
        <w:r>
          <w:t xml:space="preserve">(</w:t>
        </w:r>
      </w:ins>
      <w:hyperlink w:anchor="thm-norm-properties">
        <w:ins w:id="2921" w:author="PR Preview" w:date="2026-01-01T00:00:00Z">
          <w:r>
            <w:rPr>
              <w:rStyle w:val="Hyperlink"/>
            </w:rPr>
            <w:t xml:space="preserve">Theorem 52</w:t>
          </w:r>
        </w:ins>
      </w:hyperlink>
      <w:ins w:id="2922" w:author="PR Preview" w:date="2026-01-01T00:00:00Z">
        <w:r>
          <w:t xml:space="preserve">, part 1),</w:t>
        </w:r>
      </w:ins>
      <w:ins w:id="2923" w:author="PR Preview" w:date="2026-01-01T00:00:00Z">
        <w:r>
          <w:t xml:space="preserve"> </w:t>
        </w:r>
      </w:ins>
      <w:ins w:id="2924" w:author="PR Preview" w:date="2026-01-01T00:00:00Z">
        <w:r>
          <w:t xml:space="preserve">so both sides are</w:t>
        </w:r>
      </w:ins>
      <w:ins w:id="2925" w:author="PR Preview" w:date="2026-01-01T00:00:00Z">
        <w:r>
          <w:t xml:space="preserve"> </w:t>
        </w:r>
      </w:ins>
      <m:oMath>
        <m:r>
          <m:t>0</m:t>
        </m:r>
      </m:oMath>
      <w:ins w:id="2926" w:author="PR Preview" w:date="2026-01-01T00:00:00Z">
        <w:r>
          <w:t xml:space="preserve"> </w:t>
        </w:r>
      </w:ins>
      <w:ins w:id="2927" w:author="PR Preview" w:date="2026-01-01T00:00:00Z">
        <w:r>
          <w:t xml:space="preserve">and equality holds;</w:t>
        </w:r>
      </w:ins>
      <w:ins w:id="2928" w:author="PR Preview" w:date="2026-01-01T00:00:00Z">
        <w:r>
          <w:t xml:space="preserve"> </w:t>
        </w:r>
      </w:ins>
      <w:ins w:id="2929" w:author="PR Preview" w:date="2026-01-01T00:00:00Z">
        <w:r>
          <w:t xml:space="preserve">and</w:t>
        </w:r>
      </w:ins>
      <w:ins w:id="2930" w:author="PR Preview" w:date="2026-01-01T00:00:00Z">
        <w:r>
          <w:t xml:space="preserve"> </w:t>
        </w:r>
      </w:ins>
      <m:oMath>
        <m:acc>
          <m:accPr>
            <m:chr m:val="̃"/>
          </m:accPr>
          <m:e>
            <m:r>
              <m:t>x</m:t>
            </m:r>
          </m:e>
        </m:acc>
        <m:r>
          <m:rPr>
            <m:sty m:val="p"/>
          </m:rPr>
          <m:t>,</m:t>
        </m:r>
        <m:acc>
          <m:accPr>
            <m:chr m:val="̃"/>
          </m:accPr>
          <m:e>
            <m:r>
              <m:t>y</m:t>
            </m:r>
          </m:e>
        </m:acc>
      </m:oMath>
      <w:ins w:id="2931" w:author="PR Preview" w:date="2026-01-01T00:00:00Z">
        <w:r>
          <w:t xml:space="preserve"> </w:t>
        </w:r>
      </w:ins>
      <w:ins w:id="2932" w:author="PR Preview" w:date="2026-01-01T00:00:00Z">
        <w:r>
          <w:t xml:space="preserve">are linearly dependent, because</w:t>
        </w:r>
      </w:ins>
      <w:ins w:id="2933" w:author="PR Preview" w:date="2026-01-01T00:00:00Z">
        <w:r>
          <w:t xml:space="preserve"> </w:t>
        </w:r>
      </w:ins>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ins w:id="2934" w:author="PR Preview" w:date="2026-01-01T00:00:00Z">
        <w:r>
          <w:t xml:space="preserve">.</w:t>
        </w:r>
      </w:ins>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del w:id="2935" w:author="PR Preview" w:date="2026-01-01T00:00:00Z">
        <w:r>
          <w:delText xml:space="preserve">Conversely, suppose</w:delText>
        </w:r>
      </w:del>
      <w:del w:id="2936" w:author="PR Preview" w:date="2026-01-01T00:00:00Z">
        <w:r>
          <w:delText xml:space="preserve"> </w:delText>
        </w:r>
      </w:del>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del w:id="2937" w:author="PR Preview" w:date="2026-01-01T00:00:00Z">
        <w:r>
          <w:delText xml:space="preserve"> </w:delText>
        </w:r>
      </w:del>
      <w:del w:id="2938" w:author="PR Preview" w:date="2026-01-01T00:00:00Z">
        <w:r>
          <w:delText xml:space="preserve">with</w:delText>
        </w:r>
      </w:del>
      <w:del w:id="2939" w:author="PR Preview" w:date="2026-01-01T00:00:00Z">
        <w:r>
          <w:delText xml:space="preserve"> </w:delText>
        </w:r>
      </w:del>
      <m:oMath>
        <m:r>
          <m:t>a</m:t>
        </m:r>
        <m:r>
          <m:rPr>
            <m:sty m:val="p"/>
          </m:rPr>
          <m:t>,</m:t>
        </m:r>
        <m:r>
          <m:t>b</m:t>
        </m:r>
      </m:oMath>
      <w:del w:id="2940" w:author="PR Preview" w:date="2026-01-01T00:00:00Z">
        <w:r>
          <w:delText xml:space="preserve"> </w:delText>
        </w:r>
      </w:del>
      <w:del w:id="2941" w:author="PR Preview" w:date="2026-01-01T00:00:00Z">
        <w:r>
          <w:delText xml:space="preserve">not both</w:delText>
        </w:r>
      </w:del>
      <w:del w:id="2942" w:author="PR Preview" w:date="2026-01-01T00:00:00Z">
        <w:r>
          <w:delText xml:space="preserve"> </w:delText>
        </w:r>
      </w:del>
      <m:oMath>
        <m:r>
          <m:t>0</m:t>
        </m:r>
      </m:oMath>
      <w:del w:id="2943" w:author="PR Preview" w:date="2026-01-01T00:00:00Z">
        <w:r>
          <w:delText xml:space="preserve">.</w:delText>
        </w:r>
      </w:del>
      <w:del w:id="2944" w:author="PR Preview" w:date="2026-01-01T00:00:00Z">
        <w:r>
          <w:delText xml:space="preserve"> </w:delText>
        </w:r>
      </w:del>
      <w:del w:id="2945" w:author="PR Preview" w:date="2026-01-01T00:00:00Z">
        <w:r>
          <w:delText xml:space="preserve">Then</w:delText>
        </w:r>
      </w:del>
      <w:del w:id="2946" w:author="PR Preview" w:date="2026-01-01T00:00:00Z">
        <w:r>
          <w:delText xml:space="preserve"> </w:delText>
        </w:r>
      </w:del>
      <m:oMath>
        <m:r>
          <m:t>a</m:t>
        </m:r>
        <m:r>
          <m:rPr>
            <m:sty m:val="p"/>
          </m:rPr>
          <m:t>≠</m:t>
        </m:r>
        <m:r>
          <m:t>0</m:t>
        </m:r>
      </m:oMath>
      <w:del w:id="2947" w:author="PR Preview" w:date="2026-01-01T00:00:00Z">
        <w:r>
          <w:delText xml:space="preserve">:</w:delText>
        </w:r>
      </w:del>
      <w:del w:id="2948" w:author="PR Preview" w:date="2026-01-01T00:00:00Z">
        <w:r>
          <w:delText xml:space="preserve"> </w:delText>
        </w:r>
      </w:del>
      <w:del w:id="2949" w:author="PR Preview" w:date="2026-01-01T00:00:00Z">
        <w:r>
          <w:delText xml:space="preserve">otherwise</w:delText>
        </w:r>
      </w:del>
      <w:del w:id="2950" w:author="PR Preview" w:date="2026-01-01T00:00:00Z">
        <w:r>
          <w:delText xml:space="preserve"> </w:delText>
        </w:r>
      </w:del>
      <m:oMath>
        <m:r>
          <m:t>b</m:t>
        </m:r>
        <m:r>
          <m:rPr>
            <m:sty m:val="p"/>
          </m:rPr>
          <m:t>≠</m:t>
        </m:r>
        <m:r>
          <m:t>0</m:t>
        </m:r>
      </m:oMath>
      <w:del w:id="2951" w:author="PR Preview" w:date="2026-01-01T00:00:00Z">
        <w:r>
          <w:delText xml:space="preserve"> </w:delText>
        </w:r>
      </w:del>
      <w:del w:id="2952" w:author="PR Preview" w:date="2026-01-01T00:00:00Z">
        <w:r>
          <w:delText xml:space="preserve">and</w:delText>
        </w:r>
      </w:del>
      <w:del w:id="2953" w:author="PR Preview" w:date="2026-01-01T00:00:00Z">
        <w:r>
          <w:delText xml:space="preserve"> </w:delText>
        </w:r>
      </w:del>
      <m:oMath>
        <m:r>
          <m:t>b</m:t>
        </m:r>
        <m:r>
          <m:t> </m:t>
        </m:r>
        <m:acc>
          <m:accPr>
            <m:chr m:val="̃"/>
          </m:accPr>
          <m:e>
            <m:r>
              <m:t>y</m:t>
            </m:r>
          </m:e>
        </m:acc>
        <m:r>
          <m:rPr>
            <m:sty m:val="p"/>
          </m:rPr>
          <m:t>=</m:t>
        </m:r>
        <m:acc>
          <m:accPr>
            <m:chr m:val="̃"/>
          </m:accPr>
          <m:e>
            <m:r>
              <m:t>0</m:t>
            </m:r>
          </m:e>
        </m:acc>
      </m:oMath>
      <w:del w:id="2954" w:author="PR Preview" w:date="2026-01-01T00:00:00Z">
        <w:r>
          <w:delText xml:space="preserve">,</w:delText>
        </w:r>
      </w:del>
      <w:del w:id="2955" w:author="PR Preview" w:date="2026-01-01T00:00:00Z">
        <w:r>
          <w:delText xml:space="preserve"> </w:delText>
        </w:r>
      </w:del>
      <w:del w:id="2956" w:author="PR Preview" w:date="2026-01-01T00:00:00Z">
        <w:r>
          <w:delText xml:space="preserve">so</w:delText>
        </w:r>
      </w:del>
      <w:del w:id="2957" w:author="PR Preview" w:date="2026-01-01T00:00:00Z">
        <w:r>
          <w:delText xml:space="preserve"> </w:delText>
        </w:r>
      </w:del>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del w:id="2958" w:author="PR Preview" w:date="2026-01-01T00:00:00Z">
        <w:r>
          <w:delText xml:space="preserve">, contrary to assumption.</w:delText>
        </w:r>
      </w:del>
      <w:del w:id="2959" w:author="PR Preview" w:date="2026-01-01T00:00:00Z">
        <w:r>
          <w:delText xml:space="preserve"> </w:delText>
        </w:r>
      </w:del>
      <w:del w:id="2960" w:author="PR Preview" w:date="2026-01-01T00:00:00Z">
        <w:r>
          <w:delText xml:space="preserve">Subtracting</w:delText>
        </w:r>
      </w:del>
      <w:del w:id="2961" w:author="PR Preview" w:date="2026-01-01T00:00:00Z">
        <w:r>
          <w:delText xml:space="preserve"> </w:delText>
        </w:r>
      </w:del>
      <m:oMath>
        <m:r>
          <m:t>b</m:t>
        </m:r>
        <m:r>
          <m:t> </m:t>
        </m:r>
        <m:acc>
          <m:accPr>
            <m:chr m:val="̃"/>
          </m:accPr>
          <m:e>
            <m:r>
              <m:t>y</m:t>
            </m:r>
          </m:e>
        </m:acc>
      </m:oMath>
      <w:del w:id="2962" w:author="PR Preview" w:date="2026-01-01T00:00:00Z">
        <w:r>
          <w:delText xml:space="preserve"> </w:delText>
        </w:r>
      </w:del>
      <w:del w:id="2963" w:author="PR Preview" w:date="2026-01-01T00:00:00Z">
        <w:r>
          <w:delText xml:space="preserve">from both sides gives</w:delText>
        </w:r>
      </w:del>
      <w:del w:id="2964" w:author="PR Preview" w:date="2026-01-01T00:00:00Z">
        <w:r>
          <w:delText xml:space="preserve"> </w:delText>
        </w:r>
      </w:del>
      <m:oMath>
        <m:r>
          <m:t>a</m:t>
        </m:r>
        <m:r>
          <m:t> </m:t>
        </m:r>
        <m:acc>
          <m:accPr>
            <m:chr m:val="̃"/>
          </m:accPr>
          <m:e>
            <m:r>
              <m:t>x</m:t>
            </m:r>
          </m:e>
        </m:acc>
        <m:r>
          <m:rPr>
            <m:sty m:val="p"/>
          </m:rPr>
          <m:t>=</m:t>
        </m:r>
        <m:r>
          <m:rPr>
            <m:sty m:val="p"/>
          </m:rPr>
          <m:t>−</m:t>
        </m:r>
        <m:r>
          <m:t>b</m:t>
        </m:r>
        <m:r>
          <m:t> </m:t>
        </m:r>
        <m:acc>
          <m:accPr>
            <m:chr m:val="̃"/>
          </m:accPr>
          <m:e>
            <m:r>
              <m:t>y</m:t>
            </m:r>
          </m:e>
        </m:acc>
      </m:oMath>
      <w:del w:id="2965" w:author="PR Preview" w:date="2026-01-01T00:00:00Z">
        <w:r>
          <w:delText xml:space="preserve">,</w:delText>
        </w:r>
      </w:del>
      <w:del w:id="2966" w:author="PR Preview" w:date="2026-01-01T00:00:00Z">
        <w:r>
          <w:delText xml:space="preserve"> </w:delText>
        </w:r>
      </w:del>
      <w:del w:id="2967" w:author="PR Preview" w:date="2026-01-01T00:00:00Z">
        <w:r>
          <w:delText xml:space="preserve">and multiplying by</w:delText>
        </w:r>
      </w:del>
      <w:del w:id="2968" w:author="PR Preview" w:date="2026-01-01T00:00:00Z">
        <w:r>
          <w:delText xml:space="preserve"> </w:delText>
        </w:r>
      </w:del>
      <m:oMath>
        <m:f>
          <m:fPr>
            <m:type m:val="lin"/>
          </m:fPr>
          <m:num>
            <m:r>
              <m:t>1</m:t>
            </m:r>
          </m:num>
          <m:den>
            <m:r>
              <m:t>a</m:t>
            </m:r>
          </m:den>
        </m:f>
      </m:oMath>
      <w:del w:id="2969" w:author="PR Preview" w:date="2026-01-01T00:00:00Z">
        <w:r>
          <w:delText xml:space="preserve"> </w:delText>
        </w:r>
      </w:del>
      <w:del w:id="2970" w:author="PR Preview" w:date="2026-01-01T00:00:00Z">
        <w:r>
          <w:delText xml:space="preserve">gives</w:delText>
        </w:r>
      </w:del>
      <w:del w:id="2971" w:author="PR Preview" w:date="2026-01-01T00:00:00Z">
        <w:r>
          <w:delText xml:space="preserve"> </w:delText>
        </w:r>
      </w:del>
      <m:oMath>
        <m:acc>
          <m:accPr>
            <m:chr m:val="̃"/>
          </m:accPr>
          <m:e>
            <m:r>
              <m:t>x</m:t>
            </m:r>
          </m:e>
        </m:acc>
        <m:r>
          <m:rPr>
            <m:sty m:val="p"/>
          </m:rPr>
          <m:t>=</m:t>
        </m:r>
        <m:r>
          <m:t>s</m:t>
        </m:r>
        <m:r>
          <m:t> </m:t>
        </m:r>
        <m:acc>
          <m:accPr>
            <m:chr m:val="̃"/>
          </m:accPr>
          <m:e>
            <m:r>
              <m:t>y</m:t>
            </m:r>
          </m:e>
        </m:acc>
      </m:oMath>
      <w:del w:id="2972" w:author="PR Preview" w:date="2026-01-01T00:00:00Z">
        <w:r>
          <w:delText xml:space="preserve"> </w:delText>
        </w:r>
      </w:del>
      <w:del w:id="2973" w:author="PR Preview" w:date="2026-01-01T00:00:00Z">
        <w:r>
          <w:delText xml:space="preserve">with</w:delText>
        </w:r>
      </w:del>
      <w:del w:id="2974" w:author="PR Preview" w:date="2026-01-01T00:00:00Z">
        <w:r>
          <w:delText xml:space="preserve"> </w:delText>
        </w:r>
      </w:del>
      <m:oMath>
        <m:r>
          <m:t>s</m:t>
        </m:r>
        <m:r>
          <m:rPr>
            <m:sty m:val="p"/>
          </m:rPr>
          <m:t>=</m:t>
        </m:r>
        <m:r>
          <m:rPr>
            <m:sty m:val="p"/>
          </m:rPr>
          <m:t>−</m:t>
        </m:r>
        <m:r>
          <m:t>b</m:t>
        </m:r>
        <m:r>
          <m:rPr>
            <m:sty m:val="p"/>
          </m:rPr>
          <m:t>/</m:t>
        </m:r>
        <m:r>
          <m:t>a</m:t>
        </m:r>
      </m:oMath>
      <w:del w:id="2975" w:author="PR Preview" w:date="2026-01-01T00:00:00Z">
        <w:r>
          <w:delText xml:space="preserve">. Then</w:delText>
        </w:r>
      </w:del>
    </w:p>
    <w:p>
      <w:pPr>
        <w:numPr>
          <w:ilvl w:val="0"/>
          <w:numId w:val="1051"/>
        </w:numPr>
      </w:pPr>
      <w:ins w:id="2976" w:author="PR Preview" w:date="2026-01-01T00:00:00Z">
        <w:r>
          <w:t xml:space="preserve">Conversely, suppose</w:t>
        </w:r>
      </w:ins>
      <w:ins w:id="2977" w:author="PR Preview" w:date="2026-01-01T00:00:00Z">
        <w:r>
          <w:t xml:space="preserve"> </w:t>
        </w:r>
      </w:ins>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ins w:id="2978" w:author="PR Preview" w:date="2026-01-01T00:00:00Z">
        <w:r>
          <w:t xml:space="preserve"> </w:t>
        </w:r>
      </w:ins>
      <w:ins w:id="2979" w:author="PR Preview" w:date="2026-01-01T00:00:00Z">
        <w:r>
          <w:t xml:space="preserve">with</w:t>
        </w:r>
      </w:ins>
      <w:ins w:id="2980" w:author="PR Preview" w:date="2026-01-01T00:00:00Z">
        <w:r>
          <w:t xml:space="preserve"> </w:t>
        </w:r>
      </w:ins>
      <m:oMath>
        <m:r>
          <m:t>a</m:t>
        </m:r>
        <m:r>
          <m:rPr>
            <m:sty m:val="p"/>
          </m:rPr>
          <m:t>,</m:t>
        </m:r>
        <m:r>
          <m:t>b</m:t>
        </m:r>
      </m:oMath>
      <w:ins w:id="2981" w:author="PR Preview" w:date="2026-01-01T00:00:00Z">
        <w:r>
          <w:t xml:space="preserve"> </w:t>
        </w:r>
      </w:ins>
      <w:ins w:id="2982" w:author="PR Preview" w:date="2026-01-01T00:00:00Z">
        <w:r>
          <w:t xml:space="preserve">not both</w:t>
        </w:r>
      </w:ins>
      <w:ins w:id="2983" w:author="PR Preview" w:date="2026-01-01T00:00:00Z">
        <w:r>
          <w:t xml:space="preserve"> </w:t>
        </w:r>
      </w:ins>
      <m:oMath>
        <m:r>
          <m:t>0</m:t>
        </m:r>
      </m:oMath>
      <w:ins w:id="2984" w:author="PR Preview" w:date="2026-01-01T00:00:00Z">
        <w:r>
          <w:t xml:space="preserve">.</w:t>
        </w:r>
      </w:ins>
      <w:ins w:id="2985" w:author="PR Preview" w:date="2026-01-01T00:00:00Z">
        <w:r>
          <w:t xml:space="preserve"> </w:t>
        </w:r>
      </w:ins>
      <w:ins w:id="2986" w:author="PR Preview" w:date="2026-01-01T00:00:00Z">
        <w:r>
          <w:t xml:space="preserve">Then</w:t>
        </w:r>
      </w:ins>
      <w:ins w:id="2987" w:author="PR Preview" w:date="2026-01-01T00:00:00Z">
        <w:r>
          <w:t xml:space="preserve"> </w:t>
        </w:r>
      </w:ins>
      <m:oMath>
        <m:r>
          <m:t>a</m:t>
        </m:r>
        <m:r>
          <m:rPr>
            <m:sty m:val="p"/>
          </m:rPr>
          <m:t>≠</m:t>
        </m:r>
        <m:r>
          <m:t>0</m:t>
        </m:r>
      </m:oMath>
      <w:ins w:id="2988" w:author="PR Preview" w:date="2026-01-01T00:00:00Z">
        <w:r>
          <w:t xml:space="preserve">:</w:t>
        </w:r>
      </w:ins>
      <w:ins w:id="2989" w:author="PR Preview" w:date="2026-01-01T00:00:00Z">
        <w:r>
          <w:t xml:space="preserve"> </w:t>
        </w:r>
      </w:ins>
      <w:ins w:id="2990" w:author="PR Preview" w:date="2026-01-01T00:00:00Z">
        <w:r>
          <w:t xml:space="preserve">otherwise</w:t>
        </w:r>
      </w:ins>
      <w:ins w:id="2991" w:author="PR Preview" w:date="2026-01-01T00:00:00Z">
        <w:r>
          <w:t xml:space="preserve"> </w:t>
        </w:r>
      </w:ins>
      <m:oMath>
        <m:r>
          <m:t>b</m:t>
        </m:r>
        <m:r>
          <m:rPr>
            <m:sty m:val="p"/>
          </m:rPr>
          <m:t>≠</m:t>
        </m:r>
        <m:r>
          <m:t>0</m:t>
        </m:r>
      </m:oMath>
      <w:ins w:id="2992" w:author="PR Preview" w:date="2026-01-01T00:00:00Z">
        <w:r>
          <w:t xml:space="preserve"> </w:t>
        </w:r>
      </w:ins>
      <w:ins w:id="2993" w:author="PR Preview" w:date="2026-01-01T00:00:00Z">
        <w:r>
          <w:t xml:space="preserve">and</w:t>
        </w:r>
      </w:ins>
      <w:ins w:id="2994" w:author="PR Preview" w:date="2026-01-01T00:00:00Z">
        <w:r>
          <w:t xml:space="preserve"> </w:t>
        </w:r>
      </w:ins>
      <m:oMath>
        <m:r>
          <m:t>b</m:t>
        </m:r>
        <m:r>
          <m:t> </m:t>
        </m:r>
        <m:acc>
          <m:accPr>
            <m:chr m:val="̃"/>
          </m:accPr>
          <m:e>
            <m:r>
              <m:t>y</m:t>
            </m:r>
          </m:e>
        </m:acc>
        <m:r>
          <m:rPr>
            <m:sty m:val="p"/>
          </m:rPr>
          <m:t>=</m:t>
        </m:r>
        <m:acc>
          <m:accPr>
            <m:chr m:val="̃"/>
          </m:accPr>
          <m:e>
            <m:r>
              <m:t>0</m:t>
            </m:r>
          </m:e>
        </m:acc>
      </m:oMath>
      <w:ins w:id="2995" w:author="PR Preview" w:date="2026-01-01T00:00:00Z">
        <w:r>
          <w:t xml:space="preserve">,</w:t>
        </w:r>
      </w:ins>
      <w:ins w:id="2996" w:author="PR Preview" w:date="2026-01-01T00:00:00Z">
        <w:r>
          <w:t xml:space="preserve"> </w:t>
        </w:r>
      </w:ins>
      <w:ins w:id="2997" w:author="PR Preview" w:date="2026-01-01T00:00:00Z">
        <w:r>
          <w:t xml:space="preserve">so</w:t>
        </w:r>
      </w:ins>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ins w:id="2998" w:author="PR Preview" w:date="2026-01-01T00:00:00Z">
        <w:r>
          <w:t xml:space="preserve">contrary to assumption.</w:t>
        </w:r>
      </w:ins>
      <w:ins w:id="2999" w:author="PR Preview" w:date="2026-01-01T00:00:00Z">
        <w:r>
          <w:t xml:space="preserve"> </w:t>
        </w:r>
      </w:ins>
      <w:ins w:id="3000" w:author="PR Preview" w:date="2026-01-01T00:00:00Z">
        <w:r>
          <w:t xml:space="preserve">Subtracting</w:t>
        </w:r>
      </w:ins>
      <w:ins w:id="3001" w:author="PR Preview" w:date="2026-01-01T00:00:00Z">
        <w:r>
          <w:t xml:space="preserve"> </w:t>
        </w:r>
      </w:ins>
      <m:oMath>
        <m:r>
          <m:t>b</m:t>
        </m:r>
        <m:r>
          <m:t> </m:t>
        </m:r>
        <m:acc>
          <m:accPr>
            <m:chr m:val="̃"/>
          </m:accPr>
          <m:e>
            <m:r>
              <m:t>y</m:t>
            </m:r>
          </m:e>
        </m:acc>
      </m:oMath>
      <w:ins w:id="3002" w:author="PR Preview" w:date="2026-01-01T00:00:00Z">
        <w:r>
          <w:t xml:space="preserve"> </w:t>
        </w:r>
      </w:ins>
      <w:ins w:id="3003" w:author="PR Preview" w:date="2026-01-01T00:00:00Z">
        <w:r>
          <w:t xml:space="preserve">from both sides gives</w:t>
        </w:r>
      </w:ins>
      <w:ins w:id="3004" w:author="PR Preview" w:date="2026-01-01T00:00:00Z">
        <w:r>
          <w:t xml:space="preserve"> </w:t>
        </w:r>
      </w:ins>
      <m:oMath>
        <m:r>
          <m:t>a</m:t>
        </m:r>
        <m:r>
          <m:t> </m:t>
        </m:r>
        <m:acc>
          <m:accPr>
            <m:chr m:val="̃"/>
          </m:accPr>
          <m:e>
            <m:r>
              <m:t>x</m:t>
            </m:r>
          </m:e>
        </m:acc>
        <m:r>
          <m:rPr>
            <m:sty m:val="p"/>
          </m:rPr>
          <m:t>=</m:t>
        </m:r>
        <m:r>
          <m:rPr>
            <m:sty m:val="p"/>
          </m:rPr>
          <m:t>−</m:t>
        </m:r>
        <m:r>
          <m:t>b</m:t>
        </m:r>
        <m:r>
          <m:t> </m:t>
        </m:r>
        <m:acc>
          <m:accPr>
            <m:chr m:val="̃"/>
          </m:accPr>
          <m:e>
            <m:r>
              <m:t>y</m:t>
            </m:r>
          </m:e>
        </m:acc>
      </m:oMath>
      <w:ins w:id="3005" w:author="PR Preview" w:date="2026-01-01T00:00:00Z">
        <w:r>
          <w:t xml:space="preserve">,</w:t>
        </w:r>
      </w:ins>
      <w:ins w:id="3006" w:author="PR Preview" w:date="2026-01-01T00:00:00Z">
        <w:r>
          <w:t xml:space="preserve"> </w:t>
        </w:r>
      </w:ins>
      <w:ins w:id="3007" w:author="PR Preview" w:date="2026-01-01T00:00:00Z">
        <w:r>
          <w:t xml:space="preserve">and multiplying by</w:t>
        </w:r>
      </w:ins>
      <w:ins w:id="3008" w:author="PR Preview" w:date="2026-01-01T00:00:00Z">
        <w:r>
          <w:t xml:space="preserve"> </w:t>
        </w:r>
      </w:ins>
      <m:oMath>
        <m:f>
          <m:fPr>
            <m:type m:val="lin"/>
          </m:fPr>
          <m:num>
            <m:r>
              <m:t>1</m:t>
            </m:r>
          </m:num>
          <m:den>
            <m:r>
              <m:t>a</m:t>
            </m:r>
          </m:den>
        </m:f>
      </m:oMath>
      <w:ins w:id="3009" w:author="PR Preview" w:date="2026-01-01T00:00:00Z">
        <w:r>
          <w:t xml:space="preserve"> </w:t>
        </w:r>
      </w:ins>
      <w:ins w:id="3010" w:author="PR Preview" w:date="2026-01-01T00:00:00Z">
        <w:r>
          <w:t xml:space="preserve">gives</w:t>
        </w:r>
      </w:ins>
      <w:ins w:id="3011" w:author="PR Preview" w:date="2026-01-01T00:00:00Z">
        <w:r>
          <w:t xml:space="preserve"> </w:t>
        </w:r>
      </w:ins>
      <m:oMath>
        <m:acc>
          <m:accPr>
            <m:chr m:val="̃"/>
          </m:accPr>
          <m:e>
            <m:r>
              <m:t>x</m:t>
            </m:r>
          </m:e>
        </m:acc>
        <m:r>
          <m:rPr>
            <m:sty m:val="p"/>
          </m:rPr>
          <m:t>=</m:t>
        </m:r>
        <m:r>
          <m:t>s</m:t>
        </m:r>
        <m:r>
          <m:t> </m:t>
        </m:r>
        <m:acc>
          <m:accPr>
            <m:chr m:val="̃"/>
          </m:accPr>
          <m:e>
            <m:r>
              <m:t>y</m:t>
            </m:r>
          </m:e>
        </m:acc>
      </m:oMath>
      <w:ins w:id="3012" w:author="PR Preview" w:date="2026-01-01T00:00:00Z">
        <w:r>
          <w:t xml:space="preserve"> </w:t>
        </w:r>
      </w:ins>
      <w:ins w:id="3013" w:author="PR Preview" w:date="2026-01-01T00:00:00Z">
        <w:r>
          <w:t xml:space="preserve">with</w:t>
        </w:r>
      </w:ins>
      <w:ins w:id="3014" w:author="PR Preview" w:date="2026-01-01T00:00:00Z">
        <w:r>
          <w:t xml:space="preserve"> </w:t>
        </w:r>
      </w:ins>
      <m:oMath>
        <m:r>
          <m:t>s</m:t>
        </m:r>
        <m:r>
          <m:rPr>
            <m:sty m:val="p"/>
          </m:rPr>
          <m:t>=</m:t>
        </m:r>
        <m:r>
          <m:rPr>
            <m:sty m:val="p"/>
          </m:rPr>
          <m:t>−</m:t>
        </m:r>
        <m:r>
          <m:t>b</m:t>
        </m:r>
        <m:r>
          <m:rPr>
            <m:sty m:val="p"/>
          </m:rPr>
          <m:t>/</m:t>
        </m:r>
        <m:r>
          <m:t>a</m:t>
        </m:r>
      </m:oMath>
      <w:ins w:id="3015" w:author="PR Preview" w:date="2026-01-01T00:00:00Z">
        <w:r>
          <w:t xml:space="preserve">. Then</w:t>
        </w:r>
      </w:ins>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del w:id="3016" w:author="PR Preview" w:date="2026-01-01T00:00:00Z">
        <w:r>
          <w:delText xml:space="preserve">For</w:delText>
        </w:r>
      </w:del>
      <w:del w:id="3017"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3018" w:author="PR Preview" w:date="2026-01-01T00:00:00Z">
        <w:r>
          <w:delText xml:space="preserve"> </w:delText>
        </w:r>
      </w:del>
      <w:del w:id="3019" w:author="PR Preview" w:date="2026-01-01T00:00:00Z">
        <w:r>
          <w:delText xml:space="preserve">and</w:delText>
        </w:r>
      </w:del>
      <w:del w:id="3020" w:author="PR Preview" w:date="2026-01-01T00:00:00Z">
        <w:r>
          <w:delText xml:space="preserve"> </w:delText>
        </w:r>
      </w:del>
      <m:oMath>
        <m:acc>
          <m:accPr>
            <m:chr m:val="̃"/>
          </m:accPr>
          <m:e>
            <m:r>
              <m:t>y</m:t>
            </m:r>
          </m:e>
        </m:acc>
        <m:r>
          <m:rPr>
            <m:sty m:val="p"/>
          </m:rPr>
          <m:t>=</m:t>
        </m:r>
        <m:r>
          <m:rPr>
            <m:sty m:val="p"/>
          </m:rPr>
          <m:t>(</m:t>
        </m:r>
        <m:r>
          <m:t>3</m:t>
        </m:r>
        <m:r>
          <m:rPr>
            <m:sty m:val="p"/>
          </m:rPr>
          <m:t>,</m:t>
        </m:r>
        <m:r>
          <m:t>4</m:t>
        </m:r>
        <m:r>
          <m:rPr>
            <m:sty m:val="p"/>
          </m:rPr>
          <m:t>)</m:t>
        </m:r>
      </m:oMath>
      <w:del w:id="3021" w:author="PR Preview" w:date="2026-01-01T00:00:00Z">
        <w:r>
          <w:delText xml:space="preserve">:</w:delText>
        </w:r>
      </w:del>
      <w:del w:id="3022" w:author="PR Preview" w:date="2026-01-01T00:00:00Z">
        <w:r>
          <w:delText xml:space="preserve"> </w:delText>
        </w:r>
      </w:del>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del w:id="3023" w:author="PR Preview" w:date="2026-01-01T00:00:00Z">
        <w:r>
          <w:delText xml:space="preserve">,</w:delText>
        </w:r>
      </w:del>
      <w:del w:id="3024" w:author="PR Preview" w:date="2026-01-01T00:00:00Z">
        <w:r>
          <w:delText xml:space="preserve"> </w:delText>
        </w:r>
      </w:del>
      <w:del w:id="3025" w:author="PR Preview" w:date="2026-01-01T00:00:00Z">
        <w:r>
          <w:delText xml:space="preserve">while</w:delText>
        </w:r>
      </w:del>
      <w:del w:id="3026" w:author="PR Preview" w:date="2026-01-01T00:00:00Z">
        <w:r>
          <w:delText xml:space="preserve"> </w:delText>
        </w:r>
      </w:del>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del w:id="3027" w:author="PR Preview" w:date="2026-01-01T00:00:00Z">
        <w:r>
          <w:delText xml:space="preserve">.</w:delText>
        </w:r>
      </w:del>
      <w:del w:id="3028" w:author="PR Preview" w:date="2026-01-01T00:00:00Z">
        <w:r>
          <w:delText xml:space="preserve"> </w:delText>
        </w:r>
      </w:del>
      <w:del w:id="3029" w:author="PR Preview" w:date="2026-01-01T00:00:00Z">
        <w:r>
          <w:delText xml:space="preserve">The inequality is strict, and the vectors are linearly independent:</w:delText>
        </w:r>
      </w:del>
      <w:del w:id="3030" w:author="PR Preview" w:date="2026-01-01T00:00:00Z">
        <w:r>
          <w:delText xml:space="preserve"> </w:delText>
        </w:r>
      </w:del>
      <m:oMath>
        <m:r>
          <m:rPr>
            <m:sty m:val="p"/>
          </m:rPr>
          <m:t>(</m:t>
        </m:r>
        <m:r>
          <m:t>3</m:t>
        </m:r>
        <m:r>
          <m:rPr>
            <m:sty m:val="p"/>
          </m:rPr>
          <m:t>,</m:t>
        </m:r>
        <m:r>
          <m:t>4</m:t>
        </m:r>
        <m:r>
          <m:rPr>
            <m:sty m:val="p"/>
          </m:rPr>
          <m:t>)</m:t>
        </m:r>
      </m:oMath>
      <w:del w:id="3031" w:author="PR Preview" w:date="2026-01-01T00:00:00Z">
        <w:r>
          <w:delText xml:space="preserve"> </w:delText>
        </w:r>
      </w:del>
      <w:del w:id="3032" w:author="PR Preview" w:date="2026-01-01T00:00:00Z">
        <w:r>
          <w:delText xml:space="preserve">is not a multiple of</w:delText>
        </w:r>
      </w:del>
      <w:del w:id="3033" w:author="PR Preview" w:date="2026-01-01T00:00:00Z">
        <w:r>
          <w:delText xml:space="preserve"> </w:delText>
        </w:r>
      </w:del>
      <m:oMath>
        <m:r>
          <m:rPr>
            <m:sty m:val="p"/>
          </m:rPr>
          <m:t>(</m:t>
        </m:r>
        <m:r>
          <m:t>1</m:t>
        </m:r>
        <m:r>
          <m:rPr>
            <m:sty m:val="p"/>
          </m:rPr>
          <m:t>,</m:t>
        </m:r>
        <m:r>
          <m:t>2</m:t>
        </m:r>
        <m:r>
          <m:rPr>
            <m:sty m:val="p"/>
          </m:rPr>
          <m:t>)</m:t>
        </m:r>
      </m:oMath>
      <w:del w:id="3034" w:author="PR Preview" w:date="2026-01-01T00:00:00Z">
        <w:r>
          <w:delText xml:space="preserve">, since</w:delText>
        </w:r>
      </w:del>
      <w:del w:id="3035" w:author="PR Preview" w:date="2026-01-01T00:00:00Z">
        <w:r>
          <w:delText xml:space="preserve"> </w:delText>
        </w:r>
      </w:del>
      <m:oMath>
        <m:r>
          <m:t>3</m:t>
        </m:r>
        <m:r>
          <m:rPr>
            <m:sty m:val="p"/>
          </m:rPr>
          <m:t>⋅</m:t>
        </m:r>
        <m:r>
          <m:t>2</m:t>
        </m:r>
        <m:r>
          <m:rPr>
            <m:sty m:val="p"/>
          </m:rPr>
          <m:t>≠</m:t>
        </m:r>
        <m:r>
          <m:t>4</m:t>
        </m:r>
      </m:oMath>
      <w:del w:id="3036" w:author="PR Preview" w:date="2026-01-01T00:00:00Z">
        <w:r>
          <w:delText xml:space="preserve">.</w:delText>
        </w:r>
      </w:del>
    </w:p>
    <w:p>
      <w:pPr>
        <w:pStyle w:val="Compact"/>
        <w:numPr>
          <w:ilvl w:val="0"/>
          <w:numId w:val="1052"/>
        </w:numPr>
      </w:pPr>
      <w:del w:id="3037" w:author="PR Preview" w:date="2026-01-01T00:00:00Z">
        <w:r>
          <w:delText xml:space="preserve">For</w:delText>
        </w:r>
      </w:del>
      <w:del w:id="3038"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3039" w:author="PR Preview" w:date="2026-01-01T00:00:00Z">
        <w:r>
          <w:delText xml:space="preserve"> </w:delText>
        </w:r>
      </w:del>
      <w:del w:id="3040" w:author="PR Preview" w:date="2026-01-01T00:00:00Z">
        <w:r>
          <w:delText xml:space="preserve">and</w:delText>
        </w:r>
      </w:del>
      <w:del w:id="3041" w:author="PR Preview" w:date="2026-01-01T00:00:00Z">
        <w:r>
          <w:delText xml:space="preserve"> </w:delText>
        </w:r>
      </w:del>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del w:id="3042" w:author="PR Preview" w:date="2026-01-01T00:00:00Z">
        <w:r>
          <w:delText xml:space="preserve">:</w:delText>
        </w:r>
      </w:del>
      <w:del w:id="3043" w:author="PR Preview" w:date="2026-01-01T00:00:00Z">
        <w:r>
          <w:delText xml:space="preserve"> </w:delText>
        </w:r>
      </w:del>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del w:id="3044" w:author="PR Preview" w:date="2026-01-01T00:00:00Z">
        <w:r>
          <w:delText xml:space="preserve"> </w:delText>
        </w:r>
      </w:del>
      <w:del w:id="3045" w:author="PR Preview" w:date="2026-01-01T00:00:00Z">
        <w:r>
          <w:delText xml:space="preserve">and</w:delText>
        </w:r>
      </w:del>
      <w:del w:id="3046" w:author="PR Preview" w:date="2026-01-01T00:00:00Z">
        <w:r>
          <w:delText xml:space="preserve"> </w:delText>
        </w:r>
      </w:del>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del w:id="3047" w:author="PR Preview" w:date="2026-01-01T00:00:00Z">
        <w:r>
          <w:delText xml:space="preserve">,</w:delText>
        </w:r>
      </w:del>
      <w:del w:id="3048" w:author="PR Preview" w:date="2026-01-01T00:00:00Z">
        <w:r>
          <w:delText xml:space="preserve"> </w:delText>
        </w:r>
      </w:del>
      <w:del w:id="3049" w:author="PR Preview" w:date="2026-01-01T00:00:00Z">
        <w:r>
          <w:delText xml:space="preserve">so equality holds.</w:delText>
        </w:r>
      </w:del>
    </w:p>
    <w:p>
      <w:pPr>
        <w:numPr>
          <w:ilvl w:val="0"/>
          <w:numId w:val="1052"/>
        </w:numPr>
      </w:pPr>
      <w:ins w:id="3050" w:author="PR Preview" w:date="2026-01-01T00:00:00Z">
        <w:r>
          <w:t xml:space="preserve">For</w:t>
        </w:r>
      </w:ins>
      <w:ins w:id="3051"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3052" w:author="PR Preview" w:date="2026-01-01T00:00:00Z">
        <w:r>
          <w:t xml:space="preserve"> </w:t>
        </w:r>
      </w:ins>
      <w:ins w:id="3053" w:author="PR Preview" w:date="2026-01-01T00:00:00Z">
        <w:r>
          <w:t xml:space="preserve">and</w:t>
        </w:r>
      </w:ins>
      <w:ins w:id="3054" w:author="PR Preview" w:date="2026-01-01T00:00:00Z">
        <w:r>
          <w:t xml:space="preserve"> </w:t>
        </w:r>
      </w:ins>
      <m:oMath>
        <m:acc>
          <m:accPr>
            <m:chr m:val="̃"/>
          </m:accPr>
          <m:e>
            <m:r>
              <m:t>y</m:t>
            </m:r>
          </m:e>
        </m:acc>
        <m:r>
          <m:rPr>
            <m:sty m:val="p"/>
          </m:rPr>
          <m:t>=</m:t>
        </m:r>
        <m:r>
          <m:rPr>
            <m:sty m:val="p"/>
          </m:rPr>
          <m:t>(</m:t>
        </m:r>
        <m:r>
          <m:t>3</m:t>
        </m:r>
        <m:r>
          <m:rPr>
            <m:sty m:val="p"/>
          </m:rPr>
          <m:t>,</m:t>
        </m:r>
        <m:r>
          <m:t>4</m:t>
        </m:r>
        <m:r>
          <m:rPr>
            <m:sty m:val="p"/>
          </m:rPr>
          <m:t>)</m:t>
        </m:r>
      </m:oMath>
      <w:ins w:id="3055" w:author="PR Preview" w:date="2026-01-01T00:00:00Z">
        <w:r>
          <w:t xml:space="preserve">:</w:t>
        </w:r>
      </w:ins>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ins w:id="3056" w:author="PR Preview" w:date="2026-01-01T00:00:00Z">
        <w:r>
          <w:t xml:space="preserve">while</w:t>
        </w:r>
      </w:ins>
      <w:ins w:id="3057" w:author="PR Preview" w:date="2026-01-01T00:00:00Z">
        <w:r>
          <w:t xml:space="preserve"> </w:t>
        </w:r>
      </w:ins>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ins w:id="3058" w:author="PR Preview" w:date="2026-01-01T00:00:00Z">
        <w:r>
          <w:t xml:space="preserve">.</w:t>
        </w:r>
      </w:ins>
      <w:ins w:id="3059" w:author="PR Preview" w:date="2026-01-01T00:00:00Z">
        <w:r>
          <w:t xml:space="preserve"> </w:t>
        </w:r>
      </w:ins>
      <w:ins w:id="3060" w:author="PR Preview" w:date="2026-01-01T00:00:00Z">
        <w:r>
          <w:t xml:space="preserve">The inequality is strict, and the vectors are linearly independent:</w:t>
        </w:r>
      </w:ins>
      <w:ins w:id="3061" w:author="PR Preview" w:date="2026-01-01T00:00:00Z">
        <w:r>
          <w:t xml:space="preserve"> </w:t>
        </w:r>
      </w:ins>
      <m:oMath>
        <m:r>
          <m:rPr>
            <m:sty m:val="p"/>
          </m:rPr>
          <m:t>(</m:t>
        </m:r>
        <m:r>
          <m:t>3</m:t>
        </m:r>
        <m:r>
          <m:rPr>
            <m:sty m:val="p"/>
          </m:rPr>
          <m:t>,</m:t>
        </m:r>
        <m:r>
          <m:t>4</m:t>
        </m:r>
        <m:r>
          <m:rPr>
            <m:sty m:val="p"/>
          </m:rPr>
          <m:t>)</m:t>
        </m:r>
      </m:oMath>
      <w:ins w:id="3062" w:author="PR Preview" w:date="2026-01-01T00:00:00Z">
        <w:r>
          <w:t xml:space="preserve"> </w:t>
        </w:r>
      </w:ins>
      <w:ins w:id="3063" w:author="PR Preview" w:date="2026-01-01T00:00:00Z">
        <w:r>
          <w:t xml:space="preserve">is not a multiple of</w:t>
        </w:r>
      </w:ins>
      <w:ins w:id="3064" w:author="PR Preview" w:date="2026-01-01T00:00:00Z">
        <w:r>
          <w:t xml:space="preserve"> </w:t>
        </w:r>
      </w:ins>
      <m:oMath>
        <m:r>
          <m:rPr>
            <m:sty m:val="p"/>
          </m:rPr>
          <m:t>(</m:t>
        </m:r>
        <m:r>
          <m:t>1</m:t>
        </m:r>
        <m:r>
          <m:rPr>
            <m:sty m:val="p"/>
          </m:rPr>
          <m:t>,</m:t>
        </m:r>
        <m:r>
          <m:t>2</m:t>
        </m:r>
        <m:r>
          <m:rPr>
            <m:sty m:val="p"/>
          </m:rPr>
          <m:t>)</m:t>
        </m:r>
      </m:oMath>
      <w:ins w:id="3065" w:author="PR Preview" w:date="2026-01-01T00:00:00Z">
        <w:r>
          <w:t xml:space="preserve">, since</w:t>
        </w:r>
      </w:ins>
      <w:ins w:id="3066" w:author="PR Preview" w:date="2026-01-01T00:00:00Z">
        <w:r>
          <w:t xml:space="preserve"> </w:t>
        </w:r>
      </w:ins>
      <m:oMath>
        <m:r>
          <m:t>3</m:t>
        </m:r>
        <m:r>
          <m:rPr>
            <m:sty m:val="p"/>
          </m:rPr>
          <m:t>⋅</m:t>
        </m:r>
        <m:r>
          <m:t>2</m:t>
        </m:r>
        <m:r>
          <m:rPr>
            <m:sty m:val="p"/>
          </m:rPr>
          <m:t>≠</m:t>
        </m:r>
        <m:r>
          <m:t>4</m:t>
        </m:r>
      </m:oMath>
      <w:ins w:id="3067" w:author="PR Preview" w:date="2026-01-01T00:00:00Z">
        <w:r>
          <w:t xml:space="preserve">.</w:t>
        </w:r>
      </w:ins>
    </w:p>
    <w:p>
      <w:pPr>
        <w:numPr>
          <w:ilvl w:val="0"/>
          <w:numId w:val="1052"/>
        </w:numPr>
      </w:pPr>
      <w:ins w:id="3068" w:author="PR Preview" w:date="2026-01-01T00:00:00Z">
        <w:r>
          <w:t xml:space="preserve">For</w:t>
        </w:r>
      </w:ins>
      <w:ins w:id="3069"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3070" w:author="PR Preview" w:date="2026-01-01T00:00:00Z">
        <w:r>
          <w:t xml:space="preserve"> </w:t>
        </w:r>
      </w:ins>
      <w:ins w:id="3071" w:author="PR Preview" w:date="2026-01-01T00:00:00Z">
        <w:r>
          <w:t xml:space="preserve">and</w:t>
        </w:r>
      </w:ins>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ins w:id="3072" w:author="PR Preview" w:date="2026-01-01T00:00:00Z">
        <w:r>
          <w:t xml:space="preserve">and</w:t>
        </w:r>
      </w:ins>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ins w:id="3073" w:author="PR Preview" w:date="2026-01-01T00:00:00Z">
        <w:r>
          <w:t xml:space="preserve">so equality holds.</w:t>
        </w:r>
      </w:ins>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del w:id="3074" w:author="PR Preview" w:date="2026-01-01T00:00:00Z">
        <w:r>
          <w:delText xml:space="preserve">For</w:delText>
        </w:r>
      </w:del>
      <w:del w:id="3075" w:author="PR Preview" w:date="2026-01-01T00:00:00Z">
        <w:r>
          <w:delText xml:space="preserve"> </w:delText>
        </w:r>
      </w:del>
      <m:oMath>
        <m:acc>
          <m:accPr>
            <m:chr m:val="̃"/>
          </m:accPr>
          <m:e>
            <m:r>
              <m:t>x</m:t>
            </m:r>
          </m:e>
        </m:acc>
        <m:r>
          <m:rPr>
            <m:sty m:val="p"/>
          </m:rPr>
          <m:t>=</m:t>
        </m:r>
        <m:r>
          <m:rPr>
            <m:sty m:val="p"/>
          </m:rPr>
          <m:t>(</m:t>
        </m:r>
        <m:r>
          <m:t>3</m:t>
        </m:r>
        <m:r>
          <m:rPr>
            <m:sty m:val="p"/>
          </m:rPr>
          <m:t>,</m:t>
        </m:r>
        <m:r>
          <m:t>0</m:t>
        </m:r>
        <m:r>
          <m:rPr>
            <m:sty m:val="p"/>
          </m:rPr>
          <m:t>)</m:t>
        </m:r>
      </m:oMath>
      <w:del w:id="3076" w:author="PR Preview" w:date="2026-01-01T00:00:00Z">
        <w:r>
          <w:delText xml:space="preserve"> </w:delText>
        </w:r>
      </w:del>
      <w:del w:id="3077" w:author="PR Preview" w:date="2026-01-01T00:00:00Z">
        <w:r>
          <w:delText xml:space="preserve">and</w:delText>
        </w:r>
      </w:del>
      <w:del w:id="3078" w:author="PR Preview" w:date="2026-01-01T00:00:00Z">
        <w:r>
          <w:delText xml:space="preserve"> </w:delText>
        </w:r>
      </w:del>
      <m:oMath>
        <m:acc>
          <m:accPr>
            <m:chr m:val="̃"/>
          </m:accPr>
          <m:e>
            <m:r>
              <m:t>y</m:t>
            </m:r>
          </m:e>
        </m:acc>
        <m:r>
          <m:rPr>
            <m:sty m:val="p"/>
          </m:rPr>
          <m:t>=</m:t>
        </m:r>
        <m:r>
          <m:rPr>
            <m:sty m:val="p"/>
          </m:rPr>
          <m:t>(</m:t>
        </m:r>
        <m:r>
          <m:t>0</m:t>
        </m:r>
        <m:r>
          <m:rPr>
            <m:sty m:val="p"/>
          </m:rPr>
          <m:t>,</m:t>
        </m:r>
        <m:r>
          <m:t>4</m:t>
        </m:r>
        <m:r>
          <m:rPr>
            <m:sty m:val="p"/>
          </m:rPr>
          <m:t>)</m:t>
        </m:r>
      </m:oMath>
      <w:del w:id="3079" w:author="PR Preview" w:date="2026-01-01T00:00:00Z">
        <w:r>
          <w:delText xml:space="preserve">:</w:delText>
        </w:r>
      </w:del>
      <w:del w:id="3080" w:author="PR Preview" w:date="2026-01-01T00:00:00Z">
        <w:r>
          <w:delText xml:space="preserve"> </w:delText>
        </w:r>
      </w:del>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del w:id="3081" w:author="PR Preview" w:date="2026-01-01T00:00:00Z">
        <w:r>
          <w:delText xml:space="preserve">,</w:delText>
        </w:r>
      </w:del>
      <w:del w:id="3082" w:author="PR Preview" w:date="2026-01-01T00:00:00Z">
        <w:r>
          <w:delText xml:space="preserve"> </w:delText>
        </w:r>
      </w:del>
      <w:del w:id="3083" w:author="PR Preview" w:date="2026-01-01T00:00:00Z">
        <w:r>
          <w:delText xml:space="preserve">while</w:delText>
        </w:r>
      </w:del>
      <w:del w:id="3084" w:author="PR Preview" w:date="2026-01-01T00:00:00Z">
        <w:r>
          <w:delText xml:space="preserve"> </w:delText>
        </w:r>
      </w:del>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del w:id="3085" w:author="PR Preview" w:date="2026-01-01T00:00:00Z">
        <w:r>
          <w:delText xml:space="preserve">.</w:delText>
        </w:r>
      </w:del>
    </w:p>
    <w:p>
      <w:pPr>
        <w:pStyle w:val="Compact"/>
        <w:numPr>
          <w:ilvl w:val="0"/>
          <w:numId w:val="1053"/>
        </w:numPr>
      </w:pPr>
      <w:del w:id="3086" w:author="PR Preview" w:date="2026-01-01T00:00:00Z">
        <w:r>
          <w:delText xml:space="preserve">For</w:delText>
        </w:r>
      </w:del>
      <w:del w:id="3087" w:author="PR Preview" w:date="2026-01-01T00:00:00Z">
        <w:r>
          <w:delText xml:space="preserve"> </w:delText>
        </w:r>
      </w:del>
      <m:oMath>
        <m:acc>
          <m:accPr>
            <m:chr m:val="̃"/>
          </m:accPr>
          <m:e>
            <m:r>
              <m:t>x</m:t>
            </m:r>
          </m:e>
        </m:acc>
        <m:r>
          <m:rPr>
            <m:sty m:val="p"/>
          </m:rPr>
          <m:t>=</m:t>
        </m:r>
        <m:r>
          <m:rPr>
            <m:sty m:val="p"/>
          </m:rPr>
          <m:t>(</m:t>
        </m:r>
        <m:r>
          <m:t>1</m:t>
        </m:r>
        <m:r>
          <m:rPr>
            <m:sty m:val="p"/>
          </m:rPr>
          <m:t>,</m:t>
        </m:r>
        <m:r>
          <m:t>0</m:t>
        </m:r>
        <m:r>
          <m:rPr>
            <m:sty m:val="p"/>
          </m:rPr>
          <m:t>)</m:t>
        </m:r>
      </m:oMath>
      <w:del w:id="3088" w:author="PR Preview" w:date="2026-01-01T00:00:00Z">
        <w:r>
          <w:delText xml:space="preserve"> </w:delText>
        </w:r>
      </w:del>
      <w:del w:id="3089" w:author="PR Preview" w:date="2026-01-01T00:00:00Z">
        <w:r>
          <w:delText xml:space="preserve">and</w:delText>
        </w:r>
      </w:del>
      <w:del w:id="3090" w:author="PR Preview" w:date="2026-01-01T00:00:00Z">
        <w:r>
          <w:delText xml:space="preserve"> </w:delText>
        </w:r>
      </w:del>
      <m:oMath>
        <m:acc>
          <m:accPr>
            <m:chr m:val="̃"/>
          </m:accPr>
          <m:e>
            <m:r>
              <m:t>y</m:t>
            </m:r>
          </m:e>
        </m:acc>
        <m:r>
          <m:rPr>
            <m:sty m:val="p"/>
          </m:rPr>
          <m:t>=</m:t>
        </m:r>
        <m:r>
          <m:rPr>
            <m:sty m:val="p"/>
          </m:rPr>
          <m:t>(</m:t>
        </m:r>
        <m:r>
          <m:t>2</m:t>
        </m:r>
        <m:r>
          <m:rPr>
            <m:sty m:val="p"/>
          </m:rPr>
          <m:t>,</m:t>
        </m:r>
        <m:r>
          <m:t>0</m:t>
        </m:r>
        <m:r>
          <m:rPr>
            <m:sty m:val="p"/>
          </m:rPr>
          <m:t>)</m:t>
        </m:r>
      </m:oMath>
      <w:del w:id="3091" w:author="PR Preview" w:date="2026-01-01T00:00:00Z">
        <w:r>
          <w:delText xml:space="preserve">, which point the same way:</w:delText>
        </w:r>
      </w:del>
      <w:del w:id="3092" w:author="PR Preview" w:date="2026-01-01T00:00:00Z">
        <w:r>
          <w:delText xml:space="preserve"> </w:delText>
        </w:r>
      </w:del>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del w:id="3093" w:author="PR Preview" w:date="2026-01-01T00:00:00Z">
        <w:r>
          <w:delText xml:space="preserve">, so equality holds.</w:delText>
        </w:r>
      </w:del>
    </w:p>
    <w:p>
      <w:pPr>
        <w:numPr>
          <w:ilvl w:val="0"/>
          <w:numId w:val="1053"/>
        </w:numPr>
      </w:pPr>
      <w:ins w:id="3094" w:author="PR Preview" w:date="2026-01-01T00:00:00Z">
        <w:r>
          <w:t xml:space="preserve">For</w:t>
        </w:r>
      </w:ins>
      <w:ins w:id="3095" w:author="PR Preview" w:date="2026-01-01T00:00:00Z">
        <w:r>
          <w:t xml:space="preserve"> </w:t>
        </w:r>
      </w:ins>
      <m:oMath>
        <m:acc>
          <m:accPr>
            <m:chr m:val="̃"/>
          </m:accPr>
          <m:e>
            <m:r>
              <m:t>x</m:t>
            </m:r>
          </m:e>
        </m:acc>
        <m:r>
          <m:rPr>
            <m:sty m:val="p"/>
          </m:rPr>
          <m:t>=</m:t>
        </m:r>
        <m:r>
          <m:rPr>
            <m:sty m:val="p"/>
          </m:rPr>
          <m:t>(</m:t>
        </m:r>
        <m:r>
          <m:t>3</m:t>
        </m:r>
        <m:r>
          <m:rPr>
            <m:sty m:val="p"/>
          </m:rPr>
          <m:t>,</m:t>
        </m:r>
        <m:r>
          <m:t>0</m:t>
        </m:r>
        <m:r>
          <m:rPr>
            <m:sty m:val="p"/>
          </m:rPr>
          <m:t>)</m:t>
        </m:r>
      </m:oMath>
      <w:ins w:id="3096" w:author="PR Preview" w:date="2026-01-01T00:00:00Z">
        <w:r>
          <w:t xml:space="preserve"> </w:t>
        </w:r>
      </w:ins>
      <w:ins w:id="3097" w:author="PR Preview" w:date="2026-01-01T00:00:00Z">
        <w:r>
          <w:t xml:space="preserve">and</w:t>
        </w:r>
      </w:ins>
      <w:ins w:id="3098" w:author="PR Preview" w:date="2026-01-01T00:00:00Z">
        <w:r>
          <w:t xml:space="preserve"> </w:t>
        </w:r>
      </w:ins>
      <m:oMath>
        <m:acc>
          <m:accPr>
            <m:chr m:val="̃"/>
          </m:accPr>
          <m:e>
            <m:r>
              <m:t>y</m:t>
            </m:r>
          </m:e>
        </m:acc>
        <m:r>
          <m:rPr>
            <m:sty m:val="p"/>
          </m:rPr>
          <m:t>=</m:t>
        </m:r>
        <m:r>
          <m:rPr>
            <m:sty m:val="p"/>
          </m:rPr>
          <m:t>(</m:t>
        </m:r>
        <m:r>
          <m:t>0</m:t>
        </m:r>
        <m:r>
          <m:rPr>
            <m:sty m:val="p"/>
          </m:rPr>
          <m:t>,</m:t>
        </m:r>
        <m:r>
          <m:t>4</m:t>
        </m:r>
        <m:r>
          <m:rPr>
            <m:sty m:val="p"/>
          </m:rPr>
          <m:t>)</m:t>
        </m:r>
      </m:oMath>
      <w:ins w:id="3099" w:author="PR Preview" w:date="2026-01-01T00:00:00Z">
        <w:r>
          <w:t xml:space="preserve">:</w:t>
        </w:r>
      </w:ins>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ins w:id="3100" w:author="PR Preview" w:date="2026-01-01T00:00:00Z">
        <w:r>
          <w:t xml:space="preserve">while</w:t>
        </w:r>
      </w:ins>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ins w:id="3101" w:author="PR Preview" w:date="2026-01-01T00:00:00Z">
        <w:r>
          <w:t xml:space="preserve">For</w:t>
        </w:r>
      </w:ins>
      <w:ins w:id="3102" w:author="PR Preview" w:date="2026-01-01T00:00:00Z">
        <w:r>
          <w:t xml:space="preserve"> </w:t>
        </w:r>
      </w:ins>
      <m:oMath>
        <m:acc>
          <m:accPr>
            <m:chr m:val="̃"/>
          </m:accPr>
          <m:e>
            <m:r>
              <m:t>x</m:t>
            </m:r>
          </m:e>
        </m:acc>
        <m:r>
          <m:rPr>
            <m:sty m:val="p"/>
          </m:rPr>
          <m:t>=</m:t>
        </m:r>
        <m:r>
          <m:rPr>
            <m:sty m:val="p"/>
          </m:rPr>
          <m:t>(</m:t>
        </m:r>
        <m:r>
          <m:t>1</m:t>
        </m:r>
        <m:r>
          <m:rPr>
            <m:sty m:val="p"/>
          </m:rPr>
          <m:t>,</m:t>
        </m:r>
        <m:r>
          <m:t>0</m:t>
        </m:r>
        <m:r>
          <m:rPr>
            <m:sty m:val="p"/>
          </m:rPr>
          <m:t>)</m:t>
        </m:r>
      </m:oMath>
      <w:ins w:id="3103" w:author="PR Preview" w:date="2026-01-01T00:00:00Z">
        <w:r>
          <w:t xml:space="preserve"> </w:t>
        </w:r>
      </w:ins>
      <w:ins w:id="3104" w:author="PR Preview" w:date="2026-01-01T00:00:00Z">
        <w:r>
          <w:t xml:space="preserve">and</w:t>
        </w:r>
      </w:ins>
      <w:ins w:id="3105" w:author="PR Preview" w:date="2026-01-01T00:00:00Z">
        <w:r>
          <w:t xml:space="preserve"> </w:t>
        </w:r>
      </w:ins>
      <m:oMath>
        <m:acc>
          <m:accPr>
            <m:chr m:val="̃"/>
          </m:accPr>
          <m:e>
            <m:r>
              <m:t>y</m:t>
            </m:r>
          </m:e>
        </m:acc>
        <m:r>
          <m:rPr>
            <m:sty m:val="p"/>
          </m:rPr>
          <m:t>=</m:t>
        </m:r>
        <m:r>
          <m:rPr>
            <m:sty m:val="p"/>
          </m:rPr>
          <m:t>(</m:t>
        </m:r>
        <m:r>
          <m:t>2</m:t>
        </m:r>
        <m:r>
          <m:rPr>
            <m:sty m:val="p"/>
          </m:rPr>
          <m:t>,</m:t>
        </m:r>
        <m:r>
          <m:t>0</m:t>
        </m:r>
        <m:r>
          <m:rPr>
            <m:sty m:val="p"/>
          </m:rPr>
          <m:t>)</m:t>
        </m:r>
      </m:oMath>
      <w:ins w:id="3106" w:author="PR Preview" w:date="2026-01-01T00:00:00Z">
        <w:r>
          <w:t xml:space="preserve">, which point the same way:</w:t>
        </w:r>
      </w:ins>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ins w:id="3107" w:author="PR Preview" w:date="2026-01-01T00:00:00Z">
        <w:r>
          <w:t xml:space="preserve">so equality holds.</w:t>
        </w:r>
      </w:ins>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del w:id="3108" w:author="PR Preview" w:date="2026-01-01T00:00:00Z">
        <w:r>
          <w:delText xml:space="preserve"> </w:delText>
        </w:r>
      </w:del>
      <w:del w:id="3109" w:author="PR Preview" w:date="2026-01-01T00:00:00Z">
        <w:r>
          <w:delText xml:space="preserve">norm:</w:delText>
        </w:r>
      </w:del>
      <w:del w:id="3110" w:author="PR Preview" w:date="2026-01-01T00:00:00Z">
        <w:r>
          <w:delText xml:space="preserve"> </w:delText>
        </w:r>
      </w:del>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del w:id="3111" w:author="PR Preview" w:date="2026-01-01T00:00:00Z">
        <w:r>
          <w:delText xml:space="preserve">.</w:delText>
        </w:r>
      </w:del>
    </w:p>
    <w:p>
      <w:pPr>
        <w:pStyle w:val="Compact"/>
        <w:numPr>
          <w:ilvl w:val="0"/>
          <w:numId w:val="1057"/>
        </w:numPr>
      </w:pPr>
      <m:oMath>
        <m:sSub>
          <m:e>
            <m:r>
              <m:t>ℓ</m:t>
            </m:r>
          </m:e>
          <m:sub>
            <m:r>
              <m:t>2</m:t>
            </m:r>
          </m:sub>
        </m:sSub>
      </m:oMath>
      <w:del w:id="3112" w:author="PR Preview" w:date="2026-01-01T00:00:00Z">
        <w:r>
          <w:delText xml:space="preserve"> </w:delText>
        </w:r>
      </w:del>
      <w:del w:id="3113" w:author="PR Preview" w:date="2026-01-01T00:00:00Z">
        <w:r>
          <w:delText xml:space="preserve">norm:</w:delText>
        </w:r>
      </w:del>
      <w:del w:id="3114" w:author="PR Preview" w:date="2026-01-01T00:00:00Z">
        <w:r>
          <w:delText xml:space="preserve"> </w:delText>
        </w:r>
      </w:del>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del w:id="3115" w:author="PR Preview" w:date="2026-01-01T00:00:00Z">
        <w:r>
          <w:delText xml:space="preserve">.</w:delText>
        </w:r>
      </w:del>
    </w:p>
    <w:p>
      <w:pPr>
        <w:pStyle w:val="Compact"/>
        <w:numPr>
          <w:ilvl w:val="0"/>
          <w:numId w:val="1057"/>
        </w:numPr>
      </w:pPr>
      <m:oMath>
        <m:sSub>
          <m:e>
            <m:r>
              <m:t>ℓ</m:t>
            </m:r>
          </m:e>
          <m:sub>
            <m:r>
              <m:rPr>
                <m:sty m:val="p"/>
              </m:rPr>
              <m:t>∞</m:t>
            </m:r>
          </m:sub>
        </m:sSub>
      </m:oMath>
      <w:del w:id="3116" w:author="PR Preview" w:date="2026-01-01T00:00:00Z">
        <w:r>
          <w:delText xml:space="preserve"> </w:delText>
        </w:r>
      </w:del>
      <w:del w:id="3117" w:author="PR Preview" w:date="2026-01-01T00:00:00Z">
        <w:r>
          <w:delText xml:space="preserve">norm:</w:delText>
        </w:r>
      </w:del>
      <w:del w:id="3118" w:author="PR Preview" w:date="2026-01-01T00:00:00Z">
        <w:r>
          <w:delText xml:space="preserve"> </w:delText>
        </w:r>
      </w:del>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del w:id="3119" w:author="PR Preview" w:date="2026-01-01T00:00:00Z">
        <w:r>
          <w:delText xml:space="preserve">.</w:delText>
        </w:r>
      </w:del>
    </w:p>
    <w:p>
      <w:pPr>
        <w:numPr>
          <w:ilvl w:val="0"/>
          <w:numId w:val="1057"/>
        </w:numPr>
      </w:pPr>
      <m:oMath>
        <m:sSub>
          <m:e>
            <m:r>
              <m:t>ℓ</m:t>
            </m:r>
          </m:e>
          <m:sub>
            <m:r>
              <m:t>1</m:t>
            </m:r>
          </m:sub>
        </m:sSub>
      </m:oMath>
      <w:ins w:id="3120" w:author="PR Preview" w:date="2026-01-01T00:00:00Z">
        <w:r>
          <w:t xml:space="preserve"> </w:t>
        </w:r>
      </w:ins>
      <w:ins w:id="3121" w:author="PR Preview" w:date="2026-01-01T00:00:00Z">
        <w:r>
          <w:t xml:space="preserve">norm:</w:t>
        </w:r>
      </w:ins>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ins w:id="3122" w:author="PR Preview" w:date="2026-01-01T00:00:00Z">
        <w:r>
          <w:t xml:space="preserve"> </w:t>
        </w:r>
      </w:ins>
      <w:ins w:id="3123" w:author="PR Preview" w:date="2026-01-01T00:00:00Z">
        <w:r>
          <w:t xml:space="preserve">norm:</w:t>
        </w:r>
      </w:ins>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ins w:id="3124" w:author="PR Preview" w:date="2026-01-01T00:00:00Z">
        <w:r>
          <w:t xml:space="preserve"> </w:t>
        </w:r>
      </w:ins>
      <w:ins w:id="3125" w:author="PR Preview" w:date="2026-01-01T00:00:00Z">
        <w:r>
          <w:t xml:space="preserve">norm:</w:t>
        </w:r>
      </w:ins>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del w:id="3126" w:author="PR Preview" w:date="2026-01-01T00:00:00Z">
        <w:r>
          <w:delText xml:space="preserve"> </w:delText>
        </w:r>
      </w:del>
      <w:del w:id="3127" w:author="PR Preview" w:date="2026-01-01T00:00:00Z">
        <w:r>
          <w:delText xml:space="preserve">goes an eighth of the way round,</w:delText>
        </w:r>
      </w:del>
      <w:del w:id="3128" w:author="PR Preview" w:date="2026-01-01T00:00:00Z">
        <w:r>
          <w:delText xml:space="preserve"> </w:delText>
        </w:r>
      </w:del>
      <w:del w:id="3129" w:author="PR Preview" w:date="2026-01-01T00:00:00Z">
        <w:r>
          <w:delText xml:space="preserve">to the point of the circle with</w:delText>
        </w:r>
      </w:del>
      <w:del w:id="3130" w:author="PR Preview" w:date="2026-01-01T00:00:00Z">
        <w:r>
          <w:delText xml:space="preserve"> </w:delText>
        </w:r>
      </w:del>
      <m:oMath>
        <m:sSub>
          <m:e>
            <m:r>
              <m:t>x</m:t>
            </m:r>
          </m:e>
          <m:sub>
            <m:r>
              <m:t>1</m:t>
            </m:r>
          </m:sub>
        </m:sSub>
        <m:r>
          <m:rPr>
            <m:sty m:val="p"/>
          </m:rPr>
          <m:t>=</m:t>
        </m:r>
        <m:sSub>
          <m:e>
            <m:r>
              <m:t>x</m:t>
            </m:r>
          </m:e>
          <m:sub>
            <m:r>
              <m:t>2</m:t>
            </m:r>
          </m:sub>
        </m:sSub>
        <m:r>
          <m:rPr>
            <m:sty m:val="p"/>
          </m:rPr>
          <m:t>&gt;</m:t>
        </m:r>
        <m:r>
          <m:t>0</m:t>
        </m:r>
      </m:oMath>
      <w:del w:id="3131" w:author="PR Preview" w:date="2026-01-01T00:00:00Z">
        <w:r>
          <w:delText xml:space="preserve">.</w:delText>
        </w:r>
      </w:del>
      <w:del w:id="3132" w:author="PR Preview" w:date="2026-01-01T00:00:00Z">
        <w:r>
          <w:delText xml:space="preserve"> </w:delText>
        </w:r>
      </w:del>
      <w:del w:id="3133" w:author="PR Preview" w:date="2026-01-01T00:00:00Z">
        <w:r>
          <w:delText xml:space="preserve">There</w:delText>
        </w:r>
      </w:del>
      <w:del w:id="3134" w:author="PR Preview" w:date="2026-01-01T00:00:00Z">
        <w:r>
          <w:delText xml:space="preserve"> </w:delText>
        </w:r>
      </w:del>
      <m:oMath>
        <m:sSubSup>
          <m:e>
            <m:r>
              <m:t>x</m:t>
            </m:r>
          </m:e>
          <m:sub>
            <m:r>
              <m:t>1</m:t>
            </m:r>
          </m:sub>
          <m:sup>
            <m:r>
              <m:t>2</m:t>
            </m:r>
          </m:sup>
        </m:sSubSup>
        <m:r>
          <m:rPr>
            <m:sty m:val="p"/>
          </m:rPr>
          <m:t>+</m:t>
        </m:r>
        <m:sSubSup>
          <m:e>
            <m:r>
              <m:t>x</m:t>
            </m:r>
          </m:e>
          <m:sub>
            <m:r>
              <m:t>1</m:t>
            </m:r>
          </m:sub>
          <m:sup>
            <m:r>
              <m:t>2</m:t>
            </m:r>
          </m:sup>
        </m:sSubSup>
        <m:r>
          <m:rPr>
            <m:sty m:val="p"/>
          </m:rPr>
          <m:t>=</m:t>
        </m:r>
        <m:r>
          <m:t>1</m:t>
        </m:r>
      </m:oMath>
      <w:del w:id="3135" w:author="PR Preview" w:date="2026-01-01T00:00:00Z">
        <w:r>
          <w:delText xml:space="preserve">, so</w:delText>
        </w:r>
      </w:del>
      <w:del w:id="3136" w:author="PR Preview" w:date="2026-01-01T00:00:00Z">
        <w:r>
          <w:delText xml:space="preserve"> </w:delText>
        </w:r>
      </w:del>
      <m:oMath>
        <m:sSubSup>
          <m:e>
            <m:r>
              <m:t>x</m:t>
            </m:r>
          </m:e>
          <m:sub>
            <m:r>
              <m:t>1</m:t>
            </m:r>
          </m:sub>
          <m:sup>
            <m:r>
              <m:t>2</m:t>
            </m:r>
          </m:sup>
        </m:sSubSup>
        <m:r>
          <m:rPr>
            <m:sty m:val="p"/>
          </m:rPr>
          <m:t>=</m:t>
        </m:r>
        <m:f>
          <m:fPr>
            <m:type m:val="lin"/>
          </m:fPr>
          <m:num>
            <m:r>
              <m:t>1</m:t>
            </m:r>
          </m:num>
          <m:den>
            <m:r>
              <m:t>2</m:t>
            </m:r>
          </m:den>
        </m:f>
      </m:oMath>
      <w:del w:id="3137" w:author="PR Preview" w:date="2026-01-01T00:00:00Z">
        <w:r>
          <w:delText xml:space="preserve"> </w:delText>
        </w:r>
      </w:del>
      <w:del w:id="3138" w:author="PR Preview" w:date="2026-01-01T00:00:00Z">
        <w:r>
          <w:delText xml:space="preserve">and</w:delText>
        </w:r>
      </w:del>
      <w:del w:id="3139" w:author="PR Preview" w:date="2026-01-01T00:00:00Z">
        <w:r>
          <w:delText xml:space="preserve"> </w:delText>
        </w:r>
      </w:del>
      <m:oMath>
        <m:sSub>
          <m:e>
            <m:r>
              <m:t>x</m:t>
            </m:r>
          </m:e>
          <m:sub>
            <m:r>
              <m:t>1</m:t>
            </m:r>
          </m:sub>
        </m:sSub>
        <m:r>
          <m:rPr>
            <m:sty m:val="p"/>
          </m:rPr>
          <m:t>=</m:t>
        </m:r>
        <m:f>
          <m:fPr>
            <m:type m:val="lin"/>
          </m:fPr>
          <m:num>
            <m:r>
              <m:t>1</m:t>
            </m:r>
          </m:num>
          <m:den>
            <m:rad>
              <m:radPr>
                <m:degHide m:val="on"/>
              </m:radPr>
              <m:deg/>
              <m:e>
                <m:r>
                  <m:t>2</m:t>
                </m:r>
              </m:e>
            </m:rad>
          </m:den>
        </m:f>
        <m:r>
          <m:rPr>
            <m:sty m:val="p"/>
          </m:rPr>
          <m:t>≈</m:t>
        </m:r>
        <m:r>
          <m:t>0.7071</m:t>
        </m:r>
      </m:oMath>
      <w:del w:id="3140" w:author="PR Preview" w:date="2026-01-01T00:00:00Z">
        <w:r>
          <w:delText xml:space="preserve">:</w:delText>
        </w:r>
      </w:del>
      <w:del w:id="3141" w:author="PR Preview" w:date="2026-01-01T00:00:00Z">
        <w:r>
          <w:delText xml:space="preserve"> </w:delText>
        </w:r>
      </w:del>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del w:id="3142" w:author="PR Preview" w:date="2026-01-01T00:00:00Z">
        <w:r>
          <w:delText xml:space="preserve">.</w:delText>
        </w:r>
      </w:del>
    </w:p>
    <w:p>
      <w:pPr>
        <w:numPr>
          <w:ilvl w:val="0"/>
          <w:numId w:val="1059"/>
        </w:numPr>
      </w:pPr>
      <m:oMath>
        <m:r>
          <m:t>θ</m:t>
        </m:r>
        <m:r>
          <m:rPr>
            <m:sty m:val="p"/>
          </m:rPr>
          <m:t>=</m:t>
        </m:r>
        <m:r>
          <m:t>π</m:t>
        </m:r>
        <m:r>
          <m:rPr>
            <m:sty m:val="p"/>
          </m:rPr>
          <m:t>/</m:t>
        </m:r>
        <m:r>
          <m:t>4</m:t>
        </m:r>
      </m:oMath>
      <w:ins w:id="3143" w:author="PR Preview" w:date="2026-01-01T00:00:00Z">
        <w:r>
          <w:t xml:space="preserve"> </w:t>
        </w:r>
      </w:ins>
      <w:ins w:id="3144" w:author="PR Preview" w:date="2026-01-01T00:00:00Z">
        <w:r>
          <w:t xml:space="preserve">goes an eighth of the way round,</w:t>
        </w:r>
      </w:ins>
      <w:ins w:id="3145" w:author="PR Preview" w:date="2026-01-01T00:00:00Z">
        <w:r>
          <w:t xml:space="preserve"> </w:t>
        </w:r>
      </w:ins>
      <w:ins w:id="3146" w:author="PR Preview" w:date="2026-01-01T00:00:00Z">
        <w:r>
          <w:t xml:space="preserve">to the point of the circle with</w:t>
        </w:r>
      </w:ins>
      <w:ins w:id="3147" w:author="PR Preview" w:date="2026-01-01T00:00:00Z">
        <w:r>
          <w:t xml:space="preserve"> </w:t>
        </w:r>
      </w:ins>
      <m:oMath>
        <m:sSub>
          <m:e>
            <m:r>
              <m:t>x</m:t>
            </m:r>
          </m:e>
          <m:sub>
            <m:r>
              <m:t>1</m:t>
            </m:r>
          </m:sub>
        </m:sSub>
        <m:r>
          <m:rPr>
            <m:sty m:val="p"/>
          </m:rPr>
          <m:t>=</m:t>
        </m:r>
        <m:sSub>
          <m:e>
            <m:r>
              <m:t>x</m:t>
            </m:r>
          </m:e>
          <m:sub>
            <m:r>
              <m:t>2</m:t>
            </m:r>
          </m:sub>
        </m:sSub>
        <m:r>
          <m:rPr>
            <m:sty m:val="p"/>
          </m:rPr>
          <m:t>&gt;</m:t>
        </m:r>
        <m:r>
          <m:t>0</m:t>
        </m:r>
      </m:oMath>
      <w:ins w:id="3148" w:author="PR Preview" w:date="2026-01-01T00:00:00Z">
        <w:r>
          <w:t xml:space="preserve">.</w:t>
        </w:r>
      </w:ins>
      <w:ins w:id="3149" w:author="PR Preview" w:date="2026-01-01T00:00:00Z">
        <w:r>
          <w:t xml:space="preserve"> </w:t>
        </w:r>
      </w:ins>
      <w:ins w:id="3150" w:author="PR Preview" w:date="2026-01-01T00:00:00Z">
        <w:r>
          <w:t xml:space="preserve">There</w:t>
        </w:r>
      </w:ins>
      <w:ins w:id="3151" w:author="PR Preview" w:date="2026-01-01T00:00:00Z">
        <w:r>
          <w:t xml:space="preserve"> </w:t>
        </w:r>
      </w:ins>
      <m:oMath>
        <m:sSubSup>
          <m:e>
            <m:r>
              <m:t>x</m:t>
            </m:r>
          </m:e>
          <m:sub>
            <m:r>
              <m:t>1</m:t>
            </m:r>
          </m:sub>
          <m:sup>
            <m:r>
              <m:t>2</m:t>
            </m:r>
          </m:sup>
        </m:sSubSup>
        <m:r>
          <m:rPr>
            <m:sty m:val="p"/>
          </m:rPr>
          <m:t>+</m:t>
        </m:r>
        <m:sSubSup>
          <m:e>
            <m:r>
              <m:t>x</m:t>
            </m:r>
          </m:e>
          <m:sub>
            <m:r>
              <m:t>1</m:t>
            </m:r>
          </m:sub>
          <m:sup>
            <m:r>
              <m:t>2</m:t>
            </m:r>
          </m:sup>
        </m:sSubSup>
        <m:r>
          <m:rPr>
            <m:sty m:val="p"/>
          </m:rPr>
          <m:t>=</m:t>
        </m:r>
        <m:r>
          <m:t>1</m:t>
        </m:r>
      </m:oMath>
      <w:ins w:id="3152" w:author="PR Preview" w:date="2026-01-01T00:00:00Z">
        <w:r>
          <w:t xml:space="preserve">, so</w:t>
        </w:r>
      </w:ins>
      <w:ins w:id="3153" w:author="PR Preview" w:date="2026-01-01T00:00:00Z">
        <w:r>
          <w:t xml:space="preserve"> </w:t>
        </w:r>
      </w:ins>
      <m:oMath>
        <m:sSubSup>
          <m:e>
            <m:r>
              <m:t>x</m:t>
            </m:r>
          </m:e>
          <m:sub>
            <m:r>
              <m:t>1</m:t>
            </m:r>
          </m:sub>
          <m:sup>
            <m:r>
              <m:t>2</m:t>
            </m:r>
          </m:sup>
        </m:sSubSup>
        <m:r>
          <m:rPr>
            <m:sty m:val="p"/>
          </m:rPr>
          <m:t>=</m:t>
        </m:r>
        <m:f>
          <m:fPr>
            <m:type m:val="lin"/>
          </m:fPr>
          <m:num>
            <m:r>
              <m:t>1</m:t>
            </m:r>
          </m:num>
          <m:den>
            <m:r>
              <m:t>2</m:t>
            </m:r>
          </m:den>
        </m:f>
      </m:oMath>
      <w:ins w:id="3154" w:author="PR Preview" w:date="2026-01-01T00:00:00Z">
        <w:r>
          <w:t xml:space="preserve"> </w:t>
        </w:r>
      </w:ins>
      <w:ins w:id="3155" w:author="PR Preview" w:date="2026-01-01T00:00:00Z">
        <w:r>
          <w:t xml:space="preserve">and</w:t>
        </w:r>
      </w:ins>
      <w:ins w:id="3156" w:author="PR Preview" w:date="2026-01-01T00:00:00Z">
        <w:r>
          <w:t xml:space="preserve"> </w:t>
        </w:r>
      </w:ins>
      <m:oMath>
        <m:sSub>
          <m:e>
            <m:r>
              <m:t>x</m:t>
            </m:r>
          </m:e>
          <m:sub>
            <m:r>
              <m:t>1</m:t>
            </m:r>
          </m:sub>
        </m:sSub>
        <m:r>
          <m:rPr>
            <m:sty m:val="p"/>
          </m:rPr>
          <m:t>=</m:t>
        </m:r>
        <m:f>
          <m:fPr>
            <m:type m:val="lin"/>
          </m:fPr>
          <m:num>
            <m:r>
              <m:t>1</m:t>
            </m:r>
          </m:num>
          <m:den>
            <m:rad>
              <m:radPr>
                <m:degHide m:val="on"/>
              </m:radPr>
              <m:deg/>
              <m:e>
                <m:r>
                  <m:t>2</m:t>
                </m:r>
              </m:e>
            </m:rad>
          </m:den>
        </m:f>
        <m:r>
          <m:rPr>
            <m:sty m:val="p"/>
          </m:rPr>
          <m:t>≈</m:t>
        </m:r>
        <m:r>
          <m:t>0.7071</m:t>
        </m:r>
      </m:oMath>
      <w:ins w:id="3157" w:author="PR Preview" w:date="2026-01-01T00:00:00Z">
        <w:r>
          <w:t xml:space="preserve">:</w:t>
        </w:r>
      </w:ins>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del w:id="3158" w:author="PR Preview" w:date="2026-01-01T00:00:00Z">
        <w:r>
          <w:delText xml:space="preserve"> </w:delText>
        </w:r>
      </w:del>
      <w:del w:id="3159" w:author="PR Preview" w:date="2026-01-01T00:00:00Z">
        <w:r>
          <w:delText xml:space="preserve">and</w:delText>
        </w:r>
      </w:del>
      <w:del w:id="3160" w:author="PR Preview" w:date="2026-01-01T00:00:00Z">
        <w:r>
          <w:delText xml:space="preserve"> </w:delText>
        </w:r>
      </w:del>
      <m:oMath>
        <m:r>
          <m:rPr>
            <m:sty m:val="p"/>
          </m:rPr>
          <m:t>(</m:t>
        </m:r>
        <m:r>
          <m:rPr>
            <m:sty m:val="p"/>
          </m:rPr>
          <m:t>−</m:t>
        </m:r>
        <m:r>
          <m:t>2</m:t>
        </m:r>
        <m:r>
          <m:rPr>
            <m:sty m:val="p"/>
          </m:rPr>
          <m:t>,</m:t>
        </m:r>
        <m:r>
          <m:t>1</m:t>
        </m:r>
        <m:r>
          <m:rPr>
            <m:sty m:val="p"/>
          </m:rPr>
          <m:t>)</m:t>
        </m:r>
      </m:oMath>
      <w:del w:id="3161" w:author="PR Preview" w:date="2026-01-01T00:00:00Z">
        <w:r>
          <w:delText xml:space="preserve">:</w:delText>
        </w:r>
      </w:del>
      <w:del w:id="3162" w:author="PR Preview" w:date="2026-01-01T00:00:00Z">
        <w:r>
          <w:delText xml:space="preserve"> </w:delText>
        </w:r>
      </w:del>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del w:id="3163" w:author="PR Preview" w:date="2026-01-01T00:00:00Z">
        <w:r>
          <w:delText xml:space="preserve">, so</w:delText>
        </w:r>
      </w:del>
      <w:del w:id="3164" w:author="PR Preview" w:date="2026-01-01T00:00:00Z">
        <w:r>
          <w:delText xml:space="preserve"> </w:delText>
        </w:r>
      </w:del>
      <m:oMath>
        <m:r>
          <m:t>θ</m:t>
        </m:r>
        <m:r>
          <m:rPr>
            <m:sty m:val="p"/>
          </m:rPr>
          <m:t>=</m:t>
        </m:r>
        <m:r>
          <m:t>π</m:t>
        </m:r>
        <m:r>
          <m:rPr>
            <m:sty m:val="p"/>
          </m:rPr>
          <m:t>/</m:t>
        </m:r>
        <m:r>
          <m:t>2</m:t>
        </m:r>
      </m:oMath>
      <w:del w:id="3165" w:author="PR Preview" w:date="2026-01-01T00:00:00Z">
        <w:r>
          <w:delText xml:space="preserve">.</w:delText>
        </w:r>
      </w:del>
    </w:p>
    <w:p>
      <w:pPr>
        <w:pStyle w:val="Compact"/>
        <w:numPr>
          <w:ilvl w:val="0"/>
          <w:numId w:val="1060"/>
        </w:numPr>
      </w:pPr>
      <m:oMath>
        <m:r>
          <m:rPr>
            <m:sty m:val="p"/>
          </m:rPr>
          <m:t>(</m:t>
        </m:r>
        <m:r>
          <m:t>1</m:t>
        </m:r>
        <m:r>
          <m:rPr>
            <m:sty m:val="p"/>
          </m:rPr>
          <m:t>,</m:t>
        </m:r>
        <m:r>
          <m:t>0</m:t>
        </m:r>
        <m:r>
          <m:rPr>
            <m:sty m:val="p"/>
          </m:rPr>
          <m:t>)</m:t>
        </m:r>
      </m:oMath>
      <w:del w:id="3166" w:author="PR Preview" w:date="2026-01-01T00:00:00Z">
        <w:r>
          <w:delText xml:space="preserve"> </w:delText>
        </w:r>
      </w:del>
      <w:del w:id="3167" w:author="PR Preview" w:date="2026-01-01T00:00:00Z">
        <w:r>
          <w:delText xml:space="preserve">and</w:delText>
        </w:r>
      </w:del>
      <w:del w:id="3168" w:author="PR Preview" w:date="2026-01-01T00:00:00Z">
        <w:r>
          <w:delText xml:space="preserve"> </w:delText>
        </w:r>
      </w:del>
      <m:oMath>
        <m:r>
          <m:rPr>
            <m:sty m:val="p"/>
          </m:rPr>
          <m:t>(</m:t>
        </m:r>
        <m:r>
          <m:rPr>
            <m:sty m:val="p"/>
          </m:rPr>
          <m:t>−</m:t>
        </m:r>
        <m:r>
          <m:t>3</m:t>
        </m:r>
        <m:r>
          <m:rPr>
            <m:sty m:val="p"/>
          </m:rPr>
          <m:t>,</m:t>
        </m:r>
        <m:r>
          <m:t>0</m:t>
        </m:r>
        <m:r>
          <m:rPr>
            <m:sty m:val="p"/>
          </m:rPr>
          <m:t>)</m:t>
        </m:r>
      </m:oMath>
      <w:del w:id="3169" w:author="PR Preview" w:date="2026-01-01T00:00:00Z">
        <w:r>
          <w:delText xml:space="preserve">:</w:delText>
        </w:r>
      </w:del>
      <w:del w:id="3170" w:author="PR Preview" w:date="2026-01-01T00:00:00Z">
        <w:r>
          <w:delText xml:space="preserve"> </w:delText>
        </w:r>
      </w:del>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del w:id="3171" w:author="PR Preview" w:date="2026-01-01T00:00:00Z">
        <w:r>
          <w:delText xml:space="preserve">, so</w:delText>
        </w:r>
      </w:del>
      <w:del w:id="3172" w:author="PR Preview" w:date="2026-01-01T00:00:00Z">
        <w:r>
          <w:delText xml:space="preserve"> </w:delText>
        </w:r>
      </w:del>
      <m:oMath>
        <m:r>
          <m:t>θ</m:t>
        </m:r>
        <m:r>
          <m:rPr>
            <m:sty m:val="p"/>
          </m:rPr>
          <m:t>=</m:t>
        </m:r>
        <m:r>
          <m:t>π</m:t>
        </m:r>
      </m:oMath>
      <w:del w:id="3173" w:author="PR Preview" w:date="2026-01-01T00:00:00Z">
        <w:r>
          <w:delText xml:space="preserve">.</w:delText>
        </w:r>
      </w:del>
    </w:p>
    <w:p>
      <w:pPr>
        <w:numPr>
          <w:ilvl w:val="0"/>
          <w:numId w:val="1060"/>
        </w:numPr>
      </w:pPr>
      <m:oMath>
        <m:r>
          <m:rPr>
            <m:sty m:val="p"/>
          </m:rPr>
          <m:t>(</m:t>
        </m:r>
        <m:r>
          <m:t>1</m:t>
        </m:r>
        <m:r>
          <m:rPr>
            <m:sty m:val="p"/>
          </m:rPr>
          <m:t>,</m:t>
        </m:r>
        <m:r>
          <m:t>2</m:t>
        </m:r>
        <m:r>
          <m:rPr>
            <m:sty m:val="p"/>
          </m:rPr>
          <m:t>)</m:t>
        </m:r>
      </m:oMath>
      <w:ins w:id="3174" w:author="PR Preview" w:date="2026-01-01T00:00:00Z">
        <w:r>
          <w:t xml:space="preserve"> </w:t>
        </w:r>
      </w:ins>
      <w:ins w:id="3175" w:author="PR Preview" w:date="2026-01-01T00:00:00Z">
        <w:r>
          <w:t xml:space="preserve">and</w:t>
        </w:r>
      </w:ins>
      <w:ins w:id="3176" w:author="PR Preview" w:date="2026-01-01T00:00:00Z">
        <w:r>
          <w:t xml:space="preserve"> </w:t>
        </w:r>
      </w:ins>
      <m:oMath>
        <m:r>
          <m:rPr>
            <m:sty m:val="p"/>
          </m:rPr>
          <m:t>(</m:t>
        </m:r>
        <m:r>
          <m:rPr>
            <m:sty m:val="p"/>
          </m:rPr>
          <m:t>−</m:t>
        </m:r>
        <m:r>
          <m:t>2</m:t>
        </m:r>
        <m:r>
          <m:rPr>
            <m:sty m:val="p"/>
          </m:rPr>
          <m:t>,</m:t>
        </m:r>
        <m:r>
          <m:t>1</m:t>
        </m:r>
        <m:r>
          <m:rPr>
            <m:sty m:val="p"/>
          </m:rPr>
          <m:t>)</m:t>
        </m:r>
      </m:oMath>
      <w:ins w:id="3177"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ins w:id="3178" w:author="PR Preview" w:date="2026-01-01T00:00:00Z">
        <w:r>
          <w:t xml:space="preserve">so</w:t>
        </w:r>
      </w:ins>
      <w:ins w:id="3179" w:author="PR Preview" w:date="2026-01-01T00:00:00Z">
        <w:r>
          <w:t xml:space="preserve"> </w:t>
        </w:r>
      </w:ins>
      <m:oMath>
        <m:r>
          <m:t>θ</m:t>
        </m:r>
        <m:r>
          <m:rPr>
            <m:sty m:val="p"/>
          </m:rPr>
          <m:t>=</m:t>
        </m:r>
        <m:r>
          <m:t>π</m:t>
        </m:r>
        <m:r>
          <m:rPr>
            <m:sty m:val="p"/>
          </m:rPr>
          <m:t>/</m:t>
        </m:r>
        <m:r>
          <m:t>2</m:t>
        </m:r>
      </m:oMath>
      <w:ins w:id="3180" w:author="PR Preview" w:date="2026-01-01T00:00:00Z">
        <w:r>
          <w:t xml:space="preserve">.</w:t>
        </w:r>
      </w:ins>
    </w:p>
    <w:p>
      <w:pPr>
        <w:numPr>
          <w:ilvl w:val="0"/>
          <w:numId w:val="1060"/>
        </w:numPr>
      </w:pPr>
      <m:oMath>
        <m:r>
          <m:rPr>
            <m:sty m:val="p"/>
          </m:rPr>
          <m:t>(</m:t>
        </m:r>
        <m:r>
          <m:t>1</m:t>
        </m:r>
        <m:r>
          <m:rPr>
            <m:sty m:val="p"/>
          </m:rPr>
          <m:t>,</m:t>
        </m:r>
        <m:r>
          <m:t>0</m:t>
        </m:r>
        <m:r>
          <m:rPr>
            <m:sty m:val="p"/>
          </m:rPr>
          <m:t>)</m:t>
        </m:r>
      </m:oMath>
      <w:ins w:id="3181" w:author="PR Preview" w:date="2026-01-01T00:00:00Z">
        <w:r>
          <w:t xml:space="preserve"> </w:t>
        </w:r>
      </w:ins>
      <w:ins w:id="3182" w:author="PR Preview" w:date="2026-01-01T00:00:00Z">
        <w:r>
          <w:t xml:space="preserve">and</w:t>
        </w:r>
      </w:ins>
      <w:ins w:id="3183" w:author="PR Preview" w:date="2026-01-01T00:00:00Z">
        <w:r>
          <w:t xml:space="preserve"> </w:t>
        </w:r>
      </w:ins>
      <m:oMath>
        <m:r>
          <m:rPr>
            <m:sty m:val="p"/>
          </m:rPr>
          <m:t>(</m:t>
        </m:r>
        <m:r>
          <m:rPr>
            <m:sty m:val="p"/>
          </m:rPr>
          <m:t>−</m:t>
        </m:r>
        <m:r>
          <m:t>3</m:t>
        </m:r>
        <m:r>
          <m:rPr>
            <m:sty m:val="p"/>
          </m:rPr>
          <m:t>,</m:t>
        </m:r>
        <m:r>
          <m:t>0</m:t>
        </m:r>
        <m:r>
          <m:rPr>
            <m:sty m:val="p"/>
          </m:rPr>
          <m:t>)</m:t>
        </m:r>
      </m:oMath>
      <w:ins w:id="3184" w:author="PR Preview" w:date="2026-01-01T00:00:00Z">
        <w:r>
          <w:t xml:space="preserve">:</w:t>
        </w:r>
      </w:ins>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ins w:id="3185" w:author="PR Preview" w:date="2026-01-01T00:00:00Z">
        <w:r>
          <w:t xml:space="preserve">so</w:t>
        </w:r>
      </w:ins>
      <w:ins w:id="3186" w:author="PR Preview" w:date="2026-01-01T00:00:00Z">
        <w:r>
          <w:t xml:space="preserve"> </w:t>
        </w:r>
      </w:ins>
      <m:oMath>
        <m:r>
          <m:t>θ</m:t>
        </m:r>
        <m:r>
          <m:rPr>
            <m:sty m:val="p"/>
          </m:rPr>
          <m:t>=</m:t>
        </m:r>
        <m:r>
          <m:t>π</m:t>
        </m:r>
      </m:oMath>
      <w:ins w:id="3187" w:author="PR Preview" w:date="2026-01-01T00:00:00Z">
        <w:r>
          <w:t xml:space="preserve">.</w:t>
        </w:r>
      </w:ins>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del w:id="3188" w:author="PR Preview" w:date="2026-01-01T00:00:00Z">
        <w:r>
          <w:delText xml:space="preserve">Parallel vectors</w:delText>
        </w:r>
      </w:del>
      <w:del w:id="3189"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3190" w:author="PR Preview" w:date="2026-01-01T00:00:00Z">
        <w:r>
          <w:delText xml:space="preserve"> </w:delText>
        </w:r>
      </w:del>
      <w:del w:id="3191" w:author="PR Preview" w:date="2026-01-01T00:00:00Z">
        <w:r>
          <w:delText xml:space="preserve">and</w:delText>
        </w:r>
      </w:del>
      <w:del w:id="3192" w:author="PR Preview" w:date="2026-01-01T00:00:00Z">
        <w:r>
          <w:delText xml:space="preserve"> </w:delText>
        </w:r>
      </w:del>
      <m:oMath>
        <m:acc>
          <m:accPr>
            <m:chr m:val="̃"/>
          </m:accPr>
          <m:e>
            <m:r>
              <m:t>y</m:t>
            </m:r>
          </m:e>
        </m:acc>
        <m:r>
          <m:rPr>
            <m:sty m:val="p"/>
          </m:rPr>
          <m:t>=</m:t>
        </m:r>
        <m:r>
          <m:rPr>
            <m:sty m:val="p"/>
          </m:rPr>
          <m:t>(</m:t>
        </m:r>
        <m:r>
          <m:t>2</m:t>
        </m:r>
        <m:r>
          <m:rPr>
            <m:sty m:val="p"/>
          </m:rPr>
          <m:t>,</m:t>
        </m:r>
        <m:r>
          <m:t>4</m:t>
        </m:r>
        <m:r>
          <m:rPr>
            <m:sty m:val="p"/>
          </m:rPr>
          <m:t>)</m:t>
        </m:r>
      </m:oMath>
      <w:del w:id="3193" w:author="PR Preview" w:date="2026-01-01T00:00:00Z">
        <w:r>
          <w:delText xml:space="preserve">:</w:delText>
        </w:r>
      </w:del>
      <w:del w:id="3194" w:author="PR Preview" w:date="2026-01-01T00:00:00Z">
        <w:r>
          <w:delText xml:space="preserve"> </w:delText>
        </w:r>
      </w:del>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del w:id="3195" w:author="PR Preview" w:date="2026-01-01T00:00:00Z">
        <w:r>
          <w:delText xml:space="preserve">.</w:delText>
        </w:r>
      </w:del>
    </w:p>
    <w:p>
      <w:pPr>
        <w:pStyle w:val="Compact"/>
        <w:numPr>
          <w:ilvl w:val="0"/>
          <w:numId w:val="1061"/>
        </w:numPr>
      </w:pPr>
      <w:del w:id="3196" w:author="PR Preview" w:date="2026-01-01T00:00:00Z">
        <w:r>
          <w:delText xml:space="preserve">Orthogonal vectors</w:delText>
        </w:r>
      </w:del>
      <w:del w:id="3197"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3198" w:author="PR Preview" w:date="2026-01-01T00:00:00Z">
        <w:r>
          <w:delText xml:space="preserve"> </w:delText>
        </w:r>
      </w:del>
      <w:del w:id="3199" w:author="PR Preview" w:date="2026-01-01T00:00:00Z">
        <w:r>
          <w:delText xml:space="preserve">and</w:delText>
        </w:r>
      </w:del>
      <w:del w:id="3200" w:author="PR Preview" w:date="2026-01-01T00:00:00Z">
        <w:r>
          <w:delText xml:space="preserve"> </w:delText>
        </w:r>
      </w:del>
      <m:oMath>
        <m:acc>
          <m:accPr>
            <m:chr m:val="̃"/>
          </m:accPr>
          <m:e>
            <m:r>
              <m:t>y</m:t>
            </m:r>
          </m:e>
        </m:acc>
        <m:r>
          <m:rPr>
            <m:sty m:val="p"/>
          </m:rPr>
          <m:t>=</m:t>
        </m:r>
        <m:r>
          <m:rPr>
            <m:sty m:val="p"/>
          </m:rPr>
          <m:t>(</m:t>
        </m:r>
        <m:r>
          <m:rPr>
            <m:sty m:val="p"/>
          </m:rPr>
          <m:t>−</m:t>
        </m:r>
        <m:r>
          <m:t>2</m:t>
        </m:r>
        <m:r>
          <m:rPr>
            <m:sty m:val="p"/>
          </m:rPr>
          <m:t>,</m:t>
        </m:r>
        <m:r>
          <m:t>1</m:t>
        </m:r>
        <m:r>
          <m:rPr>
            <m:sty m:val="p"/>
          </m:rPr>
          <m:t>)</m:t>
        </m:r>
      </m:oMath>
      <w:del w:id="3201" w:author="PR Preview" w:date="2026-01-01T00:00:00Z">
        <w:r>
          <w:delText xml:space="preserve">:</w:delText>
        </w:r>
      </w:del>
      <w:del w:id="3202" w:author="PR Preview" w:date="2026-01-01T00:00:00Z">
        <w:r>
          <w:delText xml:space="preserve"> </w:delText>
        </w:r>
      </w:del>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del w:id="3203" w:author="PR Preview" w:date="2026-01-01T00:00:00Z">
        <w:r>
          <w:delText xml:space="preserve">.</w:delText>
        </w:r>
      </w:del>
    </w:p>
    <w:p>
      <w:pPr>
        <w:pStyle w:val="Compact"/>
        <w:numPr>
          <w:ilvl w:val="0"/>
          <w:numId w:val="1061"/>
        </w:numPr>
      </w:pPr>
      <w:del w:id="3204" w:author="PR Preview" w:date="2026-01-01T00:00:00Z">
        <w:r>
          <w:delText xml:space="preserve">Arbitrary vectors</w:delText>
        </w:r>
      </w:del>
      <w:del w:id="3205" w:author="PR Preview" w:date="2026-01-01T00:00:00Z">
        <w:r>
          <w:delText xml:space="preserve"> </w:delText>
        </w:r>
      </w:del>
      <m:oMath>
        <m:acc>
          <m:accPr>
            <m:chr m:val="̃"/>
          </m:accPr>
          <m:e>
            <m:r>
              <m:t>x</m:t>
            </m:r>
          </m:e>
        </m:acc>
        <m:r>
          <m:rPr>
            <m:sty m:val="p"/>
          </m:rPr>
          <m:t>=</m:t>
        </m:r>
        <m:r>
          <m:rPr>
            <m:sty m:val="p"/>
          </m:rPr>
          <m:t>(</m:t>
        </m:r>
        <m:r>
          <m:t>1</m:t>
        </m:r>
        <m:r>
          <m:rPr>
            <m:sty m:val="p"/>
          </m:rPr>
          <m:t>,</m:t>
        </m:r>
        <m:r>
          <m:t>0</m:t>
        </m:r>
        <m:r>
          <m:rPr>
            <m:sty m:val="p"/>
          </m:rPr>
          <m:t>)</m:t>
        </m:r>
      </m:oMath>
      <w:del w:id="3206" w:author="PR Preview" w:date="2026-01-01T00:00:00Z">
        <w:r>
          <w:delText xml:space="preserve"> </w:delText>
        </w:r>
      </w:del>
      <w:del w:id="3207" w:author="PR Preview" w:date="2026-01-01T00:00:00Z">
        <w:r>
          <w:delText xml:space="preserve">and</w:delText>
        </w:r>
      </w:del>
      <w:del w:id="3208" w:author="PR Preview" w:date="2026-01-01T00:00:00Z">
        <w:r>
          <w:delText xml:space="preserve"> </w:delText>
        </w:r>
      </w:del>
      <m:oMath>
        <m:acc>
          <m:accPr>
            <m:chr m:val="̃"/>
          </m:accPr>
          <m:e>
            <m:r>
              <m:t>y</m:t>
            </m:r>
          </m:e>
        </m:acc>
        <m:r>
          <m:rPr>
            <m:sty m:val="p"/>
          </m:rPr>
          <m:t>=</m:t>
        </m:r>
        <m:r>
          <m:rPr>
            <m:sty m:val="p"/>
          </m:rPr>
          <m:t>(</m:t>
        </m:r>
        <m:r>
          <m:t>1</m:t>
        </m:r>
        <m:r>
          <m:rPr>
            <m:sty m:val="p"/>
          </m:rPr>
          <m:t>,</m:t>
        </m:r>
        <m:r>
          <m:t>1</m:t>
        </m:r>
        <m:r>
          <m:rPr>
            <m:sty m:val="p"/>
          </m:rPr>
          <m:t>)</m:t>
        </m:r>
      </m:oMath>
      <w:del w:id="3209" w:author="PR Preview" w:date="2026-01-01T00:00:00Z">
        <w:r>
          <w:delText xml:space="preserve">:</w:delText>
        </w:r>
      </w:del>
      <w:del w:id="3210" w:author="PR Preview" w:date="2026-01-01T00:00:00Z">
        <w:r>
          <w:delText xml:space="preserve"> </w:delText>
        </w:r>
      </w:del>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del w:id="3211" w:author="PR Preview" w:date="2026-01-01T00:00:00Z">
        <w:r>
          <w:delText xml:space="preserve">.</w:delText>
        </w:r>
      </w:del>
    </w:p>
    <w:p>
      <w:pPr>
        <w:pStyle w:val="FirstParagraph"/>
      </w:pPr>
      <w:del w:id="3212" w:author="PR Preview" w:date="2026-01-01T00:00:00Z">
        <w:r>
          <w:delText xml:space="preserve">When both vectors have unit Euclidean norm (</w:delText>
        </w:r>
      </w:del>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del w:id="3213" w:author="PR Preview" w:date="2026-01-01T00:00:00Z">
        <w:r>
          <w:delText xml:space="preserve">),</w:delText>
        </w:r>
      </w:del>
      <w:del w:id="3214" w:author="PR Preview" w:date="2026-01-01T00:00:00Z">
        <w:r>
          <w:delText xml:space="preserve"> </w:delText>
        </w:r>
      </w:del>
      <w:del w:id="3215" w:author="PR Preview" w:date="2026-01-01T00:00:00Z">
        <w:r>
          <w:delText xml:space="preserve">cosine similarity equals their inner product:</w:delText>
        </w:r>
      </w:del>
      <w:del w:id="3216" w:author="PR Preview" w:date="2026-01-01T00:00:00Z">
        <w:r>
          <w:delText xml:space="preserve"> </w:delText>
        </w:r>
      </w:del>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del w:id="3217" w:author="PR Preview" w:date="2026-01-01T00:00:00Z">
        <w:r>
          <w:delText xml:space="preserve">.</w:delText>
        </w:r>
      </w:del>
    </w:p>
    <w:p>
      <w:pPr>
        <w:numPr>
          <w:ilvl w:val="0"/>
          <w:numId w:val="1061"/>
        </w:numPr>
      </w:pPr>
      <w:ins w:id="3218" w:author="PR Preview" w:date="2026-01-01T00:00:00Z">
        <w:r>
          <w:t xml:space="preserve">Parallel vectors</w:t>
        </w:r>
      </w:ins>
      <w:ins w:id="3219"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3220" w:author="PR Preview" w:date="2026-01-01T00:00:00Z">
        <w:r>
          <w:t xml:space="preserve"> </w:t>
        </w:r>
      </w:ins>
      <w:ins w:id="3221" w:author="PR Preview" w:date="2026-01-01T00:00:00Z">
        <w:r>
          <w:t xml:space="preserve">and</w:t>
        </w:r>
      </w:ins>
      <w:ins w:id="3222" w:author="PR Preview" w:date="2026-01-01T00:00:00Z">
        <w:r>
          <w:t xml:space="preserve"> </w:t>
        </w:r>
      </w:ins>
      <m:oMath>
        <m:acc>
          <m:accPr>
            <m:chr m:val="̃"/>
          </m:accPr>
          <m:e>
            <m:r>
              <m:t>y</m:t>
            </m:r>
          </m:e>
        </m:acc>
        <m:r>
          <m:rPr>
            <m:sty m:val="p"/>
          </m:rPr>
          <m:t>=</m:t>
        </m:r>
        <m:r>
          <m:rPr>
            <m:sty m:val="p"/>
          </m:rPr>
          <m:t>(</m:t>
        </m:r>
        <m:r>
          <m:t>2</m:t>
        </m:r>
        <m:r>
          <m:rPr>
            <m:sty m:val="p"/>
          </m:rPr>
          <m:t>,</m:t>
        </m:r>
        <m:r>
          <m:t>4</m:t>
        </m:r>
        <m:r>
          <m:rPr>
            <m:sty m:val="p"/>
          </m:rPr>
          <m:t>)</m:t>
        </m:r>
      </m:oMath>
      <w:ins w:id="3223" w:author="PR Preview" w:date="2026-01-01T00:00:00Z">
        <w:r>
          <w:t xml:space="preserve">:</w:t>
        </w:r>
      </w:ins>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1"/>
        </w:numPr>
      </w:pPr>
      <w:ins w:id="3224" w:author="PR Preview" w:date="2026-01-01T00:00:00Z">
        <w:r>
          <w:t xml:space="preserve">Orthogonal vectors</w:t>
        </w:r>
      </w:ins>
      <w:ins w:id="3225"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3226" w:author="PR Preview" w:date="2026-01-01T00:00:00Z">
        <w:r>
          <w:t xml:space="preserve"> </w:t>
        </w:r>
      </w:ins>
      <w:ins w:id="3227" w:author="PR Preview" w:date="2026-01-01T00:00:00Z">
        <w:r>
          <w:t xml:space="preserve">and</w:t>
        </w:r>
      </w:ins>
      <w:ins w:id="3228" w:author="PR Preview" w:date="2026-01-01T00:00:00Z">
        <w:r>
          <w:t xml:space="preserve"> </w:t>
        </w:r>
      </w:ins>
      <m:oMath>
        <m:acc>
          <m:accPr>
            <m:chr m:val="̃"/>
          </m:accPr>
          <m:e>
            <m:r>
              <m:t>y</m:t>
            </m:r>
          </m:e>
        </m:acc>
        <m:r>
          <m:rPr>
            <m:sty m:val="p"/>
          </m:rPr>
          <m:t>=</m:t>
        </m:r>
        <m:r>
          <m:rPr>
            <m:sty m:val="p"/>
          </m:rPr>
          <m:t>(</m:t>
        </m:r>
        <m:r>
          <m:rPr>
            <m:sty m:val="p"/>
          </m:rPr>
          <m:t>−</m:t>
        </m:r>
        <m:r>
          <m:t>2</m:t>
        </m:r>
        <m:r>
          <m:rPr>
            <m:sty m:val="p"/>
          </m:rPr>
          <m:t>,</m:t>
        </m:r>
        <m:r>
          <m:t>1</m:t>
        </m:r>
        <m:r>
          <m:rPr>
            <m:sty m:val="p"/>
          </m:rPr>
          <m:t>)</m:t>
        </m:r>
      </m:oMath>
      <w:ins w:id="3229" w:author="PR Preview" w:date="2026-01-01T00:00:00Z">
        <w:r>
          <w:t xml:space="preserve">:</w:t>
        </w:r>
      </w:ins>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1"/>
        </w:numPr>
      </w:pPr>
      <w:ins w:id="3230" w:author="PR Preview" w:date="2026-01-01T00:00:00Z">
        <w:r>
          <w:t xml:space="preserve">Arbitrary vectors</w:t>
        </w:r>
      </w:ins>
      <w:ins w:id="3231" w:author="PR Preview" w:date="2026-01-01T00:00:00Z">
        <w:r>
          <w:t xml:space="preserve"> </w:t>
        </w:r>
      </w:ins>
      <m:oMath>
        <m:acc>
          <m:accPr>
            <m:chr m:val="̃"/>
          </m:accPr>
          <m:e>
            <m:r>
              <m:t>x</m:t>
            </m:r>
          </m:e>
        </m:acc>
        <m:r>
          <m:rPr>
            <m:sty m:val="p"/>
          </m:rPr>
          <m:t>=</m:t>
        </m:r>
        <m:r>
          <m:rPr>
            <m:sty m:val="p"/>
          </m:rPr>
          <m:t>(</m:t>
        </m:r>
        <m:r>
          <m:t>1</m:t>
        </m:r>
        <m:r>
          <m:rPr>
            <m:sty m:val="p"/>
          </m:rPr>
          <m:t>,</m:t>
        </m:r>
        <m:r>
          <m:t>0</m:t>
        </m:r>
        <m:r>
          <m:rPr>
            <m:sty m:val="p"/>
          </m:rPr>
          <m:t>)</m:t>
        </m:r>
      </m:oMath>
      <w:ins w:id="3232" w:author="PR Preview" w:date="2026-01-01T00:00:00Z">
        <w:r>
          <w:t xml:space="preserve"> </w:t>
        </w:r>
      </w:ins>
      <w:ins w:id="3233" w:author="PR Preview" w:date="2026-01-01T00:00:00Z">
        <w:r>
          <w:t xml:space="preserve">and</w:t>
        </w:r>
      </w:ins>
      <w:ins w:id="3234" w:author="PR Preview" w:date="2026-01-01T00:00:00Z">
        <w:r>
          <w:t xml:space="preserve"> </w:t>
        </w:r>
      </w:ins>
      <m:oMath>
        <m:acc>
          <m:accPr>
            <m:chr m:val="̃"/>
          </m:accPr>
          <m:e>
            <m:r>
              <m:t>y</m:t>
            </m:r>
          </m:e>
        </m:acc>
        <m:r>
          <m:rPr>
            <m:sty m:val="p"/>
          </m:rPr>
          <m:t>=</m:t>
        </m:r>
        <m:r>
          <m:rPr>
            <m:sty m:val="p"/>
          </m:rPr>
          <m:t>(</m:t>
        </m:r>
        <m:r>
          <m:t>1</m:t>
        </m:r>
        <m:r>
          <m:rPr>
            <m:sty m:val="p"/>
          </m:rPr>
          <m:t>,</m:t>
        </m:r>
        <m:r>
          <m:t>1</m:t>
        </m:r>
        <m:r>
          <m:rPr>
            <m:sty m:val="p"/>
          </m:rPr>
          <m:t>)</m:t>
        </m:r>
      </m:oMath>
      <w:ins w:id="3235" w:author="PR Preview" w:date="2026-01-01T00:00:00Z">
        <w:r>
          <w:t xml:space="preserve">:</w:t>
        </w:r>
      </w:ins>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ins w:id="3236" w:author="PR Preview" w:date="2026-01-01T00:00:00Z">
        <w:r>
          <w:t xml:space="preserve">When both vectors have unit Euclidean norm (</w:t>
        </w:r>
      </w:ins>
      <m:oMath>
        <m:r>
          <m:t>​</m:t>
        </m:r>
        <m:d>
          <m:dPr>
            <m:begChr m:val="∥"/>
            <m:sepChr m:val=""/>
            <m:endChr m:val="∥"/>
            <m:grow/>
          </m:dPr>
          <m:e>
            <m:acc>
              <m:accPr>
                <m:chr m:val="̃"/>
              </m:accPr>
              <m:e>
                <m:r>
                  <m:t>x</m:t>
                </m:r>
              </m:e>
            </m:acc>
          </m:e>
        </m:d>
        <m:r>
          <m:t>​</m:t>
        </m:r>
        <m:r>
          <m:rPr>
            <m:sty m:val="p"/>
          </m:rPr>
          <m:t>=</m:t>
        </m:r>
        <m:r>
          <m:t>1</m:t>
        </m:r>
      </m:oMath>
      <w:ins w:id="3237" w:author="PR Preview" w:date="2026-01-01T00:00:00Z">
        <w:r>
          <w:t xml:space="preserve"> </w:t>
        </w:r>
      </w:ins>
      <w:ins w:id="3238" w:author="PR Preview" w:date="2026-01-01T00:00:00Z">
        <w:r>
          <w:t xml:space="preserve">and</w:t>
        </w:r>
      </w:ins>
      <w:ins w:id="3239" w:author="PR Preview" w:date="2026-01-01T00:00:00Z">
        <w:r>
          <w:t xml:space="preserve"> </w:t>
        </w:r>
      </w:ins>
      <m:oMath>
        <m:r>
          <m:t>​</m:t>
        </m:r>
        <m:d>
          <m:dPr>
            <m:begChr m:val="∥"/>
            <m:sepChr m:val=""/>
            <m:endChr m:val="∥"/>
            <m:grow/>
          </m:dPr>
          <m:e>
            <m:acc>
              <m:accPr>
                <m:chr m:val="̃"/>
              </m:accPr>
              <m:e>
                <m:r>
                  <m:t>y</m:t>
                </m:r>
              </m:e>
            </m:acc>
          </m:e>
        </m:d>
        <m:r>
          <m:t>​</m:t>
        </m:r>
        <m:r>
          <m:rPr>
            <m:sty m:val="p"/>
          </m:rPr>
          <m:t>=</m:t>
        </m:r>
        <m:r>
          <m:t>1</m:t>
        </m:r>
      </m:oMath>
      <w:ins w:id="3240" w:author="PR Preview" w:date="2026-01-01T00:00:00Z">
        <w:r>
          <w:t xml:space="preserve">),</w:t>
        </w:r>
      </w:ins>
      <w:ins w:id="3241" w:author="PR Preview" w:date="2026-01-01T00:00:00Z">
        <w:r>
          <w:t xml:space="preserve"> </w:t>
        </w:r>
      </w:ins>
      <w:ins w:id="3242" w:author="PR Preview" w:date="2026-01-01T00:00:00Z">
        <w:r>
          <w:t xml:space="preserve">cosine similarity equals their inner product:</w:t>
        </w:r>
      </w:ins>
      <w:ins w:id="3243" w:author="PR Preview" w:date="2026-01-01T00:00:00Z">
        <w:r>
          <w:t xml:space="preserve"> </w:t>
        </w:r>
      </w:ins>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ins w:id="3244" w:author="PR Preview" w:date="2026-01-01T00:00:00Z">
        <w:r>
          <w:t xml:space="preserve">.</w:t>
        </w:r>
      </w:ins>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del w:id="3245" w:author="PR Preview" w:date="2026-01-01T00:00:00Z">
        <w:r>
          <w:rPr>
            <w:b/>
            <w:bCs/>
          </w:rPr>
          <w:delText xml:space="preserve">Example 104 (Dotting with a combination of three vectors)</w:delText>
        </w:r>
      </w:del>
      <w:del w:id="3246" w:author="PR Preview" w:date="2026-01-01T00:00:00Z">
        <w:r>
          <w:delText xml:space="preserve"> </w:delText>
        </w:r>
      </w:del>
      <w:del w:id="3247" w:author="PR Preview" w:date="2026-01-01T00:00:00Z">
        <w:r>
          <w:delText xml:space="preserve">Let</w:delText>
        </w:r>
      </w:del>
      <w:del w:id="3248"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3249" w:author="PR Preview" w:date="2026-01-01T00:00:00Z">
        <w:r>
          <w:delText xml:space="preserve"> </w:delText>
        </w:r>
      </w:del>
      <w:del w:id="3250" w:author="PR Preview" w:date="2026-01-01T00:00:00Z">
        <w:r>
          <w:delText xml:space="preserve">and take the combination</w:delText>
        </w:r>
      </w:del>
      <w:del w:id="3251"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3252" w:author="PR Preview" w:date="2026-01-01T00:00:00Z">
        <w:r>
          <w:delText xml:space="preserve">.</w:delText>
        </w:r>
      </w:del>
      <w:del w:id="3253" w:author="PR Preview" w:date="2026-01-01T00:00:00Z">
        <w:r>
          <w:delText xml:space="preserve"> </w:delText>
        </w:r>
      </w:del>
      <w:del w:id="3254" w:author="PR Preview" w:date="2026-01-01T00:00:00Z">
        <w:r>
          <w:delText xml:space="preserve">Directly,</w:delText>
        </w:r>
      </w:del>
      <w:del w:id="3255" w:author="PR Preview" w:date="2026-01-01T00:00:00Z">
        <w:r>
          <w:delText xml:space="preserve"> </w:delText>
        </w:r>
      </w:del>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del w:id="3256" w:author="PR Preview" w:date="2026-01-01T00:00:00Z">
        <w:r>
          <w:delText xml:space="preserve">.</w:delText>
        </w:r>
      </w:del>
      <w:del w:id="3257" w:author="PR Preview" w:date="2026-01-01T00:00:00Z">
        <w:r>
          <w:delText xml:space="preserve"> </w:delText>
        </w:r>
      </w:del>
      <w:del w:id="3258" w:author="PR Preview" w:date="2026-01-01T00:00:00Z">
        <w:r>
          <w:delText xml:space="preserve">By</w:delText>
        </w:r>
      </w:del>
      <w:del w:id="3259" w:author="PR Preview" w:date="2026-01-01T00:00:00Z">
        <w:r>
          <w:delText xml:space="preserve"> </w:delText>
        </w:r>
      </w:del>
      <w:hyperlink w:anchor="thm-dot-linear-sum">
        <w:del w:id="3260" w:author="PR Preview" w:date="2026-01-01T00:00:00Z">
          <w:r>
            <w:rPr>
              <w:rStyle w:val="Hyperlink"/>
            </w:rPr>
            <w:delText xml:space="preserve">Theorem 56</w:delText>
          </w:r>
        </w:del>
      </w:hyperlink>
      <w:del w:id="3261" w:author="PR Preview" w:date="2026-01-01T00:00:00Z">
        <w:r>
          <w:delText xml:space="preserve">,</w:delText>
        </w:r>
      </w:del>
      <w:del w:id="3262"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3263" w:author="PR Preview" w:date="2026-01-01T00:00:00Z">
        <w:r>
          <w:delText xml:space="preserve">, the same number.</w:delText>
        </w:r>
      </w:del>
    </w:p>
    <w:p>
      <w:pPr>
        <w:pStyle w:val="FirstParagraph"/>
      </w:pPr>
      <w:ins w:id="3264" w:author="PR Preview" w:date="2026-01-01T00:00:00Z">
        <w:r>
          <w:rPr>
            <w:b/>
            <w:bCs/>
          </w:rPr>
          <w:t xml:space="preserve">Example 104 (Dotting with a combination of three vectors)</w:t>
        </w:r>
      </w:ins>
      <w:ins w:id="3265" w:author="PR Preview" w:date="2026-01-01T00:00:00Z">
        <w:r>
          <w:t xml:space="preserve"> </w:t>
        </w:r>
      </w:ins>
      <w:ins w:id="3266" w:author="PR Preview" w:date="2026-01-01T00:00:00Z">
        <w:r>
          <w:t xml:space="preserve">Let</w:t>
        </w:r>
      </w:ins>
      <w:ins w:id="3267"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3268" w:author="PR Preview" w:date="2026-01-01T00:00:00Z">
        <w:r>
          <w:t xml:space="preserve"> </w:t>
        </w:r>
      </w:ins>
      <w:ins w:id="3269" w:author="PR Preview" w:date="2026-01-01T00:00:00Z">
        <w:r>
          <w:t xml:space="preserve">and take the combination</w:t>
        </w:r>
      </w:ins>
      <w:ins w:id="3270"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3271" w:author="PR Preview" w:date="2026-01-01T00:00:00Z">
        <w:r>
          <w:t xml:space="preserve">.</w:t>
        </w:r>
      </w:ins>
      <w:ins w:id="3272" w:author="PR Preview" w:date="2026-01-01T00:00:00Z">
        <w:r>
          <w:t xml:space="preserve"> </w:t>
        </w:r>
      </w:ins>
      <w:ins w:id="3273" w:author="PR Preview" w:date="2026-01-01T00:00:00Z">
        <w:r>
          <w:t xml:space="preserve">Directly,</w:t>
        </w:r>
      </w:ins>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ins w:id="3274" w:author="PR Preview" w:date="2026-01-01T00:00:00Z">
        <w:r>
          <w:t xml:space="preserve">By</w:t>
        </w:r>
      </w:ins>
      <w:ins w:id="3275" w:author="PR Preview" w:date="2026-01-01T00:00:00Z">
        <w:r>
          <w:t xml:space="preserve"> </w:t>
        </w:r>
      </w:ins>
      <w:hyperlink w:anchor="thm-dot-linear-sum">
        <w:ins w:id="3276" w:author="PR Preview" w:date="2026-01-01T00:00:00Z">
          <w:r>
            <w:rPr>
              <w:rStyle w:val="Hyperlink"/>
            </w:rPr>
            <w:t xml:space="preserve">Theorem 56</w:t>
          </w:r>
        </w:ins>
      </w:hyperlink>
      <w:ins w:id="3277" w:author="PR Preview" w:date="2026-01-01T00:00:00Z">
        <w:r>
          <w:t xml:space="preserve">,</w:t>
        </w:r>
      </w:ins>
      <w:ins w:id="3278"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3279" w:author="PR Preview" w:date="2026-01-01T00:00:00Z">
        <w:r>
          <w:t xml:space="preserve">, the same number.</w:t>
        </w:r>
      </w:ins>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del w:id="3280" w:author="PR Preview" w:date="2026-01-01T00:00:00Z">
        <w:r>
          <w:delText xml:space="preserve">Each has norm</w:delText>
        </w:r>
      </w:del>
      <w:del w:id="3281" w:author="PR Preview" w:date="2026-01-01T00:00:00Z">
        <w:r>
          <w:delText xml:space="preserve"> </w:delText>
        </w:r>
      </w:del>
      <m:oMath>
        <m:r>
          <m:t>1</m:t>
        </m:r>
      </m:oMath>
      <w:del w:id="3282" w:author="PR Preview" w:date="2026-01-01T00:00:00Z">
        <w:r>
          <w:delText xml:space="preserve">:</w:delText>
        </w:r>
      </w:del>
      <w:del w:id="3283" w:author="PR Preview" w:date="2026-01-01T00:00:00Z">
        <w:r>
          <w:delText xml:space="preserve"> </w:delText>
        </w:r>
      </w:del>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del w:id="3284" w:author="PR Preview" w:date="2026-01-01T00:00:00Z">
        <w:r>
          <w:delText xml:space="preserve">, and likewise for the others.</w:delText>
        </w:r>
      </w:del>
      <w:del w:id="3285" w:author="PR Preview" w:date="2026-01-01T00:00:00Z">
        <w:r>
          <w:delText xml:space="preserve"> </w:delText>
        </w:r>
      </w:del>
      <w:del w:id="3286" w:author="PR Preview" w:date="2026-01-01T00:00:00Z">
        <w:r>
          <w:delText xml:space="preserve">They are mutually orthogonal:</w:delText>
        </w:r>
      </w:del>
      <w:del w:id="3287"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r>
          <m:t>0</m:t>
        </m:r>
      </m:oMath>
      <w:del w:id="3288" w:author="PR Preview" w:date="2026-01-01T00:00:00Z">
        <w:r>
          <w:delText xml:space="preserve"> </w:delText>
        </w:r>
      </w:del>
      <w:del w:id="3289" w:author="PR Preview" w:date="2026-01-01T00:00:00Z">
        <w:r>
          <w:delText xml:space="preserve">and</w:delText>
        </w:r>
      </w:del>
      <w:del w:id="3290"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3</m:t>
            </m:r>
          </m:sub>
        </m:sSub>
        <m:r>
          <m:rPr>
            <m:sty m:val="p"/>
          </m:rPr>
          <m:t>=</m:t>
        </m:r>
        <m:r>
          <m:t>0</m:t>
        </m:r>
      </m:oMath>
      <w:del w:id="3291" w:author="PR Preview" w:date="2026-01-01T00:00:00Z">
        <w:r>
          <w:delText xml:space="preserve">,</w:delText>
        </w:r>
      </w:del>
      <w:del w:id="3292" w:author="PR Preview" w:date="2026-01-01T00:00:00Z">
        <w:r>
          <w:delText xml:space="preserve"> </w:delText>
        </w:r>
      </w:del>
      <w:del w:id="3293" w:author="PR Preview" w:date="2026-01-01T00:00:00Z">
        <w:r>
          <w:delText xml:space="preserve">because</w:delText>
        </w:r>
      </w:del>
      <w:del w:id="3294" w:author="PR Preview" w:date="2026-01-01T00:00:00Z">
        <w:r>
          <w:delText xml:space="preserve"> </w:delText>
        </w:r>
      </w:del>
      <m:oMath>
        <m:sSub>
          <m:e>
            <m:acc>
              <m:accPr>
                <m:chr m:val="̃"/>
              </m:accPr>
              <m:e>
                <m:r>
                  <m:t>q</m:t>
                </m:r>
              </m:e>
            </m:acc>
          </m:e>
          <m:sub>
            <m:r>
              <m:t>1</m:t>
            </m:r>
          </m:sub>
        </m:sSub>
      </m:oMath>
      <w:del w:id="3295" w:author="PR Preview" w:date="2026-01-01T00:00:00Z">
        <w:r>
          <w:delText xml:space="preserve"> </w:delText>
        </w:r>
      </w:del>
      <w:del w:id="3296" w:author="PR Preview" w:date="2026-01-01T00:00:00Z">
        <w:r>
          <w:delText xml:space="preserve">has its only nonzero entry where the others have</w:delText>
        </w:r>
      </w:del>
      <w:del w:id="3297" w:author="PR Preview" w:date="2026-01-01T00:00:00Z">
        <w:r>
          <w:delText xml:space="preserve"> </w:delText>
        </w:r>
      </w:del>
      <m:oMath>
        <m:r>
          <m:t>0</m:t>
        </m:r>
      </m:oMath>
      <w:del w:id="3298" w:author="PR Preview" w:date="2026-01-01T00:00:00Z">
        <w:r>
          <w:delText xml:space="preserve">,</w:delText>
        </w:r>
      </w:del>
      <w:del w:id="3299" w:author="PR Preview" w:date="2026-01-01T00:00:00Z">
        <w:r>
          <w:delText xml:space="preserve"> </w:delText>
        </w:r>
      </w:del>
      <w:del w:id="3300" w:author="PR Preview" w:date="2026-01-01T00:00:00Z">
        <w:r>
          <w:delText xml:space="preserve">and</w:delText>
        </w:r>
      </w:del>
      <w:del w:id="3301" w:author="PR Preview" w:date="2026-01-01T00:00:00Z">
        <w:r>
          <w:delText xml:space="preserve"> </w:delText>
        </w:r>
      </w:del>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del w:id="3302" w:author="PR Preview" w:date="2026-01-01T00:00:00Z">
        <w:r>
          <w:delText xml:space="preserve">.</w:delText>
        </w:r>
      </w:del>
      <w:del w:id="3303" w:author="PR Preview" w:date="2026-01-01T00:00:00Z">
        <w:r>
          <w:delText xml:space="preserve"> </w:delText>
        </w:r>
      </w:del>
      <w:del w:id="3304" w:author="PR Preview" w:date="2026-01-01T00:00:00Z">
        <w:r>
          <w:delText xml:space="preserve">So by</w:delText>
        </w:r>
      </w:del>
      <w:del w:id="3305" w:author="PR Preview" w:date="2026-01-01T00:00:00Z">
        <w:r>
          <w:delText xml:space="preserve"> </w:delText>
        </w:r>
      </w:del>
      <w:hyperlink w:anchor="thm-orthonormal-independent">
        <w:del w:id="3306" w:author="PR Preview" w:date="2026-01-01T00:00:00Z">
          <w:r>
            <w:rPr>
              <w:rStyle w:val="Hyperlink"/>
            </w:rPr>
            <w:delText xml:space="preserve">Theorem 57</w:delText>
          </w:r>
        </w:del>
      </w:hyperlink>
      <w:del w:id="3307" w:author="PR Preview" w:date="2026-01-01T00:00:00Z">
        <w:r>
          <w:delText xml:space="preserve"> </w:delText>
        </w:r>
      </w:del>
      <w:del w:id="3308" w:author="PR Preview" w:date="2026-01-01T00:00:00Z">
        <w:r>
          <w:delText xml:space="preserve">they are linearly independent,</w:delText>
        </w:r>
      </w:del>
      <w:del w:id="3309" w:author="PR Preview" w:date="2026-01-01T00:00:00Z">
        <w:r>
          <w:delText xml:space="preserve"> </w:delText>
        </w:r>
      </w:del>
      <w:del w:id="3310" w:author="PR Preview" w:date="2026-01-01T00:00:00Z">
        <w:r>
          <w:delText xml:space="preserve">with no need to solve</w:delText>
        </w:r>
      </w:del>
      <w:del w:id="3311" w:author="PR Preview" w:date="2026-01-01T00:00:00Z">
        <w:r>
          <w:delText xml:space="preserve"> </w:delText>
        </w:r>
      </w:del>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del w:id="3312" w:author="PR Preview" w:date="2026-01-01T00:00:00Z">
        <w:r>
          <w:delText xml:space="preserve">.</w:delText>
        </w:r>
      </w:del>
    </w:p>
    <w:p>
      <w:pPr>
        <w:pStyle w:val="FirstParagraph"/>
      </w:pPr>
      <w:ins w:id="3313" w:author="PR Preview" w:date="2026-01-01T00:00:00Z">
        <w:r>
          <w:t xml:space="preserve">Each has norm</w:t>
        </w:r>
      </w:ins>
      <w:ins w:id="3314" w:author="PR Preview" w:date="2026-01-01T00:00:00Z">
        <w:r>
          <w:t xml:space="preserve"> </w:t>
        </w:r>
      </w:ins>
      <m:oMath>
        <m:r>
          <m:t>1</m:t>
        </m:r>
      </m:oMath>
      <w:ins w:id="3315" w:author="PR Preview" w:date="2026-01-01T00:00:00Z">
        <w:r>
          <w:t xml:space="preserve">:</w:t>
        </w:r>
      </w:ins>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ins w:id="3316" w:author="PR Preview" w:date="2026-01-01T00:00:00Z">
        <w:r>
          <w:t xml:space="preserve">and likewise for the others.</w:t>
        </w:r>
      </w:ins>
      <w:ins w:id="3317" w:author="PR Preview" w:date="2026-01-01T00:00:00Z">
        <w:r>
          <w:t xml:space="preserve"> </w:t>
        </w:r>
      </w:ins>
      <w:ins w:id="3318" w:author="PR Preview" w:date="2026-01-01T00:00:00Z">
        <w:r>
          <w:t xml:space="preserve">They are mutually orthogonal:</w:t>
        </w:r>
      </w:ins>
      <w:ins w:id="3319"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r>
          <m:t>0</m:t>
        </m:r>
      </m:oMath>
      <w:ins w:id="3320" w:author="PR Preview" w:date="2026-01-01T00:00:00Z">
        <w:r>
          <w:t xml:space="preserve"> </w:t>
        </w:r>
      </w:ins>
      <w:ins w:id="3321" w:author="PR Preview" w:date="2026-01-01T00:00:00Z">
        <w:r>
          <w:t xml:space="preserve">and</w:t>
        </w:r>
      </w:ins>
      <w:ins w:id="3322"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3</m:t>
            </m:r>
          </m:sub>
        </m:sSub>
        <m:r>
          <m:rPr>
            <m:sty m:val="p"/>
          </m:rPr>
          <m:t>=</m:t>
        </m:r>
        <m:r>
          <m:t>0</m:t>
        </m:r>
      </m:oMath>
      <w:ins w:id="3323" w:author="PR Preview" w:date="2026-01-01T00:00:00Z">
        <w:r>
          <w:t xml:space="preserve">,</w:t>
        </w:r>
      </w:ins>
      <w:ins w:id="3324" w:author="PR Preview" w:date="2026-01-01T00:00:00Z">
        <w:r>
          <w:t xml:space="preserve"> </w:t>
        </w:r>
      </w:ins>
      <w:ins w:id="3325" w:author="PR Preview" w:date="2026-01-01T00:00:00Z">
        <w:r>
          <w:t xml:space="preserve">because</w:t>
        </w:r>
      </w:ins>
      <w:ins w:id="3326" w:author="PR Preview" w:date="2026-01-01T00:00:00Z">
        <w:r>
          <w:t xml:space="preserve"> </w:t>
        </w:r>
      </w:ins>
      <m:oMath>
        <m:sSub>
          <m:e>
            <m:acc>
              <m:accPr>
                <m:chr m:val="̃"/>
              </m:accPr>
              <m:e>
                <m:r>
                  <m:t>q</m:t>
                </m:r>
              </m:e>
            </m:acc>
          </m:e>
          <m:sub>
            <m:r>
              <m:t>1</m:t>
            </m:r>
          </m:sub>
        </m:sSub>
      </m:oMath>
      <w:ins w:id="3327" w:author="PR Preview" w:date="2026-01-01T00:00:00Z">
        <w:r>
          <w:t xml:space="preserve"> </w:t>
        </w:r>
      </w:ins>
      <w:ins w:id="3328" w:author="PR Preview" w:date="2026-01-01T00:00:00Z">
        <w:r>
          <w:t xml:space="preserve">has its only nonzero entry where the others have</w:t>
        </w:r>
      </w:ins>
      <w:ins w:id="3329" w:author="PR Preview" w:date="2026-01-01T00:00:00Z">
        <w:r>
          <w:t xml:space="preserve"> </w:t>
        </w:r>
      </w:ins>
      <m:oMath>
        <m:r>
          <m:t>0</m:t>
        </m:r>
      </m:oMath>
      <w:ins w:id="3330" w:author="PR Preview" w:date="2026-01-01T00:00:00Z">
        <w:r>
          <w:t xml:space="preserve">,</w:t>
        </w:r>
      </w:ins>
      <w:ins w:id="3331" w:author="PR Preview" w:date="2026-01-01T00:00:00Z">
        <w:r>
          <w:t xml:space="preserve"> </w:t>
        </w:r>
      </w:ins>
      <w:ins w:id="3332" w:author="PR Preview" w:date="2026-01-01T00:00:00Z">
        <w:r>
          <w:t xml:space="preserve">and</w:t>
        </w:r>
      </w:ins>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ins w:id="3333" w:author="PR Preview" w:date="2026-01-01T00:00:00Z">
        <w:r>
          <w:t xml:space="preserve">So by</w:t>
        </w:r>
      </w:ins>
      <w:ins w:id="3334" w:author="PR Preview" w:date="2026-01-01T00:00:00Z">
        <w:r>
          <w:t xml:space="preserve"> </w:t>
        </w:r>
      </w:ins>
      <w:hyperlink w:anchor="thm-orthonormal-independent">
        <w:ins w:id="3335" w:author="PR Preview" w:date="2026-01-01T00:00:00Z">
          <w:r>
            <w:rPr>
              <w:rStyle w:val="Hyperlink"/>
            </w:rPr>
            <w:t xml:space="preserve">Theorem 57</w:t>
          </w:r>
        </w:ins>
      </w:hyperlink>
      <w:ins w:id="3336" w:author="PR Preview" w:date="2026-01-01T00:00:00Z">
        <w:r>
          <w:t xml:space="preserve"> </w:t>
        </w:r>
      </w:ins>
      <w:ins w:id="3337" w:author="PR Preview" w:date="2026-01-01T00:00:00Z">
        <w:r>
          <w:t xml:space="preserve">they are linearly independent,</w:t>
        </w:r>
      </w:ins>
      <w:ins w:id="3338" w:author="PR Preview" w:date="2026-01-01T00:00:00Z">
        <w:r>
          <w:t xml:space="preserve"> </w:t>
        </w:r>
      </w:ins>
      <w:ins w:id="3339" w:author="PR Preview" w:date="2026-01-01T00:00:00Z">
        <w:r>
          <w:t xml:space="preserve">with no need to solve</w:t>
        </w:r>
      </w:ins>
      <w:ins w:id="3340" w:author="PR Preview" w:date="2026-01-01T00:00:00Z">
        <w:r>
          <w:t xml:space="preserve"> </w:t>
        </w:r>
      </w:ins>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ins w:id="3341"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del w:id="3342" w:author="PR Preview" w:date="2026-01-01T00:00:00Z">
        <w:r>
          <w:rPr>
            <w:b/>
            <w:bCs/>
          </w:rPr>
          <w:delText xml:space="preserve">Example 108 (Expanding a vector in an orthonormal basis)</w:delText>
        </w:r>
      </w:del>
      <w:del w:id="3343" w:author="PR Preview" w:date="2026-01-01T00:00:00Z">
        <w:r>
          <w:delText xml:space="preserve"> </w:delText>
        </w:r>
      </w:del>
      <w:del w:id="3344" w:author="PR Preview" w:date="2026-01-01T00:00:00Z">
        <w:r>
          <w:delText xml:space="preserve">With the orthonormal basis</w:delText>
        </w:r>
      </w:del>
      <w:del w:id="3345"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3346" w:author="PR Preview" w:date="2026-01-01T00:00:00Z">
        <w:r>
          <w:delText xml:space="preserve"> </w:delText>
        </w:r>
      </w:del>
      <w:del w:id="3347" w:author="PR Preview" w:date="2026-01-01T00:00:00Z">
        <w:r>
          <w:delText xml:space="preserve">of</w:delText>
        </w:r>
      </w:del>
      <w:del w:id="3348" w:author="PR Preview" w:date="2026-01-01T00:00:00Z">
        <w:r>
          <w:delText xml:space="preserve"> </w:delText>
        </w:r>
      </w:del>
      <m:oMath>
        <m:sSup>
          <m:e>
            <m:r>
              <m:rPr>
                <m:scr m:val="double-struck"/>
                <m:sty m:val="p"/>
              </m:rPr>
              <m:t>R</m:t>
            </m:r>
          </m:e>
          <m:sup>
            <m:r>
              <m:t>3</m:t>
            </m:r>
          </m:sup>
        </m:sSup>
      </m:oMath>
      <w:del w:id="3349" w:author="PR Preview" w:date="2026-01-01T00:00:00Z">
        <w:r>
          <w:delText xml:space="preserve"> </w:delText>
        </w:r>
      </w:del>
      <w:del w:id="3350" w:author="PR Preview" w:date="2026-01-01T00:00:00Z">
        <w:r>
          <w:delText xml:space="preserve">from</w:delText>
        </w:r>
      </w:del>
      <w:del w:id="3351" w:author="PR Preview" w:date="2026-01-01T00:00:00Z">
        <w:r>
          <w:delText xml:space="preserve"> </w:delText>
        </w:r>
      </w:del>
      <w:hyperlink w:anchor="exm-orthonormal-basis">
        <w:del w:id="3352" w:author="PR Preview" w:date="2026-01-01T00:00:00Z">
          <w:r>
            <w:rPr>
              <w:rStyle w:val="Hyperlink"/>
            </w:rPr>
            <w:delText xml:space="preserve">Example 106</w:delText>
          </w:r>
        </w:del>
      </w:hyperlink>
      <w:del w:id="3353" w:author="PR Preview" w:date="2026-01-01T00:00:00Z">
        <w:r>
          <w:delText xml:space="preserve"> </w:delText>
        </w:r>
      </w:del>
      <w:del w:id="3354" w:author="PR Preview" w:date="2026-01-01T00:00:00Z">
        <w:r>
          <w:delText xml:space="preserve">and</w:delText>
        </w:r>
      </w:del>
      <w:del w:id="3355"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3356" w:author="PR Preview" w:date="2026-01-01T00:00:00Z">
        <w:r>
          <w:delText xml:space="preserve">:</w:delText>
        </w:r>
      </w:del>
      <w:del w:id="3357" w:author="PR Preview" w:date="2026-01-01T00:00:00Z">
        <w:r>
          <w:delText xml:space="preserve"> </w:delText>
        </w:r>
      </w:del>
      <m:oMath>
        <m:sSub>
          <m:e>
            <m:acc>
              <m:accPr>
                <m:chr m:val="̃"/>
              </m:accPr>
              <m:e>
                <m:r>
                  <m:t>q</m:t>
                </m:r>
              </m:e>
            </m:acc>
          </m:e>
          <m:sub>
            <m:r>
              <m:t>1</m:t>
            </m:r>
          </m:sub>
        </m:sSub>
        <m:r>
          <m:rPr>
            <m:sty m:val="p"/>
          </m:rPr>
          <m:t>⋅</m:t>
        </m:r>
        <m:acc>
          <m:accPr>
            <m:chr m:val="̃"/>
          </m:accPr>
          <m:e>
            <m:r>
              <m:t>x</m:t>
            </m:r>
          </m:e>
        </m:acc>
        <m:r>
          <m:rPr>
            <m:sty m:val="p"/>
          </m:rPr>
          <m:t>=</m:t>
        </m:r>
        <m:r>
          <m:t>3</m:t>
        </m:r>
      </m:oMath>
      <w:del w:id="3358" w:author="PR Preview" w:date="2026-01-01T00:00:00Z">
        <w:r>
          <w:delText xml:space="preserve">,</w:delText>
        </w:r>
      </w:del>
      <w:del w:id="3359" w:author="PR Preview" w:date="2026-01-01T00:00:00Z">
        <w:r>
          <w:delText xml:space="preserve"> </w:delText>
        </w:r>
      </w:del>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del w:id="3360" w:author="PR Preview" w:date="2026-01-01T00:00:00Z">
        <w:r>
          <w:delText xml:space="preserve"> </w:delText>
        </w:r>
      </w:del>
      <w:del w:id="3361" w:author="PR Preview" w:date="2026-01-01T00:00:00Z">
        <w:r>
          <w:delText xml:space="preserve">and</w:delText>
        </w:r>
      </w:del>
      <w:del w:id="3362" w:author="PR Preview" w:date="2026-01-01T00:00:00Z">
        <w:r>
          <w:delText xml:space="preserve"> </w:delText>
        </w:r>
      </w:del>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del w:id="3363" w:author="PR Preview" w:date="2026-01-01T00:00:00Z">
        <w:r>
          <w:delText xml:space="preserve">.</w:delText>
        </w:r>
      </w:del>
      <w:del w:id="3364" w:author="PR Preview" w:date="2026-01-01T00:00:00Z">
        <w:r>
          <w:delText xml:space="preserve"> </w:delText>
        </w:r>
      </w:del>
      <w:del w:id="3365" w:author="PR Preview" w:date="2026-01-01T00:00:00Z">
        <w:r>
          <w:delText xml:space="preserve">Then</w:delText>
        </w:r>
      </w:del>
    </w:p>
    <w:p>
      <w:pPr>
        <w:pStyle w:val="BodyText"/>
      </w:pPr>
      <w:ins w:id="3366" w:author="PR Preview" w:date="2026-01-01T00:00:00Z">
        <w:r>
          <w:rPr>
            <w:b/>
            <w:bCs/>
          </w:rPr>
          <w:t xml:space="preserve">Example 108 (Expanding a vector in an orthonormal basis)</w:t>
        </w:r>
      </w:ins>
      <w:ins w:id="3367" w:author="PR Preview" w:date="2026-01-01T00:00:00Z">
        <w:r>
          <w:t xml:space="preserve"> </w:t>
        </w:r>
      </w:ins>
      <w:ins w:id="3368" w:author="PR Preview" w:date="2026-01-01T00:00:00Z">
        <w:r>
          <w:t xml:space="preserve">With the orthonormal basis</w:t>
        </w:r>
      </w:ins>
      <w:ins w:id="3369"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3370" w:author="PR Preview" w:date="2026-01-01T00:00:00Z">
        <w:r>
          <w:t xml:space="preserve"> </w:t>
        </w:r>
      </w:ins>
      <w:ins w:id="3371" w:author="PR Preview" w:date="2026-01-01T00:00:00Z">
        <w:r>
          <w:t xml:space="preserve">of</w:t>
        </w:r>
      </w:ins>
      <w:ins w:id="3372" w:author="PR Preview" w:date="2026-01-01T00:00:00Z">
        <w:r>
          <w:t xml:space="preserve"> </w:t>
        </w:r>
      </w:ins>
      <m:oMath>
        <m:sSup>
          <m:e>
            <m:r>
              <m:rPr>
                <m:scr m:val="double-struck"/>
                <m:sty m:val="p"/>
              </m:rPr>
              <m:t>R</m:t>
            </m:r>
          </m:e>
          <m:sup>
            <m:r>
              <m:t>3</m:t>
            </m:r>
          </m:sup>
        </m:sSup>
      </m:oMath>
      <w:ins w:id="3373" w:author="PR Preview" w:date="2026-01-01T00:00:00Z">
        <w:r>
          <w:t xml:space="preserve"> </w:t>
        </w:r>
      </w:ins>
      <w:ins w:id="3374" w:author="PR Preview" w:date="2026-01-01T00:00:00Z">
        <w:r>
          <w:t xml:space="preserve">from</w:t>
        </w:r>
      </w:ins>
      <w:ins w:id="3375" w:author="PR Preview" w:date="2026-01-01T00:00:00Z">
        <w:r>
          <w:t xml:space="preserve"> </w:t>
        </w:r>
      </w:ins>
      <w:hyperlink w:anchor="exm-orthonormal-basis">
        <w:ins w:id="3376" w:author="PR Preview" w:date="2026-01-01T00:00:00Z">
          <w:r>
            <w:rPr>
              <w:rStyle w:val="Hyperlink"/>
            </w:rPr>
            <w:t xml:space="preserve">Example 106</w:t>
          </w:r>
        </w:ins>
      </w:hyperlink>
      <w:ins w:id="3377" w:author="PR Preview" w:date="2026-01-01T00:00:00Z">
        <w:r>
          <w:t xml:space="preserve"> </w:t>
        </w:r>
      </w:ins>
      <w:ins w:id="3378" w:author="PR Preview" w:date="2026-01-01T00:00:00Z">
        <w:r>
          <w:t xml:space="preserve">and</w:t>
        </w:r>
      </w:ins>
      <w:ins w:id="3379"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3380" w:author="PR Preview" w:date="2026-01-01T00:00:00Z">
        <w:r>
          <w:t xml:space="preserve">:</w:t>
        </w:r>
      </w:ins>
      <w:ins w:id="3381" w:author="PR Preview" w:date="2026-01-01T00:00:00Z">
        <w:r>
          <w:t xml:space="preserve"> </w:t>
        </w:r>
      </w:ins>
      <m:oMath>
        <m:sSub>
          <m:e>
            <m:acc>
              <m:accPr>
                <m:chr m:val="̃"/>
              </m:accPr>
              <m:e>
                <m:r>
                  <m:t>q</m:t>
                </m:r>
              </m:e>
            </m:acc>
          </m:e>
          <m:sub>
            <m:r>
              <m:t>1</m:t>
            </m:r>
          </m:sub>
        </m:sSub>
        <m:r>
          <m:rPr>
            <m:sty m:val="p"/>
          </m:rPr>
          <m:t>⋅</m:t>
        </m:r>
        <m:acc>
          <m:accPr>
            <m:chr m:val="̃"/>
          </m:accPr>
          <m:e>
            <m:r>
              <m:t>x</m:t>
            </m:r>
          </m:e>
        </m:acc>
        <m:r>
          <m:rPr>
            <m:sty m:val="p"/>
          </m:rPr>
          <m:t>=</m:t>
        </m:r>
        <m:r>
          <m:t>3</m:t>
        </m:r>
      </m:oMath>
      <w:ins w:id="3382" w:author="PR Preview" w:date="2026-01-01T00:00:00Z">
        <w:r>
          <w:t xml:space="preserve">,</w:t>
        </w:r>
      </w:ins>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ins w:id="3383" w:author="PR Preview" w:date="2026-01-01T00:00:00Z">
        <w:r>
          <w:t xml:space="preserve">and</w:t>
        </w:r>
      </w:ins>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ins w:id="3384" w:author="PR Preview" w:date="2026-01-01T00:00:00Z">
        <w:r>
          <w:t xml:space="preserve">Then</w:t>
        </w:r>
      </w:ins>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del w:id="3385" w:author="PR Preview" w:date="2026-01-01T00:00:00Z">
        <w:r>
          <w:rPr>
            <w:b/>
            <w:bCs/>
          </w:rPr>
          <w:delText xml:space="preserve">Step 2.</w:delText>
        </w:r>
      </w:del>
      <w:del w:id="3386"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del w:id="3387" w:author="PR Preview" w:date="2026-01-01T00:00:00Z">
        <w:r>
          <w:delText xml:space="preserve">, so</w:delText>
        </w:r>
      </w:del>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del w:id="3388" w:author="PR Preview" w:date="2026-01-01T00:00:00Z">
        <w:r>
          <w:delText xml:space="preserve">with norm</w:delText>
        </w:r>
      </w:del>
      <w:del w:id="3389" w:author="PR Preview" w:date="2026-01-01T00:00:00Z">
        <w:r>
          <w:delText xml:space="preserve"> </w:delText>
        </w:r>
      </w:del>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del w:id="3390" w:author="PR Preview" w:date="2026-01-01T00:00:00Z">
        <w:r>
          <w:delText xml:space="preserve">,</w:delText>
        </w:r>
      </w:del>
      <w:del w:id="3391" w:author="PR Preview" w:date="2026-01-01T00:00:00Z">
        <w:r>
          <w:delText xml:space="preserve"> </w:delText>
        </w:r>
      </w:del>
      <w:del w:id="3392" w:author="PR Preview" w:date="2026-01-01T00:00:00Z">
        <w:r>
          <w:delText xml:space="preserve">so</w:delText>
        </w:r>
      </w:del>
      <w:del w:id="3393" w:author="PR Preview" w:date="2026-01-01T00:00:00Z">
        <w:r>
          <w:delText xml:space="preserve"> </w:delText>
        </w:r>
      </w:del>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3394" w:author="PR Preview" w:date="2026-01-01T00:00:00Z">
        <w:r>
          <w:delText xml:space="preserve">.</w:delText>
        </w:r>
      </w:del>
    </w:p>
    <w:p>
      <w:pPr>
        <w:pStyle w:val="FirstParagraph"/>
      </w:pPr>
      <w:del w:id="3395" w:author="PR Preview" w:date="2026-01-01T00:00:00Z">
        <w:r>
          <w:delText xml:space="preserve">As a check,</w:delText>
        </w:r>
      </w:del>
      <w:del w:id="3396"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del w:id="3397" w:author="PR Preview" w:date="2026-01-01T00:00:00Z">
        <w:r>
          <w:delText xml:space="preserve">.</w:delText>
        </w:r>
      </w:del>
    </w:p>
    <w:p>
      <w:pPr>
        <w:pStyle w:val="BodyText"/>
      </w:pPr>
      <w:del w:id="3398" w:author="PR Preview" w:date="2026-01-01T00:00:00Z">
        <w:r>
          <w:rPr>
            <w:b/>
            <w:bCs/>
          </w:rPr>
          <w:delText xml:space="preserve">Example 110 (Gram-Schmidt stops on dependent vectors)</w:delText>
        </w:r>
      </w:del>
      <w:del w:id="3399" w:author="PR Preview" w:date="2026-01-01T00:00:00Z">
        <w:r>
          <w:delText xml:space="preserve"> </w:delText>
        </w:r>
      </w:del>
      <w:del w:id="3400" w:author="PR Preview" w:date="2026-01-01T00:00:00Z">
        <w:r>
          <w:delText xml:space="preserve">Let</w:delText>
        </w:r>
      </w:del>
      <w:del w:id="3401"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2</m:t>
        </m:r>
        <m:r>
          <m:rPr>
            <m:sty m:val="p"/>
          </m:rPr>
          <m:t>)</m:t>
        </m:r>
      </m:oMath>
      <w:del w:id="3402" w:author="PR Preview" w:date="2026-01-01T00:00:00Z">
        <w:r>
          <w:delText xml:space="preserve"> </w:delText>
        </w:r>
      </w:del>
      <w:del w:id="3403" w:author="PR Preview" w:date="2026-01-01T00:00:00Z">
        <w:r>
          <w:delText xml:space="preserve">and</w:delText>
        </w:r>
      </w:del>
      <w:del w:id="3404" w:author="PR Preview" w:date="2026-01-01T00:00:00Z">
        <w:r>
          <w:delText xml:space="preserve"> </w:delText>
        </w:r>
      </w:del>
      <m:oMath>
        <m:sSub>
          <m:e>
            <m:acc>
              <m:accPr>
                <m:chr m:val="̃"/>
              </m:accPr>
              <m:e>
                <m:r>
                  <m:t>a</m:t>
                </m:r>
              </m:e>
            </m:acc>
          </m:e>
          <m:sub>
            <m:r>
              <m:t>2</m:t>
            </m:r>
          </m:sub>
        </m:sSub>
        <m:r>
          <m:rPr>
            <m:sty m:val="p"/>
          </m:rPr>
          <m:t>=</m:t>
        </m:r>
        <m:r>
          <m:rPr>
            <m:sty m:val="p"/>
          </m:rPr>
          <m:t>(</m:t>
        </m:r>
        <m:r>
          <m:t>2</m:t>
        </m:r>
        <m:r>
          <m:rPr>
            <m:sty m:val="p"/>
          </m:rPr>
          <m:t>,</m:t>
        </m:r>
        <m:r>
          <m:t>4</m:t>
        </m:r>
        <m:r>
          <m:rPr>
            <m:sty m:val="p"/>
          </m:rPr>
          <m:t>)</m:t>
        </m:r>
      </m:oMath>
      <w:del w:id="3405" w:author="PR Preview" w:date="2026-01-01T00:00:00Z">
        <w:r>
          <w:delText xml:space="preserve">.</w:delText>
        </w:r>
      </w:del>
      <w:del w:id="3406" w:author="PR Preview" w:date="2026-01-01T00:00:00Z">
        <w:r>
          <w:delText xml:space="preserve"> </w:delText>
        </w:r>
      </w:del>
      <w:del w:id="3407" w:author="PR Preview" w:date="2026-01-01T00:00:00Z">
        <w:r>
          <w:delText xml:space="preserve">Step 1 gives</w:delText>
        </w:r>
      </w:del>
      <w:del w:id="3408"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del w:id="3409" w:author="PR Preview" w:date="2026-01-01T00:00:00Z">
        <w:r>
          <w:delText xml:space="preserve">.</w:delText>
        </w:r>
      </w:del>
      <w:del w:id="3410" w:author="PR Preview" w:date="2026-01-01T00:00:00Z">
        <w:r>
          <w:delText xml:space="preserve"> </w:delText>
        </w:r>
      </w:del>
      <w:del w:id="3411" w:author="PR Preview" w:date="2026-01-01T00:00:00Z">
        <w:r>
          <w:delText xml:space="preserve">In step 2,</w:delText>
        </w:r>
      </w:del>
      <w:del w:id="3412"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del w:id="3413" w:author="PR Preview" w:date="2026-01-01T00:00:00Z">
        <w:r>
          <w:delText xml:space="preserve">, and</w:delText>
        </w:r>
      </w:del>
    </w:p>
    <w:p>
      <w:pPr>
        <w:numPr>
          <w:ilvl w:val="0"/>
          <w:numId w:val="1065"/>
        </w:numPr>
      </w:pPr>
      <w:ins w:id="3414" w:author="PR Preview" w:date="2026-01-01T00:00:00Z">
        <w:r>
          <w:rPr>
            <w:b/>
            <w:bCs/>
          </w:rPr>
          <w:t xml:space="preserve">Step 2.</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ins w:id="3415" w:author="PR Preview" w:date="2026-01-01T00:00:00Z">
        <w:r>
          <w:t xml:space="preserve">so</w:t>
        </w:r>
      </w:ins>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ins w:id="3416" w:author="PR Preview" w:date="2026-01-01T00:00:00Z">
        <w:r>
          <w:t xml:space="preserve">with norm</w:t>
        </w:r>
      </w:ins>
      <w:ins w:id="3417" w:author="PR Preview" w:date="2026-01-01T00:00:00Z">
        <w:r>
          <w:t xml:space="preserve"> </w:t>
        </w:r>
      </w:ins>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ins w:id="3418" w:author="PR Preview" w:date="2026-01-01T00:00:00Z">
        <w:r>
          <w:t xml:space="preserve">,</w:t>
        </w:r>
      </w:ins>
      <w:ins w:id="3419" w:author="PR Preview" w:date="2026-01-01T00:00:00Z">
        <w:r>
          <w:t xml:space="preserve"> </w:t>
        </w:r>
      </w:ins>
      <w:ins w:id="3420" w:author="PR Preview" w:date="2026-01-01T00:00:00Z">
        <w:r>
          <w:t xml:space="preserve">so</w:t>
        </w:r>
      </w:ins>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ins w:id="3421" w:author="PR Preview" w:date="2026-01-01T00:00:00Z">
        <w:r>
          <w:t xml:space="preserve">As a check,</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57"/>
    <w:bookmarkStart w:id="358" w:name="exm-gram-schmidt-stops"/>
    <w:p>
      <w:pPr>
        <w:pStyle w:val="FirstParagraph"/>
      </w:pPr>
      <w:ins w:id="3422" w:author="PR Preview" w:date="2026-01-01T00:00:00Z">
        <w:r>
          <w:rPr>
            <w:b/>
            <w:bCs/>
          </w:rPr>
          <w:t xml:space="preserve">Example 110 (Gram-Schmidt stops on dependent vectors)</w:t>
        </w:r>
      </w:ins>
      <w:ins w:id="3423" w:author="PR Preview" w:date="2026-01-01T00:00:00Z">
        <w:r>
          <w:t xml:space="preserve"> </w:t>
        </w:r>
      </w:ins>
      <w:ins w:id="3424" w:author="PR Preview" w:date="2026-01-01T00:00:00Z">
        <w:r>
          <w:t xml:space="preserve">Let</w:t>
        </w:r>
      </w:ins>
      <w:ins w:id="3425"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2</m:t>
        </m:r>
        <m:r>
          <m:rPr>
            <m:sty m:val="p"/>
          </m:rPr>
          <m:t>)</m:t>
        </m:r>
      </m:oMath>
      <w:ins w:id="3426" w:author="PR Preview" w:date="2026-01-01T00:00:00Z">
        <w:r>
          <w:t xml:space="preserve"> </w:t>
        </w:r>
      </w:ins>
      <w:ins w:id="3427" w:author="PR Preview" w:date="2026-01-01T00:00:00Z">
        <w:r>
          <w:t xml:space="preserve">and</w:t>
        </w:r>
      </w:ins>
      <w:ins w:id="3428" w:author="PR Preview" w:date="2026-01-01T00:00:00Z">
        <w:r>
          <w:t xml:space="preserve"> </w:t>
        </w:r>
      </w:ins>
      <m:oMath>
        <m:sSub>
          <m:e>
            <m:acc>
              <m:accPr>
                <m:chr m:val="̃"/>
              </m:accPr>
              <m:e>
                <m:r>
                  <m:t>a</m:t>
                </m:r>
              </m:e>
            </m:acc>
          </m:e>
          <m:sub>
            <m:r>
              <m:t>2</m:t>
            </m:r>
          </m:sub>
        </m:sSub>
        <m:r>
          <m:rPr>
            <m:sty m:val="p"/>
          </m:rPr>
          <m:t>=</m:t>
        </m:r>
        <m:r>
          <m:rPr>
            <m:sty m:val="p"/>
          </m:rPr>
          <m:t>(</m:t>
        </m:r>
        <m:r>
          <m:t>2</m:t>
        </m:r>
        <m:r>
          <m:rPr>
            <m:sty m:val="p"/>
          </m:rPr>
          <m:t>,</m:t>
        </m:r>
        <m:r>
          <m:t>4</m:t>
        </m:r>
        <m:r>
          <m:rPr>
            <m:sty m:val="p"/>
          </m:rPr>
          <m:t>)</m:t>
        </m:r>
      </m:oMath>
      <w:ins w:id="3429" w:author="PR Preview" w:date="2026-01-01T00:00:00Z">
        <w:r>
          <w:t xml:space="preserve">.</w:t>
        </w:r>
      </w:ins>
      <w:ins w:id="3430" w:author="PR Preview" w:date="2026-01-01T00:00:00Z">
        <w:r>
          <w:t xml:space="preserve"> </w:t>
        </w:r>
      </w:ins>
      <w:ins w:id="3431" w:author="PR Preview" w:date="2026-01-01T00:00:00Z">
        <w:r>
          <w:t xml:space="preserve">Step 1 gives</w:t>
        </w:r>
      </w:ins>
      <w:ins w:id="3432"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ins w:id="3433" w:author="PR Preview" w:date="2026-01-01T00:00:00Z">
        <w:r>
          <w:t xml:space="preserve">.</w:t>
        </w:r>
      </w:ins>
      <w:ins w:id="3434" w:author="PR Preview" w:date="2026-01-01T00:00:00Z">
        <w:r>
          <w:t xml:space="preserve"> </w:t>
        </w:r>
      </w:ins>
      <w:ins w:id="3435" w:author="PR Preview" w:date="2026-01-01T00:00:00Z">
        <w:r>
          <w:t xml:space="preserve">In step 2,</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ins w:id="3436" w:author="PR Preview" w:date="2026-01-01T00:00:00Z">
        <w:r>
          <w:t xml:space="preserve">and</w:t>
        </w:r>
      </w:ins>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del w:id="3437" w:author="PR Preview" w:date="2026-01-01T00:00:00Z">
        <w:r>
          <w:rPr>
            <w:i/>
            <w:iCs/>
          </w:rPr>
          <w:delText xml:space="preserve">Proof</w:delText>
        </w:r>
      </w:del>
      <w:del w:id="3438" w:author="PR Preview" w:date="2026-01-01T00:00:00Z">
        <w:r>
          <w:delText xml:space="preserve">. </w:delText>
        </w:r>
      </w:del>
      <w:del w:id="3439" w:author="PR Preview" w:date="2026-01-01T00:00:00Z">
        <w:r>
          <w:rPr>
            <w:b/>
            <w:bCs/>
          </w:rPr>
          <w:delText xml:space="preserve">Parts 1 and 2, by</w:delText>
        </w:r>
      </w:del>
      <w:del w:id="3440" w:author="PR Preview" w:date="2026-01-01T00:00:00Z">
        <w:r>
          <w:rPr>
            <w:b/>
            <w:bCs/>
          </w:rPr>
          <w:delText xml:space="preserve"> </w:delText>
        </w:r>
      </w:del>
      <w:hyperlink r:id="rId133">
        <w:del w:id="3441" w:author="PR Preview" w:date="2026-01-01T00:00:00Z">
          <w:r>
            <w:rPr>
              <w:rStyle w:val="Hyperlink"/>
              <w:b/>
              <w:bCs/>
            </w:rPr>
            <w:delText xml:space="preserve">induction</w:delText>
          </w:r>
        </w:del>
      </w:hyperlink>
      <w:del w:id="3442" w:author="PR Preview" w:date="2026-01-01T00:00:00Z">
        <w:r>
          <w:rPr>
            <w:b/>
            <w:bCs/>
          </w:rPr>
          <w:delText xml:space="preserve"> </w:delText>
        </w:r>
      </w:del>
      <w:del w:id="3443" w:author="PR Preview" w:date="2026-01-01T00:00:00Z">
        <w:r>
          <w:rPr>
            <w:b/>
            <w:bCs/>
          </w:rPr>
          <w:delText xml:space="preserve">on</w:delText>
        </w:r>
      </w:del>
      <w:del w:id="3444" w:author="PR Preview" w:date="2026-01-01T00:00:00Z">
        <w:r>
          <w:rPr>
            <w:b/>
            <w:bCs/>
          </w:rPr>
          <w:delText xml:space="preserve"> </w:delText>
        </w:r>
      </w:del>
      <m:oMath>
        <m:r>
          <m:t>i</m:t>
        </m:r>
      </m:oMath>
      <w:del w:id="3445" w:author="PR Preview" w:date="2026-01-01T00:00:00Z">
        <w:r>
          <w:rPr>
            <w:b/>
            <w:bCs/>
          </w:rPr>
          <w:delText xml:space="preserve">.</w:delText>
        </w:r>
      </w:del>
      <w:del w:id="3446" w:author="PR Preview" w:date="2026-01-01T00:00:00Z">
        <w:r>
          <w:delText xml:space="preserve"> </w:delText>
        </w:r>
      </w:del>
      <w:del w:id="3447" w:author="PR Preview" w:date="2026-01-01T00:00:00Z">
        <w:r>
          <w:delText xml:space="preserve">Before step</w:delText>
        </w:r>
      </w:del>
      <w:del w:id="3448" w:author="PR Preview" w:date="2026-01-01T00:00:00Z">
        <w:r>
          <w:delText xml:space="preserve"> </w:delText>
        </w:r>
      </w:del>
      <m:oMath>
        <m:r>
          <m:t>1</m:t>
        </m:r>
      </m:oMath>
      <w:del w:id="3449" w:author="PR Preview" w:date="2026-01-01T00:00:00Z">
        <w:r>
          <w:delText xml:space="preserve">, the list of</w:delText>
        </w:r>
      </w:del>
      <w:del w:id="3450" w:author="PR Preview" w:date="2026-01-01T00:00:00Z">
        <w:r>
          <w:delText xml:space="preserve"> </w:delText>
        </w:r>
      </w:del>
      <m:oMath>
        <m:acc>
          <m:accPr>
            <m:chr m:val="̃"/>
          </m:accPr>
          <m:e>
            <m:r>
              <m:t>q</m:t>
            </m:r>
          </m:e>
        </m:acc>
      </m:oMath>
      <w:del w:id="3451" w:author="PR Preview" w:date="2026-01-01T00:00:00Z">
        <w:r>
          <w:delText xml:space="preserve">’s is empty,</w:delText>
        </w:r>
      </w:del>
      <w:del w:id="3452" w:author="PR Preview" w:date="2026-01-01T00:00:00Z">
        <w:r>
          <w:delText xml:space="preserve"> </w:delText>
        </w:r>
      </w:del>
      <w:del w:id="3453" w:author="PR Preview" w:date="2026-01-01T00:00:00Z">
        <w:r>
          <w:delText xml:space="preserve">which is orthonormal, and both spans are</w:delText>
        </w:r>
      </w:del>
      <w:del w:id="3454" w:author="PR Preview" w:date="2026-01-01T00:00:00Z">
        <w:r>
          <w:delText xml:space="preserve"> </w:delText>
        </w:r>
      </w:del>
      <m:oMath>
        <m:r>
          <m:t>​</m:t>
        </m:r>
        <m:d>
          <m:dPr>
            <m:begChr m:val="{"/>
            <m:sepChr m:val=""/>
            <m:endChr m:val="}"/>
            <m:grow/>
          </m:dPr>
          <m:e>
            <m:acc>
              <m:accPr>
                <m:chr m:val="̃"/>
              </m:accPr>
              <m:e>
                <m:r>
                  <m:t>0</m:t>
                </m:r>
              </m:e>
            </m:acc>
          </m:e>
        </m:d>
        <m:r>
          <m:t>​</m:t>
        </m:r>
      </m:oMath>
      <w:del w:id="3455" w:author="PR Preview" w:date="2026-01-01T00:00:00Z">
        <w:r>
          <w:delText xml:space="preserve"> </w:delText>
        </w:r>
      </w:del>
      <w:del w:id="3456" w:author="PR Preview" w:date="2026-01-01T00:00:00Z">
        <w:r>
          <w:delText xml:space="preserve">(</w:delText>
        </w:r>
      </w:del>
      <w:hyperlink w:anchor="def-span">
        <w:del w:id="3457" w:author="PR Preview" w:date="2026-01-01T00:00:00Z">
          <w:r>
            <w:rPr>
              <w:rStyle w:val="Hyperlink"/>
            </w:rPr>
            <w:delText xml:space="preserve">Definition 41</w:delText>
          </w:r>
        </w:del>
      </w:hyperlink>
      <w:del w:id="3458" w:author="PR Preview" w:date="2026-01-01T00:00:00Z">
        <w:r>
          <w:delText xml:space="preserve">).</w:delText>
        </w:r>
      </w:del>
      <w:del w:id="3459" w:author="PR Preview" w:date="2026-01-01T00:00:00Z">
        <w:r>
          <w:delText xml:space="preserve"> </w:delText>
        </w:r>
      </w:del>
      <w:del w:id="3460" w:author="PR Preview" w:date="2026-01-01T00:00:00Z">
        <w:r>
          <w:delText xml:space="preserve">Suppose part 1 holds after step</w:delText>
        </w:r>
      </w:del>
      <w:del w:id="3461" w:author="PR Preview" w:date="2026-01-01T00:00:00Z">
        <w:r>
          <w:delText xml:space="preserve"> </w:delText>
        </w:r>
      </w:del>
      <m:oMath>
        <m:r>
          <m:t>i</m:t>
        </m:r>
        <m:r>
          <m:rPr>
            <m:sty m:val="p"/>
          </m:rPr>
          <m:t>−</m:t>
        </m:r>
        <m:r>
          <m:t>1</m:t>
        </m:r>
      </m:oMath>
      <w:del w:id="3462" w:author="PR Preview" w:date="2026-01-01T00:00:00Z">
        <w:r>
          <w:delText xml:space="preserve">,</w:delText>
        </w:r>
      </w:del>
      <w:del w:id="3463" w:author="PR Preview" w:date="2026-01-01T00:00:00Z">
        <w:r>
          <w:delText xml:space="preserve"> </w:delText>
        </w:r>
      </w:del>
      <w:del w:id="3464" w:author="PR Preview" w:date="2026-01-01T00:00:00Z">
        <w:r>
          <w:delText xml:space="preserve">and write</w:delText>
        </w:r>
      </w:del>
      <w:del w:id="3465" w:author="PR Preview" w:date="2026-01-01T00:00:00Z">
        <w:r>
          <w:delText xml:space="preserve"> </w:delText>
        </w:r>
      </w:del>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del w:id="3466" w:author="PR Preview" w:date="2026-01-01T00:00:00Z">
        <w:r>
          <w:delText xml:space="preserve">.</w:delText>
        </w:r>
      </w:del>
      <w:del w:id="3467" w:author="PR Preview" w:date="2026-01-01T00:00:00Z">
        <w:r>
          <w:delText xml:space="preserve"> </w:delText>
        </w:r>
      </w:del>
      <w:del w:id="3468" w:author="PR Preview" w:date="2026-01-01T00:00:00Z">
        <w:r>
          <w:delText xml:space="preserve">The orthonormal vectors</w:delText>
        </w:r>
      </w:del>
      <w:del w:id="3469"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del w:id="3470" w:author="PR Preview" w:date="2026-01-01T00:00:00Z">
        <w:r>
          <w:delText xml:space="preserve"> </w:delText>
        </w:r>
      </w:del>
      <w:del w:id="3471" w:author="PR Preview" w:date="2026-01-01T00:00:00Z">
        <w:r>
          <w:delText xml:space="preserve">are linearly independent</w:delText>
        </w:r>
      </w:del>
      <w:del w:id="3472" w:author="PR Preview" w:date="2026-01-01T00:00:00Z">
        <w:r>
          <w:delText xml:space="preserve"> </w:delText>
        </w:r>
      </w:del>
      <w:del w:id="3473" w:author="PR Preview" w:date="2026-01-01T00:00:00Z">
        <w:r>
          <w:delText xml:space="preserve">(</w:delText>
        </w:r>
      </w:del>
      <w:hyperlink w:anchor="thm-orthonormal-independent">
        <w:del w:id="3474" w:author="PR Preview" w:date="2026-01-01T00:00:00Z">
          <w:r>
            <w:rPr>
              <w:rStyle w:val="Hyperlink"/>
            </w:rPr>
            <w:delText xml:space="preserve">Theorem 57</w:delText>
          </w:r>
        </w:del>
      </w:hyperlink>
      <w:del w:id="3475" w:author="PR Preview" w:date="2026-01-01T00:00:00Z">
        <w:r>
          <w:delText xml:space="preserve">) and span</w:delText>
        </w:r>
      </w:del>
      <w:del w:id="3476" w:author="PR Preview" w:date="2026-01-01T00:00:00Z">
        <w:r>
          <w:delText xml:space="preserve"> </w:delText>
        </w:r>
      </w:del>
      <m:oMath>
        <m:sSub>
          <m:e>
            <m:r>
              <m:rPr>
                <m:scr m:val="script"/>
                <m:sty m:val="p"/>
              </m:rPr>
              <m:t>S</m:t>
            </m:r>
          </m:e>
          <m:sub>
            <m:r>
              <m:t>i</m:t>
            </m:r>
            <m:r>
              <m:rPr>
                <m:sty m:val="p"/>
              </m:rPr>
              <m:t>−</m:t>
            </m:r>
            <m:r>
              <m:t>1</m:t>
            </m:r>
          </m:sub>
        </m:sSub>
      </m:oMath>
      <w:del w:id="3477" w:author="PR Preview" w:date="2026-01-01T00:00:00Z">
        <w:r>
          <w:delText xml:space="preserve">,</w:delText>
        </w:r>
      </w:del>
      <w:del w:id="3478" w:author="PR Preview" w:date="2026-01-01T00:00:00Z">
        <w:r>
          <w:delText xml:space="preserve"> </w:delText>
        </w:r>
      </w:del>
      <w:del w:id="3479" w:author="PR Preview" w:date="2026-01-01T00:00:00Z">
        <w:r>
          <w:delText xml:space="preserve">so they are an orthonormal basis of it.</w:delText>
        </w:r>
      </w:del>
    </w:p>
    <w:p>
      <w:pPr>
        <w:pStyle w:val="FirstParagraph"/>
      </w:pPr>
      <w:ins w:id="3480" w:author="PR Preview" w:date="2026-01-01T00:00:00Z">
        <w:r>
          <w:rPr>
            <w:i/>
            <w:iCs/>
          </w:rPr>
          <w:t xml:space="preserve">Proof</w:t>
        </w:r>
      </w:ins>
      <w:ins w:id="3481" w:author="PR Preview" w:date="2026-01-01T00:00:00Z">
        <w:r>
          <w:t xml:space="preserve">. </w:t>
        </w:r>
      </w:ins>
      <w:ins w:id="3482" w:author="PR Preview" w:date="2026-01-01T00:00:00Z">
        <w:r>
          <w:rPr>
            <w:b/>
            <w:bCs/>
          </w:rPr>
          <w:t xml:space="preserve">Parts 1 and 2, by</w:t>
        </w:r>
      </w:ins>
      <w:ins w:id="3483" w:author="PR Preview" w:date="2026-01-01T00:00:00Z">
        <w:r>
          <w:rPr>
            <w:b/>
            <w:bCs/>
          </w:rPr>
          <w:t xml:space="preserve"> </w:t>
        </w:r>
      </w:ins>
      <w:hyperlink r:id="rId133">
        <w:ins w:id="3484" w:author="PR Preview" w:date="2026-01-01T00:00:00Z">
          <w:r>
            <w:rPr>
              <w:rStyle w:val="Hyperlink"/>
              <w:b/>
              <w:bCs/>
            </w:rPr>
            <w:t xml:space="preserve">induction</w:t>
          </w:r>
        </w:ins>
      </w:hyperlink>
      <w:ins w:id="3485" w:author="PR Preview" w:date="2026-01-01T00:00:00Z">
        <w:r>
          <w:rPr>
            <w:b/>
            <w:bCs/>
          </w:rPr>
          <w:t xml:space="preserve"> </w:t>
        </w:r>
      </w:ins>
      <w:ins w:id="3486" w:author="PR Preview" w:date="2026-01-01T00:00:00Z">
        <w:r>
          <w:rPr>
            <w:b/>
            <w:bCs/>
          </w:rPr>
          <w:t xml:space="preserve">on</w:t>
        </w:r>
      </w:ins>
      <w:ins w:id="3487" w:author="PR Preview" w:date="2026-01-01T00:00:00Z">
        <w:r>
          <w:rPr>
            <w:b/>
            <w:bCs/>
          </w:rPr>
          <w:t xml:space="preserve"> </w:t>
        </w:r>
      </w:ins>
      <m:oMath>
        <m:r>
          <m:t>i</m:t>
        </m:r>
      </m:oMath>
      <w:ins w:id="3488" w:author="PR Preview" w:date="2026-01-01T00:00:00Z">
        <w:r>
          <w:rPr>
            <w:b/>
            <w:bCs/>
          </w:rPr>
          <w:t xml:space="preserve">.</w:t>
        </w:r>
      </w:ins>
      <w:ins w:id="3489" w:author="PR Preview" w:date="2026-01-01T00:00:00Z">
        <w:r>
          <w:t xml:space="preserve"> </w:t>
        </w:r>
      </w:ins>
      <w:ins w:id="3490" w:author="PR Preview" w:date="2026-01-01T00:00:00Z">
        <w:r>
          <w:t xml:space="preserve">Before step</w:t>
        </w:r>
      </w:ins>
      <w:ins w:id="3491" w:author="PR Preview" w:date="2026-01-01T00:00:00Z">
        <w:r>
          <w:t xml:space="preserve"> </w:t>
        </w:r>
      </w:ins>
      <m:oMath>
        <m:r>
          <m:t>1</m:t>
        </m:r>
      </m:oMath>
      <w:ins w:id="3492" w:author="PR Preview" w:date="2026-01-01T00:00:00Z">
        <w:r>
          <w:t xml:space="preserve">, the list of</w:t>
        </w:r>
      </w:ins>
      <w:ins w:id="3493" w:author="PR Preview" w:date="2026-01-01T00:00:00Z">
        <w:r>
          <w:t xml:space="preserve"> </w:t>
        </w:r>
      </w:ins>
      <m:oMath>
        <m:acc>
          <m:accPr>
            <m:chr m:val="̃"/>
          </m:accPr>
          <m:e>
            <m:r>
              <m:t>q</m:t>
            </m:r>
          </m:e>
        </m:acc>
      </m:oMath>
      <w:ins w:id="3494" w:author="PR Preview" w:date="2026-01-01T00:00:00Z">
        <w:r>
          <w:t xml:space="preserve">’s is empty,</w:t>
        </w:r>
      </w:ins>
      <w:ins w:id="3495" w:author="PR Preview" w:date="2026-01-01T00:00:00Z">
        <w:r>
          <w:t xml:space="preserve"> </w:t>
        </w:r>
      </w:ins>
      <w:ins w:id="3496" w:author="PR Preview" w:date="2026-01-01T00:00:00Z">
        <w:r>
          <w:t xml:space="preserve">which is orthonormal, and both spans are</w:t>
        </w:r>
      </w:ins>
      <w:ins w:id="3497" w:author="PR Preview" w:date="2026-01-01T00:00:00Z">
        <w:r>
          <w:t xml:space="preserve"> </w:t>
        </w:r>
      </w:ins>
      <m:oMath>
        <m:r>
          <m:t>​</m:t>
        </m:r>
        <m:d>
          <m:dPr>
            <m:begChr m:val="{"/>
            <m:sepChr m:val=""/>
            <m:endChr m:val="}"/>
            <m:grow/>
          </m:dPr>
          <m:e>
            <m:acc>
              <m:accPr>
                <m:chr m:val="̃"/>
              </m:accPr>
              <m:e>
                <m:r>
                  <m:t>0</m:t>
                </m:r>
              </m:e>
            </m:acc>
          </m:e>
        </m:d>
        <m:r>
          <m:t>​</m:t>
        </m:r>
      </m:oMath>
      <w:ins w:id="3498" w:author="PR Preview" w:date="2026-01-01T00:00:00Z">
        <w:r>
          <w:t xml:space="preserve"> </w:t>
        </w:r>
      </w:ins>
      <w:ins w:id="3499" w:author="PR Preview" w:date="2026-01-01T00:00:00Z">
        <w:r>
          <w:t xml:space="preserve">(</w:t>
        </w:r>
      </w:ins>
      <w:hyperlink w:anchor="def-span">
        <w:ins w:id="3500" w:author="PR Preview" w:date="2026-01-01T00:00:00Z">
          <w:r>
            <w:rPr>
              <w:rStyle w:val="Hyperlink"/>
            </w:rPr>
            <w:t xml:space="preserve">Definition 41</w:t>
          </w:r>
        </w:ins>
      </w:hyperlink>
      <w:ins w:id="3501" w:author="PR Preview" w:date="2026-01-01T00:00:00Z">
        <w:r>
          <w:t xml:space="preserve">).</w:t>
        </w:r>
      </w:ins>
      <w:ins w:id="3502" w:author="PR Preview" w:date="2026-01-01T00:00:00Z">
        <w:r>
          <w:t xml:space="preserve"> </w:t>
        </w:r>
      </w:ins>
      <w:ins w:id="3503" w:author="PR Preview" w:date="2026-01-01T00:00:00Z">
        <w:r>
          <w:t xml:space="preserve">Suppose part 1 holds after step</w:t>
        </w:r>
      </w:ins>
      <w:ins w:id="3504" w:author="PR Preview" w:date="2026-01-01T00:00:00Z">
        <w:r>
          <w:t xml:space="preserve"> </w:t>
        </w:r>
      </w:ins>
      <m:oMath>
        <m:r>
          <m:t>i</m:t>
        </m:r>
        <m:r>
          <m:rPr>
            <m:sty m:val="p"/>
          </m:rPr>
          <m:t>−</m:t>
        </m:r>
        <m:r>
          <m:t>1</m:t>
        </m:r>
      </m:oMath>
      <w:ins w:id="3505" w:author="PR Preview" w:date="2026-01-01T00:00:00Z">
        <w:r>
          <w:t xml:space="preserve">,</w:t>
        </w:r>
      </w:ins>
      <w:ins w:id="3506" w:author="PR Preview" w:date="2026-01-01T00:00:00Z">
        <w:r>
          <w:t xml:space="preserve"> </w:t>
        </w:r>
      </w:ins>
      <w:ins w:id="3507" w:author="PR Preview" w:date="2026-01-01T00:00:00Z">
        <w:r>
          <w:t xml:space="preserve">and write</w:t>
        </w:r>
      </w:ins>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ins w:id="3508" w:author="PR Preview" w:date="2026-01-01T00:00:00Z">
        <w:r>
          <w:t xml:space="preserve">The orthonormal vectors</w:t>
        </w:r>
      </w:ins>
      <w:ins w:id="3509"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ins w:id="3510" w:author="PR Preview" w:date="2026-01-01T00:00:00Z">
        <w:r>
          <w:t xml:space="preserve"> </w:t>
        </w:r>
      </w:ins>
      <w:ins w:id="3511" w:author="PR Preview" w:date="2026-01-01T00:00:00Z">
        <w:r>
          <w:t xml:space="preserve">are linearly independent</w:t>
        </w:r>
      </w:ins>
      <w:ins w:id="3512" w:author="PR Preview" w:date="2026-01-01T00:00:00Z">
        <w:r>
          <w:t xml:space="preserve"> </w:t>
        </w:r>
      </w:ins>
      <w:ins w:id="3513" w:author="PR Preview" w:date="2026-01-01T00:00:00Z">
        <w:r>
          <w:t xml:space="preserve">(</w:t>
        </w:r>
      </w:ins>
      <w:hyperlink w:anchor="thm-orthonormal-independent">
        <w:ins w:id="3514" w:author="PR Preview" w:date="2026-01-01T00:00:00Z">
          <w:r>
            <w:rPr>
              <w:rStyle w:val="Hyperlink"/>
            </w:rPr>
            <w:t xml:space="preserve">Theorem 57</w:t>
          </w:r>
        </w:ins>
      </w:hyperlink>
      <w:ins w:id="3515" w:author="PR Preview" w:date="2026-01-01T00:00:00Z">
        <w:r>
          <w:t xml:space="preserve">) and span</w:t>
        </w:r>
      </w:ins>
      <w:ins w:id="3516" w:author="PR Preview" w:date="2026-01-01T00:00:00Z">
        <w:r>
          <w:t xml:space="preserve"> </w:t>
        </w:r>
      </w:ins>
      <m:oMath>
        <m:sSub>
          <m:e>
            <m:r>
              <m:rPr>
                <m:scr m:val="script"/>
                <m:sty m:val="p"/>
              </m:rPr>
              <m:t>S</m:t>
            </m:r>
          </m:e>
          <m:sub>
            <m:r>
              <m:t>i</m:t>
            </m:r>
            <m:r>
              <m:rPr>
                <m:sty m:val="p"/>
              </m:rPr>
              <m:t>−</m:t>
            </m:r>
            <m:r>
              <m:t>1</m:t>
            </m:r>
          </m:sub>
        </m:sSub>
      </m:oMath>
      <w:ins w:id="3517" w:author="PR Preview" w:date="2026-01-01T00:00:00Z">
        <w:r>
          <w:t xml:space="preserve">,</w:t>
        </w:r>
      </w:ins>
      <w:ins w:id="3518" w:author="PR Preview" w:date="2026-01-01T00:00:00Z">
        <w:r>
          <w:t xml:space="preserve"> </w:t>
        </w:r>
      </w:ins>
      <w:ins w:id="3519" w:author="PR Preview" w:date="2026-01-01T00:00:00Z">
        <w:r>
          <w:t xml:space="preserve">so they are an orthonormal basis of it.</w:t>
        </w:r>
      </w:ins>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del w:id="3520" w:author="PR Preview" w:date="2026-01-01T00:00:00Z">
        <w:r>
          <w:rPr>
            <w:b/>
            <w:bCs/>
          </w:rPr>
          <w:delText xml:space="preserve">Example 111 (Finishing an orthonormal basis of</w:delText>
        </w:r>
      </w:del>
      <w:del w:id="3521" w:author="PR Preview" w:date="2026-01-01T00:00:00Z">
        <w:r>
          <w:rPr>
            <w:b/>
            <w:bCs/>
          </w:rPr>
          <w:delText xml:space="preserve"> </w:delText>
        </w:r>
      </w:del>
      <m:oMath>
        <m:sSup>
          <m:e>
            <m:r>
              <m:rPr>
                <m:scr m:val="double-struck"/>
                <m:sty m:val="p"/>
              </m:rPr>
              <m:t>R</m:t>
            </m:r>
          </m:e>
          <m:sup>
            <m:r>
              <m:t>3</m:t>
            </m:r>
          </m:sup>
        </m:sSup>
      </m:oMath>
      <w:del w:id="3522" w:author="PR Preview" w:date="2026-01-01T00:00:00Z">
        <w:r>
          <w:rPr>
            <w:b/>
            <w:bCs/>
          </w:rPr>
          <w:delText xml:space="preserve">)</w:delText>
        </w:r>
      </w:del>
      <w:del w:id="3523" w:author="PR Preview" w:date="2026-01-01T00:00:00Z">
        <w:r>
          <w:delText xml:space="preserve"> </w:delText>
        </w:r>
      </w:del>
      <w:del w:id="3524" w:author="PR Preview" w:date="2026-01-01T00:00:00Z">
        <w:r>
          <w:delText xml:space="preserve">Continue</w:delText>
        </w:r>
      </w:del>
      <w:del w:id="3525" w:author="PR Preview" w:date="2026-01-01T00:00:00Z">
        <w:r>
          <w:delText xml:space="preserve"> </w:delText>
        </w:r>
      </w:del>
      <w:hyperlink w:anchor="exm-gram-schmidt">
        <w:del w:id="3526" w:author="PR Preview" w:date="2026-01-01T00:00:00Z">
          <w:r>
            <w:rPr>
              <w:rStyle w:val="Hyperlink"/>
            </w:rPr>
            <w:delText xml:space="preserve">Example 109</w:delText>
          </w:r>
        </w:del>
      </w:hyperlink>
      <w:del w:id="3527" w:author="PR Preview" w:date="2026-01-01T00:00:00Z">
        <w:r>
          <w:delText xml:space="preserve"> </w:delText>
        </w:r>
      </w:del>
      <w:del w:id="3528" w:author="PR Preview" w:date="2026-01-01T00:00:00Z">
        <w:r>
          <w:delText xml:space="preserve">with</w:delText>
        </w:r>
      </w:del>
      <w:del w:id="3529"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3530" w:author="PR Preview" w:date="2026-01-01T00:00:00Z">
        <w:r>
          <w:delText xml:space="preserve">.</w:delText>
        </w:r>
      </w:del>
      <w:del w:id="3531"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del w:id="3532" w:author="PR Preview" w:date="2026-01-01T00:00:00Z">
        <w:r>
          <w:delText xml:space="preserve"> </w:delText>
        </w:r>
      </w:del>
      <w:del w:id="3533" w:author="PR Preview" w:date="2026-01-01T00:00:00Z">
        <w:r>
          <w:delText xml:space="preserve">and</w:delText>
        </w:r>
      </w:del>
      <w:del w:id="3534" w:author="PR Preview" w:date="2026-01-01T00:00:00Z">
        <w:r>
          <w:delText xml:space="preserve"> </w:delText>
        </w:r>
      </w:del>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del w:id="3535" w:author="PR Preview" w:date="2026-01-01T00:00:00Z">
        <w:r>
          <w:delText xml:space="preserve">, so</w:delText>
        </w:r>
      </w:del>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del w:id="3536" w:author="PR Preview" w:date="2026-01-01T00:00:00Z">
        <w:r>
          <w:delText xml:space="preserve">with norm</w:delText>
        </w:r>
      </w:del>
      <w:del w:id="3537"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3538" w:author="PR Preview" w:date="2026-01-01T00:00:00Z">
        <w:r>
          <w:delText xml:space="preserve">,</w:delText>
        </w:r>
      </w:del>
      <w:del w:id="3539" w:author="PR Preview" w:date="2026-01-01T00:00:00Z">
        <w:r>
          <w:delText xml:space="preserve"> </w:delText>
        </w:r>
      </w:del>
      <w:del w:id="3540" w:author="PR Preview" w:date="2026-01-01T00:00:00Z">
        <w:r>
          <w:delText xml:space="preserve">so</w:delText>
        </w:r>
      </w:del>
      <w:del w:id="3541"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3542" w:author="PR Preview" w:date="2026-01-01T00:00:00Z">
        <w:r>
          <w:delText xml:space="preserve">.</w:delText>
        </w:r>
      </w:del>
      <w:del w:id="3543" w:author="PR Preview" w:date="2026-01-01T00:00:00Z">
        <w:r>
          <w:delText xml:space="preserve"> </w:delText>
        </w:r>
      </w:del>
      <w:del w:id="3544" w:author="PR Preview" w:date="2026-01-01T00:00:00Z">
        <w:r>
          <w:delText xml:space="preserve">The process did not stop,</w:delText>
        </w:r>
      </w:del>
      <w:del w:id="3545" w:author="PR Preview" w:date="2026-01-01T00:00:00Z">
        <w:r>
          <w:delText xml:space="preserve"> </w:delText>
        </w:r>
      </w:del>
      <w:del w:id="3546" w:author="PR Preview" w:date="2026-01-01T00:00:00Z">
        <w:r>
          <w:delText xml:space="preserve">so by</w:delText>
        </w:r>
      </w:del>
      <w:del w:id="3547" w:author="PR Preview" w:date="2026-01-01T00:00:00Z">
        <w:r>
          <w:delText xml:space="preserve"> </w:delText>
        </w:r>
      </w:del>
      <w:hyperlink w:anchor="thm-gram-schmidt">
        <w:del w:id="3548" w:author="PR Preview" w:date="2026-01-01T00:00:00Z">
          <w:r>
            <w:rPr>
              <w:rStyle w:val="Hyperlink"/>
            </w:rPr>
            <w:delText xml:space="preserve">Theorem 59</w:delText>
          </w:r>
        </w:del>
      </w:hyperlink>
      <w:del w:id="3549" w:author="PR Preview" w:date="2026-01-01T00:00:00Z">
        <w:r>
          <w:delText xml:space="preserve"> </w:delText>
        </w:r>
      </w:del>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del w:id="3550" w:author="PR Preview" w:date="2026-01-01T00:00:00Z">
        <w:r>
          <w:delText xml:space="preserve"> </w:delText>
        </w:r>
      </w:del>
      <w:del w:id="3551" w:author="PR Preview" w:date="2026-01-01T00:00:00Z">
        <w:r>
          <w:delText xml:space="preserve">are linearly independent</w:delText>
        </w:r>
      </w:del>
      <w:del w:id="3552" w:author="PR Preview" w:date="2026-01-01T00:00:00Z">
        <w:r>
          <w:delText xml:space="preserve"> </w:delText>
        </w:r>
      </w:del>
      <w:del w:id="3553" w:author="PR Preview" w:date="2026-01-01T00:00:00Z">
        <w:r>
          <w:delText xml:space="preserve">and</w:delText>
        </w:r>
      </w:del>
      <w:del w:id="3554"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3555" w:author="PR Preview" w:date="2026-01-01T00:00:00Z">
        <w:r>
          <w:delText xml:space="preserve"> </w:delText>
        </w:r>
      </w:del>
      <w:del w:id="3556" w:author="PR Preview" w:date="2026-01-01T00:00:00Z">
        <w:r>
          <w:delText xml:space="preserve">is an orthonormal basis of their span.</w:delText>
        </w:r>
      </w:del>
      <w:del w:id="3557" w:author="PR Preview" w:date="2026-01-01T00:00:00Z">
        <w:r>
          <w:delText xml:space="preserve"> </w:delText>
        </w:r>
      </w:del>
      <w:del w:id="3558" w:author="PR Preview" w:date="2026-01-01T00:00:00Z">
        <w:r>
          <w:delText xml:space="preserve">That span therefore has dimension</w:delText>
        </w:r>
      </w:del>
      <w:del w:id="3559" w:author="PR Preview" w:date="2026-01-01T00:00:00Z">
        <w:r>
          <w:delText xml:space="preserve"> </w:delText>
        </w:r>
      </w:del>
      <m:oMath>
        <m:r>
          <m:t>3</m:t>
        </m:r>
      </m:oMath>
      <w:del w:id="3560" w:author="PR Preview" w:date="2026-01-01T00:00:00Z">
        <w:r>
          <w:delText xml:space="preserve"> </w:delText>
        </w:r>
      </w:del>
      <w:del w:id="3561" w:author="PR Preview" w:date="2026-01-01T00:00:00Z">
        <w:r>
          <w:delText xml:space="preserve">(</w:delText>
        </w:r>
      </w:del>
      <w:hyperlink w:anchor="def-dimension">
        <w:del w:id="3562" w:author="PR Preview" w:date="2026-01-01T00:00:00Z">
          <w:r>
            <w:rPr>
              <w:rStyle w:val="Hyperlink"/>
            </w:rPr>
            <w:delText xml:space="preserve">Definition 44</w:delText>
          </w:r>
        </w:del>
      </w:hyperlink>
      <w:del w:id="3563" w:author="PR Preview" w:date="2026-01-01T00:00:00Z">
        <w:r>
          <w:delText xml:space="preserve">),</w:delText>
        </w:r>
      </w:del>
      <w:del w:id="3564" w:author="PR Preview" w:date="2026-01-01T00:00:00Z">
        <w:r>
          <w:delText xml:space="preserve"> </w:delText>
        </w:r>
      </w:del>
      <w:del w:id="3565" w:author="PR Preview" w:date="2026-01-01T00:00:00Z">
        <w:r>
          <w:delText xml:space="preserve">so it is</w:delText>
        </w:r>
      </w:del>
      <w:del w:id="3566" w:author="PR Preview" w:date="2026-01-01T00:00:00Z">
        <w:r>
          <w:delText xml:space="preserve"> </w:delText>
        </w:r>
      </w:del>
      <m:oMath>
        <m:sSup>
          <m:e>
            <m:r>
              <m:rPr>
                <m:scr m:val="double-struck"/>
                <m:sty m:val="p"/>
              </m:rPr>
              <m:t>R</m:t>
            </m:r>
          </m:e>
          <m:sup>
            <m:r>
              <m:t>3</m:t>
            </m:r>
          </m:sup>
        </m:sSup>
      </m:oMath>
      <w:del w:id="3567" w:author="PR Preview" w:date="2026-01-01T00:00:00Z">
        <w:r>
          <w:delText xml:space="preserve"> </w:delText>
        </w:r>
      </w:del>
      <w:del w:id="3568" w:author="PR Preview" w:date="2026-01-01T00:00:00Z">
        <w:r>
          <w:delText xml:space="preserve">(</w:delText>
        </w:r>
      </w:del>
      <w:hyperlink w:anchor="thm-subspace-equal-dim">
        <w:del w:id="3569" w:author="PR Preview" w:date="2026-01-01T00:00:00Z">
          <w:r>
            <w:rPr>
              <w:rStyle w:val="Hyperlink"/>
            </w:rPr>
            <w:delText xml:space="preserve">Theorem 30</w:delText>
          </w:r>
        </w:del>
      </w:hyperlink>
      <w:del w:id="3570" w:author="PR Preview" w:date="2026-01-01T00:00:00Z">
        <w:r>
          <w:delText xml:space="preserve">,</w:delText>
        </w:r>
      </w:del>
      <w:del w:id="3571" w:author="PR Preview" w:date="2026-01-01T00:00:00Z">
        <w:r>
          <w:delText xml:space="preserve"> </w:delText>
        </w:r>
      </w:del>
      <w:hyperlink w:anchor="exm-dimension">
        <w:del w:id="3572" w:author="PR Preview" w:date="2026-01-01T00:00:00Z">
          <w:r>
            <w:rPr>
              <w:rStyle w:val="Hyperlink"/>
            </w:rPr>
            <w:delText xml:space="preserve">Example 47</w:delText>
          </w:r>
        </w:del>
      </w:hyperlink>
      <w:del w:id="3573" w:author="PR Preview" w:date="2026-01-01T00:00:00Z">
        <w:r>
          <w:delText xml:space="preserve">).</w:delText>
        </w:r>
      </w:del>
      <w:del w:id="3574" w:author="PR Preview" w:date="2026-01-01T00:00:00Z">
        <w:r>
          <w:delText xml:space="preserve"> </w:delText>
        </w:r>
      </w:del>
      <w:del w:id="3575" w:author="PR Preview" w:date="2026-01-01T00:00:00Z">
        <w:r>
          <w:delText xml:space="preserve">As a check,</w:delText>
        </w:r>
      </w:del>
      <w:del w:id="3576"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del w:id="3577" w:author="PR Preview" w:date="2026-01-01T00:00:00Z">
        <w:r>
          <w:delText xml:space="preserve"> </w:delText>
        </w:r>
      </w:del>
      <w:del w:id="3578" w:author="PR Preview" w:date="2026-01-01T00:00:00Z">
        <w:r>
          <w:delText xml:space="preserve">and</w:delText>
        </w:r>
      </w:del>
      <w:del w:id="3579" w:author="PR Preview" w:date="2026-01-01T00:00:00Z">
        <w:r>
          <w:delText xml:space="preserve"> </w:delText>
        </w:r>
      </w:del>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del w:id="3580" w:author="PR Preview" w:date="2026-01-01T00:00:00Z">
        <w:r>
          <w:delText xml:space="preserve">.</w:delText>
        </w:r>
      </w:del>
    </w:p>
    <w:p>
      <w:pPr>
        <w:pStyle w:val="BodyText"/>
      </w:pPr>
      <w:ins w:id="3581" w:author="PR Preview" w:date="2026-01-01T00:00:00Z">
        <w:r>
          <w:rPr>
            <w:b/>
            <w:bCs/>
          </w:rPr>
          <w:t xml:space="preserve">Example 111 (Finishing an orthonormal basis of</w:t>
        </w:r>
      </w:ins>
      <w:ins w:id="3582" w:author="PR Preview" w:date="2026-01-01T00:00:00Z">
        <w:r>
          <w:rPr>
            <w:b/>
            <w:bCs/>
          </w:rPr>
          <w:t xml:space="preserve"> </w:t>
        </w:r>
      </w:ins>
      <m:oMath>
        <m:sSup>
          <m:e>
            <m:r>
              <m:rPr>
                <m:scr m:val="double-struck"/>
                <m:sty m:val="p"/>
              </m:rPr>
              <m:t>R</m:t>
            </m:r>
          </m:e>
          <m:sup>
            <m:r>
              <m:t>3</m:t>
            </m:r>
          </m:sup>
        </m:sSup>
      </m:oMath>
      <w:ins w:id="3583" w:author="PR Preview" w:date="2026-01-01T00:00:00Z">
        <w:r>
          <w:rPr>
            <w:b/>
            <w:bCs/>
          </w:rPr>
          <w:t xml:space="preserve">)</w:t>
        </w:r>
      </w:ins>
      <w:ins w:id="3584" w:author="PR Preview" w:date="2026-01-01T00:00:00Z">
        <w:r>
          <w:t xml:space="preserve"> </w:t>
        </w:r>
      </w:ins>
      <w:ins w:id="3585" w:author="PR Preview" w:date="2026-01-01T00:00:00Z">
        <w:r>
          <w:t xml:space="preserve">Continue</w:t>
        </w:r>
      </w:ins>
      <w:ins w:id="3586" w:author="PR Preview" w:date="2026-01-01T00:00:00Z">
        <w:r>
          <w:t xml:space="preserve"> </w:t>
        </w:r>
      </w:ins>
      <w:hyperlink w:anchor="exm-gram-schmidt">
        <w:ins w:id="3587" w:author="PR Preview" w:date="2026-01-01T00:00:00Z">
          <w:r>
            <w:rPr>
              <w:rStyle w:val="Hyperlink"/>
            </w:rPr>
            <w:t xml:space="preserve">Example 109</w:t>
          </w:r>
        </w:ins>
      </w:hyperlink>
      <w:ins w:id="3588" w:author="PR Preview" w:date="2026-01-01T00:00:00Z">
        <w:r>
          <w:t xml:space="preserve"> </w:t>
        </w:r>
      </w:ins>
      <w:ins w:id="3589" w:author="PR Preview" w:date="2026-01-01T00:00:00Z">
        <w:r>
          <w:t xml:space="preserve">with</w:t>
        </w:r>
      </w:ins>
      <w:ins w:id="3590"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3591" w:author="PR Preview" w:date="2026-01-01T00:00:00Z">
        <w:r>
          <w:t xml:space="preserve">.</w:t>
        </w:r>
      </w:ins>
      <w:ins w:id="3592" w:author="PR Preview" w:date="2026-01-01T00:00:00Z">
        <w:r>
          <w:t xml:space="preserve"> </w:t>
        </w:r>
      </w:ins>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ins w:id="3593" w:author="PR Preview" w:date="2026-01-01T00:00:00Z">
        <w:r>
          <w:t xml:space="preserve"> </w:t>
        </w:r>
      </w:ins>
      <w:ins w:id="3594" w:author="PR Preview" w:date="2026-01-01T00:00:00Z">
        <w:r>
          <w:t xml:space="preserve">and</w:t>
        </w:r>
      </w:ins>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ins w:id="3595" w:author="PR Preview" w:date="2026-01-01T00:00:00Z">
        <w:r>
          <w:t xml:space="preserve">so</w:t>
        </w:r>
      </w:ins>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ins w:id="3596" w:author="PR Preview" w:date="2026-01-01T00:00:00Z">
        <w:r>
          <w:t xml:space="preserve">with norm</w:t>
        </w:r>
      </w:ins>
      <w:ins w:id="3597"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3598" w:author="PR Preview" w:date="2026-01-01T00:00:00Z">
        <w:r>
          <w:t xml:space="preserve">,</w:t>
        </w:r>
      </w:ins>
      <w:ins w:id="3599" w:author="PR Preview" w:date="2026-01-01T00:00:00Z">
        <w:r>
          <w:t xml:space="preserve"> </w:t>
        </w:r>
      </w:ins>
      <w:ins w:id="3600" w:author="PR Preview" w:date="2026-01-01T00:00:00Z">
        <w:r>
          <w:t xml:space="preserve">so</w:t>
        </w:r>
      </w:ins>
      <w:ins w:id="3601"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3602" w:author="PR Preview" w:date="2026-01-01T00:00:00Z">
        <w:r>
          <w:t xml:space="preserve">.</w:t>
        </w:r>
      </w:ins>
      <w:ins w:id="3603" w:author="PR Preview" w:date="2026-01-01T00:00:00Z">
        <w:r>
          <w:t xml:space="preserve"> </w:t>
        </w:r>
      </w:ins>
      <w:ins w:id="3604" w:author="PR Preview" w:date="2026-01-01T00:00:00Z">
        <w:r>
          <w:t xml:space="preserve">The process did not stop,</w:t>
        </w:r>
      </w:ins>
      <w:ins w:id="3605" w:author="PR Preview" w:date="2026-01-01T00:00:00Z">
        <w:r>
          <w:t xml:space="preserve"> </w:t>
        </w:r>
      </w:ins>
      <w:ins w:id="3606" w:author="PR Preview" w:date="2026-01-01T00:00:00Z">
        <w:r>
          <w:t xml:space="preserve">so by</w:t>
        </w:r>
      </w:ins>
      <w:ins w:id="3607" w:author="PR Preview" w:date="2026-01-01T00:00:00Z">
        <w:r>
          <w:t xml:space="preserve"> </w:t>
        </w:r>
      </w:ins>
      <w:hyperlink w:anchor="thm-gram-schmidt">
        <w:ins w:id="3608" w:author="PR Preview" w:date="2026-01-01T00:00:00Z">
          <w:r>
            <w:rPr>
              <w:rStyle w:val="Hyperlink"/>
            </w:rPr>
            <w:t xml:space="preserve">Theorem 59</w:t>
          </w:r>
        </w:ins>
      </w:hyperlink>
      <w:ins w:id="3609" w:author="PR Preview" w:date="2026-01-01T00:00:00Z">
        <w:r>
          <w:t xml:space="preserve"> </w:t>
        </w:r>
      </w:ins>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ins w:id="3610" w:author="PR Preview" w:date="2026-01-01T00:00:00Z">
        <w:r>
          <w:t xml:space="preserve"> </w:t>
        </w:r>
      </w:ins>
      <w:ins w:id="3611" w:author="PR Preview" w:date="2026-01-01T00:00:00Z">
        <w:r>
          <w:t xml:space="preserve">are linearly independent</w:t>
        </w:r>
      </w:ins>
      <w:ins w:id="3612" w:author="PR Preview" w:date="2026-01-01T00:00:00Z">
        <w:r>
          <w:t xml:space="preserve"> </w:t>
        </w:r>
      </w:ins>
      <w:ins w:id="3613" w:author="PR Preview" w:date="2026-01-01T00:00:00Z">
        <w:r>
          <w:t xml:space="preserve">and</w:t>
        </w:r>
      </w:ins>
      <w:ins w:id="3614"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3615" w:author="PR Preview" w:date="2026-01-01T00:00:00Z">
        <w:r>
          <w:t xml:space="preserve"> </w:t>
        </w:r>
      </w:ins>
      <w:ins w:id="3616" w:author="PR Preview" w:date="2026-01-01T00:00:00Z">
        <w:r>
          <w:t xml:space="preserve">is an orthonormal basis of their span.</w:t>
        </w:r>
      </w:ins>
      <w:ins w:id="3617" w:author="PR Preview" w:date="2026-01-01T00:00:00Z">
        <w:r>
          <w:t xml:space="preserve"> </w:t>
        </w:r>
      </w:ins>
      <w:ins w:id="3618" w:author="PR Preview" w:date="2026-01-01T00:00:00Z">
        <w:r>
          <w:t xml:space="preserve">That span therefore has dimension</w:t>
        </w:r>
      </w:ins>
      <w:ins w:id="3619" w:author="PR Preview" w:date="2026-01-01T00:00:00Z">
        <w:r>
          <w:t xml:space="preserve"> </w:t>
        </w:r>
      </w:ins>
      <m:oMath>
        <m:r>
          <m:t>3</m:t>
        </m:r>
      </m:oMath>
      <w:ins w:id="3620" w:author="PR Preview" w:date="2026-01-01T00:00:00Z">
        <w:r>
          <w:t xml:space="preserve"> </w:t>
        </w:r>
      </w:ins>
      <w:ins w:id="3621" w:author="PR Preview" w:date="2026-01-01T00:00:00Z">
        <w:r>
          <w:t xml:space="preserve">(</w:t>
        </w:r>
      </w:ins>
      <w:hyperlink w:anchor="def-dimension">
        <w:ins w:id="3622" w:author="PR Preview" w:date="2026-01-01T00:00:00Z">
          <w:r>
            <w:rPr>
              <w:rStyle w:val="Hyperlink"/>
            </w:rPr>
            <w:t xml:space="preserve">Definition 44</w:t>
          </w:r>
        </w:ins>
      </w:hyperlink>
      <w:ins w:id="3623" w:author="PR Preview" w:date="2026-01-01T00:00:00Z">
        <w:r>
          <w:t xml:space="preserve">),</w:t>
        </w:r>
      </w:ins>
      <w:ins w:id="3624" w:author="PR Preview" w:date="2026-01-01T00:00:00Z">
        <w:r>
          <w:t xml:space="preserve"> </w:t>
        </w:r>
      </w:ins>
      <w:ins w:id="3625" w:author="PR Preview" w:date="2026-01-01T00:00:00Z">
        <w:r>
          <w:t xml:space="preserve">so it is</w:t>
        </w:r>
      </w:ins>
      <w:ins w:id="3626" w:author="PR Preview" w:date="2026-01-01T00:00:00Z">
        <w:r>
          <w:t xml:space="preserve"> </w:t>
        </w:r>
      </w:ins>
      <m:oMath>
        <m:sSup>
          <m:e>
            <m:r>
              <m:rPr>
                <m:scr m:val="double-struck"/>
                <m:sty m:val="p"/>
              </m:rPr>
              <m:t>R</m:t>
            </m:r>
          </m:e>
          <m:sup>
            <m:r>
              <m:t>3</m:t>
            </m:r>
          </m:sup>
        </m:sSup>
      </m:oMath>
      <w:ins w:id="3627" w:author="PR Preview" w:date="2026-01-01T00:00:00Z">
        <w:r>
          <w:t xml:space="preserve"> </w:t>
        </w:r>
      </w:ins>
      <w:ins w:id="3628" w:author="PR Preview" w:date="2026-01-01T00:00:00Z">
        <w:r>
          <w:t xml:space="preserve">(</w:t>
        </w:r>
      </w:ins>
      <w:hyperlink w:anchor="thm-subspace-equal-dim">
        <w:ins w:id="3629" w:author="PR Preview" w:date="2026-01-01T00:00:00Z">
          <w:r>
            <w:rPr>
              <w:rStyle w:val="Hyperlink"/>
            </w:rPr>
            <w:t xml:space="preserve">Theorem 30</w:t>
          </w:r>
        </w:ins>
      </w:hyperlink>
      <w:ins w:id="3630" w:author="PR Preview" w:date="2026-01-01T00:00:00Z">
        <w:r>
          <w:t xml:space="preserve">,</w:t>
        </w:r>
      </w:ins>
      <w:ins w:id="3631" w:author="PR Preview" w:date="2026-01-01T00:00:00Z">
        <w:r>
          <w:t xml:space="preserve"> </w:t>
        </w:r>
      </w:ins>
      <w:hyperlink w:anchor="exm-dimension">
        <w:ins w:id="3632" w:author="PR Preview" w:date="2026-01-01T00:00:00Z">
          <w:r>
            <w:rPr>
              <w:rStyle w:val="Hyperlink"/>
            </w:rPr>
            <w:t xml:space="preserve">Example 47</w:t>
          </w:r>
        </w:ins>
      </w:hyperlink>
      <w:ins w:id="3633" w:author="PR Preview" w:date="2026-01-01T00:00:00Z">
        <w:r>
          <w:t xml:space="preserve">).</w:t>
        </w:r>
      </w:ins>
      <w:ins w:id="3634" w:author="PR Preview" w:date="2026-01-01T00:00:00Z">
        <w:r>
          <w:t xml:space="preserve"> </w:t>
        </w:r>
      </w:ins>
      <w:ins w:id="3635" w:author="PR Preview" w:date="2026-01-01T00:00:00Z">
        <w:r>
          <w:t xml:space="preserve">As a check,</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ins w:id="3636" w:author="PR Preview" w:date="2026-01-01T00:00:00Z">
        <w:r>
          <w:t xml:space="preserve">and</w:t>
        </w:r>
      </w:ins>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0"/>
    <w:bookmarkStart w:id="361"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del w:id="3637" w:author="PR Preview" w:date="2026-01-01T00:00:00Z">
        <w:r>
          <w:delText xml:space="preserve">The first</w:delText>
        </w:r>
      </w:del>
      <w:del w:id="3638" w:author="PR Preview" w:date="2026-01-01T00:00:00Z">
        <w:r>
          <w:delText xml:space="preserve"> </w:delText>
        </w:r>
      </w:del>
      <m:oMath>
        <m:r>
          <m:t>r</m:t>
        </m:r>
      </m:oMath>
      <w:del w:id="3639" w:author="PR Preview" w:date="2026-01-01T00:00:00Z">
        <w:r>
          <w:delText xml:space="preserve"> </w:delText>
        </w:r>
      </w:del>
      <w:del w:id="3640" w:author="PR Preview" w:date="2026-01-01T00:00:00Z">
        <w:r>
          <w:delText xml:space="preserve">outputs are</w:delText>
        </w:r>
      </w:del>
      <w:del w:id="3641" w:author="PR Preview" w:date="2026-01-01T00:00:00Z">
        <w:r>
          <w:delText xml:space="preserve"> </w:delText>
        </w:r>
      </w:del>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del w:id="3642" w:author="PR Preview" w:date="2026-01-01T00:00:00Z">
        <w:r>
          <w:delText xml:space="preserve"> </w:delText>
        </w:r>
      </w:del>
      <w:del w:id="3643" w:author="PR Preview" w:date="2026-01-01T00:00:00Z">
        <w:r>
          <w:delText xml:space="preserve">themselves,</w:delText>
        </w:r>
      </w:del>
      <w:del w:id="3644" w:author="PR Preview" w:date="2026-01-01T00:00:00Z">
        <w:r>
          <w:delText xml:space="preserve"> </w:delText>
        </w:r>
      </w:del>
      <w:del w:id="3645" w:author="PR Preview" w:date="2026-01-01T00:00:00Z">
        <w:r>
          <w:delText xml:space="preserve">by</w:delText>
        </w:r>
      </w:del>
      <w:del w:id="3646" w:author="PR Preview" w:date="2026-01-01T00:00:00Z">
        <w:r>
          <w:delText xml:space="preserve"> </w:delText>
        </w:r>
      </w:del>
      <w:hyperlink r:id="rId133">
        <w:del w:id="3647" w:author="PR Preview" w:date="2026-01-01T00:00:00Z">
          <w:r>
            <w:rPr>
              <w:rStyle w:val="Hyperlink"/>
            </w:rPr>
            <w:delText xml:space="preserve">induction</w:delText>
          </w:r>
        </w:del>
      </w:hyperlink>
      <w:del w:id="3648" w:author="PR Preview" w:date="2026-01-01T00:00:00Z">
        <w:r>
          <w:delText xml:space="preserve"> </w:delText>
        </w:r>
      </w:del>
      <w:del w:id="3649" w:author="PR Preview" w:date="2026-01-01T00:00:00Z">
        <w:r>
          <w:delText xml:space="preserve">on</w:delText>
        </w:r>
      </w:del>
      <w:del w:id="3650" w:author="PR Preview" w:date="2026-01-01T00:00:00Z">
        <w:r>
          <w:delText xml:space="preserve"> </w:delText>
        </w:r>
      </w:del>
      <m:oMath>
        <m:r>
          <m:t>i</m:t>
        </m:r>
        <m:r>
          <m:rPr>
            <m:sty m:val="p"/>
          </m:rPr>
          <m:t>≤</m:t>
        </m:r>
        <m:r>
          <m:t>r</m:t>
        </m:r>
      </m:oMath>
      <w:del w:id="3651" w:author="PR Preview" w:date="2026-01-01T00:00:00Z">
        <w:r>
          <w:delText xml:space="preserve">.</w:delText>
        </w:r>
      </w:del>
      <w:del w:id="3652" w:author="PR Preview" w:date="2026-01-01T00:00:00Z">
        <w:r>
          <w:delText xml:space="preserve"> </w:delText>
        </w:r>
      </w:del>
      <w:del w:id="3653" w:author="PR Preview" w:date="2026-01-01T00:00:00Z">
        <w:r>
          <w:delText xml:space="preserve">Suppose the outputs before step</w:delText>
        </w:r>
      </w:del>
      <w:del w:id="3654" w:author="PR Preview" w:date="2026-01-01T00:00:00Z">
        <w:r>
          <w:delText xml:space="preserve"> </w:delText>
        </w:r>
      </w:del>
      <m:oMath>
        <m:r>
          <m:t>i</m:t>
        </m:r>
      </m:oMath>
      <w:del w:id="3655" w:author="PR Preview" w:date="2026-01-01T00:00:00Z">
        <w:r>
          <w:delText xml:space="preserve"> </w:delText>
        </w:r>
      </w:del>
      <w:del w:id="3656" w:author="PR Preview" w:date="2026-01-01T00:00:00Z">
        <w:r>
          <w:delText xml:space="preserve">are</w:delText>
        </w:r>
      </w:del>
      <w:del w:id="3657" w:author="PR Preview" w:date="2026-01-01T00:00:00Z">
        <w:r>
          <w:delText xml:space="preserve"> </w:delText>
        </w:r>
      </w:del>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del w:id="3658" w:author="PR Preview" w:date="2026-01-01T00:00:00Z">
        <w:r>
          <w:delText xml:space="preserve"> </w:delText>
        </w:r>
      </w:del>
      <w:del w:id="3659" w:author="PR Preview" w:date="2026-01-01T00:00:00Z">
        <w:r>
          <w:delText xml:space="preserve">(for</w:delText>
        </w:r>
      </w:del>
      <w:del w:id="3660" w:author="PR Preview" w:date="2026-01-01T00:00:00Z">
        <w:r>
          <w:delText xml:space="preserve"> </w:delText>
        </w:r>
      </w:del>
      <m:oMath>
        <m:r>
          <m:t>i</m:t>
        </m:r>
        <m:r>
          <m:rPr>
            <m:sty m:val="p"/>
          </m:rPr>
          <m:t>=</m:t>
        </m:r>
        <m:r>
          <m:t>1</m:t>
        </m:r>
      </m:oMath>
      <w:del w:id="3661" w:author="PR Preview" w:date="2026-01-01T00:00:00Z">
        <w:r>
          <w:delText xml:space="preserve"> </w:delText>
        </w:r>
      </w:del>
      <w:del w:id="3662" w:author="PR Preview" w:date="2026-01-01T00:00:00Z">
        <w:r>
          <w:delText xml:space="preserve">there are none, and the sum below is empty). Then</w:delText>
        </w:r>
      </w:del>
      <w:del w:id="3663" w:author="PR Preview" w:date="2026-01-01T00:00:00Z">
        <w:r>
          <w:delText xml:space="preserve"> </w:delText>
        </w:r>
      </w:del>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del w:id="3664" w:author="PR Preview" w:date="2026-01-01T00:00:00Z">
        <w:r>
          <w:delText xml:space="preserve">,</w:delText>
        </w:r>
      </w:del>
      <w:del w:id="3665" w:author="PR Preview" w:date="2026-01-01T00:00:00Z">
        <w:r>
          <w:delText xml:space="preserve"> </w:delText>
        </w:r>
      </w:del>
      <w:del w:id="3666" w:author="PR Preview" w:date="2026-01-01T00:00:00Z">
        <w:r>
          <w:delText xml:space="preserve">because each</w:delText>
        </w:r>
      </w:del>
      <w:del w:id="3667" w:author="PR Preview" w:date="2026-01-01T00:00:00Z">
        <w:r>
          <w:delText xml:space="preserve"> </w:delText>
        </w:r>
      </w:del>
      <m:oMath>
        <m:sSub>
          <m:e>
            <m:acc>
              <m:accPr>
                <m:chr m:val="̃"/>
              </m:accPr>
              <m:e>
                <m:r>
                  <m:t>u</m:t>
                </m:r>
              </m:e>
            </m:acc>
          </m:e>
          <m:sub>
            <m:r>
              <m:t>j</m:t>
            </m:r>
          </m:sub>
        </m:sSub>
        <m:r>
          <m:rPr>
            <m:sty m:val="p"/>
          </m:rPr>
          <m:t>⋅</m:t>
        </m:r>
        <m:sSub>
          <m:e>
            <m:acc>
              <m:accPr>
                <m:chr m:val="̃"/>
              </m:accPr>
              <m:e>
                <m:r>
                  <m:t>u</m:t>
                </m:r>
              </m:e>
            </m:acc>
          </m:e>
          <m:sub>
            <m:r>
              <m:t>i</m:t>
            </m:r>
          </m:sub>
        </m:sSub>
        <m:r>
          <m:rPr>
            <m:sty m:val="p"/>
          </m:rPr>
          <m:t>=</m:t>
        </m:r>
        <m:r>
          <m:t>0</m:t>
        </m:r>
      </m:oMath>
      <w:del w:id="3668" w:author="PR Preview" w:date="2026-01-01T00:00:00Z">
        <w:r>
          <w:delText xml:space="preserve">;</w:delText>
        </w:r>
      </w:del>
      <w:del w:id="3669" w:author="PR Preview" w:date="2026-01-01T00:00:00Z">
        <w:r>
          <w:delText xml:space="preserve"> </w:delText>
        </w:r>
      </w:del>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del w:id="3670" w:author="PR Preview" w:date="2026-01-01T00:00:00Z">
        <w:r>
          <w:delText xml:space="preserve">, because</w:delText>
        </w:r>
      </w:del>
      <w:del w:id="3671" w:author="PR Preview" w:date="2026-01-01T00:00:00Z">
        <w:r>
          <w:delText xml:space="preserve"> </w:delText>
        </w:r>
      </w:del>
      <m:oMath>
        <m:r>
          <m:t>​</m:t>
        </m:r>
        <m:d>
          <m:dPr>
            <m:begChr m:val="∥"/>
            <m:sepChr m:val=""/>
            <m:endChr m:val="∥"/>
            <m:grow/>
          </m:dPr>
          <m:e>
            <m:sSub>
              <m:e>
                <m:acc>
                  <m:accPr>
                    <m:chr m:val="̃"/>
                  </m:accPr>
                  <m:e>
                    <m:r>
                      <m:t>u</m:t>
                    </m:r>
                  </m:e>
                </m:acc>
              </m:e>
              <m:sub>
                <m:r>
                  <m:t>i</m:t>
                </m:r>
              </m:sub>
            </m:sSub>
          </m:e>
        </m:d>
        <m:r>
          <m:t>​</m:t>
        </m:r>
        <m:r>
          <m:rPr>
            <m:sty m:val="p"/>
          </m:rPr>
          <m:t>=</m:t>
        </m:r>
        <m:r>
          <m:t>1</m:t>
        </m:r>
      </m:oMath>
      <w:del w:id="3672" w:author="PR Preview" w:date="2026-01-01T00:00:00Z">
        <w:r>
          <w:delText xml:space="preserve">,</w:delText>
        </w:r>
      </w:del>
      <w:del w:id="3673" w:author="PR Preview" w:date="2026-01-01T00:00:00Z">
        <w:r>
          <w:delText xml:space="preserve"> </w:delText>
        </w:r>
      </w:del>
      <w:del w:id="3674" w:author="PR Preview" w:date="2026-01-01T00:00:00Z">
        <w:r>
          <w:delText xml:space="preserve">so the process does not stop;</w:delText>
        </w:r>
      </w:del>
      <w:del w:id="3675" w:author="PR Preview" w:date="2026-01-01T00:00:00Z">
        <w:r>
          <w:delText xml:space="preserve"> </w:delText>
        </w:r>
      </w:del>
      <w:del w:id="3676" w:author="PR Preview" w:date="2026-01-01T00:00:00Z">
        <w:r>
          <w:delText xml:space="preserve">and</w:delText>
        </w:r>
      </w:del>
      <w:del w:id="3677" w:author="PR Preview" w:date="2026-01-01T00:00:00Z">
        <w:r>
          <w:delText xml:space="preserve"> </w:delText>
        </w:r>
      </w:del>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del w:id="3678" w:author="PR Preview" w:date="2026-01-01T00:00:00Z">
        <w:r>
          <w:delText xml:space="preserve">.</w:delText>
        </w:r>
      </w:del>
      <w:del w:id="3679" w:author="PR Preview" w:date="2026-01-01T00:00:00Z">
        <w:r>
          <w:delText xml:space="preserve"> </w:delText>
        </w:r>
      </w:del>
      <w:del w:id="3680" w:author="PR Preview" w:date="2026-01-01T00:00:00Z">
        <w:r>
          <w:delText xml:space="preserve">So the orthonormal basis contains the starting list.</w:delText>
        </w:r>
      </w:del>
    </w:p>
    <w:p>
      <w:pPr>
        <w:pStyle w:val="BodyText"/>
      </w:pPr>
      <w:ins w:id="3681" w:author="PR Preview" w:date="2026-01-01T00:00:00Z">
        <w:r>
          <w:t xml:space="preserve">The first</w:t>
        </w:r>
      </w:ins>
      <w:ins w:id="3682" w:author="PR Preview" w:date="2026-01-01T00:00:00Z">
        <w:r>
          <w:t xml:space="preserve"> </w:t>
        </w:r>
      </w:ins>
      <m:oMath>
        <m:r>
          <m:t>r</m:t>
        </m:r>
      </m:oMath>
      <w:ins w:id="3683" w:author="PR Preview" w:date="2026-01-01T00:00:00Z">
        <w:r>
          <w:t xml:space="preserve"> </w:t>
        </w:r>
      </w:ins>
      <w:ins w:id="3684" w:author="PR Preview" w:date="2026-01-01T00:00:00Z">
        <w:r>
          <w:t xml:space="preserve">outputs are</w:t>
        </w:r>
      </w:ins>
      <w:ins w:id="3685" w:author="PR Preview" w:date="2026-01-01T00:00:00Z">
        <w:r>
          <w:t xml:space="preserve"> </w:t>
        </w:r>
      </w:ins>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ins w:id="3686" w:author="PR Preview" w:date="2026-01-01T00:00:00Z">
        <w:r>
          <w:t xml:space="preserve"> </w:t>
        </w:r>
      </w:ins>
      <w:ins w:id="3687" w:author="PR Preview" w:date="2026-01-01T00:00:00Z">
        <w:r>
          <w:t xml:space="preserve">themselves,</w:t>
        </w:r>
      </w:ins>
      <w:ins w:id="3688" w:author="PR Preview" w:date="2026-01-01T00:00:00Z">
        <w:r>
          <w:t xml:space="preserve"> </w:t>
        </w:r>
      </w:ins>
      <w:ins w:id="3689" w:author="PR Preview" w:date="2026-01-01T00:00:00Z">
        <w:r>
          <w:t xml:space="preserve">by</w:t>
        </w:r>
      </w:ins>
      <w:ins w:id="3690" w:author="PR Preview" w:date="2026-01-01T00:00:00Z">
        <w:r>
          <w:t xml:space="preserve"> </w:t>
        </w:r>
      </w:ins>
      <w:hyperlink r:id="rId133">
        <w:ins w:id="3691" w:author="PR Preview" w:date="2026-01-01T00:00:00Z">
          <w:r>
            <w:rPr>
              <w:rStyle w:val="Hyperlink"/>
            </w:rPr>
            <w:t xml:space="preserve">induction</w:t>
          </w:r>
        </w:ins>
      </w:hyperlink>
      <w:ins w:id="3692" w:author="PR Preview" w:date="2026-01-01T00:00:00Z">
        <w:r>
          <w:t xml:space="preserve"> </w:t>
        </w:r>
      </w:ins>
      <w:ins w:id="3693" w:author="PR Preview" w:date="2026-01-01T00:00:00Z">
        <w:r>
          <w:t xml:space="preserve">on</w:t>
        </w:r>
      </w:ins>
      <w:ins w:id="3694" w:author="PR Preview" w:date="2026-01-01T00:00:00Z">
        <w:r>
          <w:t xml:space="preserve"> </w:t>
        </w:r>
      </w:ins>
      <m:oMath>
        <m:r>
          <m:t>i</m:t>
        </m:r>
        <m:r>
          <m:rPr>
            <m:sty m:val="p"/>
          </m:rPr>
          <m:t>≤</m:t>
        </m:r>
        <m:r>
          <m:t>r</m:t>
        </m:r>
      </m:oMath>
      <w:ins w:id="3695" w:author="PR Preview" w:date="2026-01-01T00:00:00Z">
        <w:r>
          <w:t xml:space="preserve">.</w:t>
        </w:r>
      </w:ins>
      <w:ins w:id="3696" w:author="PR Preview" w:date="2026-01-01T00:00:00Z">
        <w:r>
          <w:t xml:space="preserve"> </w:t>
        </w:r>
      </w:ins>
      <w:ins w:id="3697" w:author="PR Preview" w:date="2026-01-01T00:00:00Z">
        <w:r>
          <w:t xml:space="preserve">Suppose the outputs before step</w:t>
        </w:r>
      </w:ins>
      <w:ins w:id="3698" w:author="PR Preview" w:date="2026-01-01T00:00:00Z">
        <w:r>
          <w:t xml:space="preserve"> </w:t>
        </w:r>
      </w:ins>
      <m:oMath>
        <m:r>
          <m:t>i</m:t>
        </m:r>
      </m:oMath>
      <w:ins w:id="3699" w:author="PR Preview" w:date="2026-01-01T00:00:00Z">
        <w:r>
          <w:t xml:space="preserve"> </w:t>
        </w:r>
      </w:ins>
      <w:ins w:id="3700" w:author="PR Preview" w:date="2026-01-01T00:00:00Z">
        <w:r>
          <w:t xml:space="preserve">are</w:t>
        </w:r>
      </w:ins>
      <w:ins w:id="3701" w:author="PR Preview" w:date="2026-01-01T00:00:00Z">
        <w:r>
          <w:t xml:space="preserve"> </w:t>
        </w:r>
      </w:ins>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ins w:id="3702" w:author="PR Preview" w:date="2026-01-01T00:00:00Z">
        <w:r>
          <w:t xml:space="preserve"> </w:t>
        </w:r>
      </w:ins>
      <w:ins w:id="3703" w:author="PR Preview" w:date="2026-01-01T00:00:00Z">
        <w:r>
          <w:t xml:space="preserve">(for</w:t>
        </w:r>
      </w:ins>
      <w:ins w:id="3704" w:author="PR Preview" w:date="2026-01-01T00:00:00Z">
        <w:r>
          <w:t xml:space="preserve"> </w:t>
        </w:r>
      </w:ins>
      <m:oMath>
        <m:r>
          <m:t>i</m:t>
        </m:r>
        <m:r>
          <m:rPr>
            <m:sty m:val="p"/>
          </m:rPr>
          <m:t>=</m:t>
        </m:r>
        <m:r>
          <m:t>1</m:t>
        </m:r>
      </m:oMath>
      <w:ins w:id="3705" w:author="PR Preview" w:date="2026-01-01T00:00:00Z">
        <w:r>
          <w:t xml:space="preserve"> </w:t>
        </w:r>
      </w:ins>
      <w:ins w:id="3706" w:author="PR Preview" w:date="2026-01-01T00:00:00Z">
        <w:r>
          <w:t xml:space="preserve">there are none, and the sum below is empty). Then</w:t>
        </w:r>
      </w:ins>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ins w:id="3707" w:author="PR Preview" w:date="2026-01-01T00:00:00Z">
        <w:r>
          <w:t xml:space="preserve">because each</w:t>
        </w:r>
      </w:ins>
      <w:ins w:id="3708" w:author="PR Preview" w:date="2026-01-01T00:00:00Z">
        <w:r>
          <w:t xml:space="preserve"> </w:t>
        </w:r>
      </w:ins>
      <m:oMath>
        <m:sSub>
          <m:e>
            <m:acc>
              <m:accPr>
                <m:chr m:val="̃"/>
              </m:accPr>
              <m:e>
                <m:r>
                  <m:t>u</m:t>
                </m:r>
              </m:e>
            </m:acc>
          </m:e>
          <m:sub>
            <m:r>
              <m:t>j</m:t>
            </m:r>
          </m:sub>
        </m:sSub>
        <m:r>
          <m:rPr>
            <m:sty m:val="p"/>
          </m:rPr>
          <m:t>⋅</m:t>
        </m:r>
        <m:sSub>
          <m:e>
            <m:acc>
              <m:accPr>
                <m:chr m:val="̃"/>
              </m:accPr>
              <m:e>
                <m:r>
                  <m:t>u</m:t>
                </m:r>
              </m:e>
            </m:acc>
          </m:e>
          <m:sub>
            <m:r>
              <m:t>i</m:t>
            </m:r>
          </m:sub>
        </m:sSub>
        <m:r>
          <m:rPr>
            <m:sty m:val="p"/>
          </m:rPr>
          <m:t>=</m:t>
        </m:r>
        <m:r>
          <m:t>0</m:t>
        </m:r>
      </m:oMath>
      <w:ins w:id="3709" w:author="PR Preview" w:date="2026-01-01T00:00:00Z">
        <w:r>
          <w:t xml:space="preserve">;</w:t>
        </w:r>
      </w:ins>
      <w:ins w:id="3710" w:author="PR Preview" w:date="2026-01-01T00:00:00Z">
        <w:r>
          <w:t xml:space="preserve"> </w:t>
        </w:r>
      </w:ins>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ins w:id="3711" w:author="PR Preview" w:date="2026-01-01T00:00:00Z">
        <w:r>
          <w:t xml:space="preserve">, because</w:t>
        </w:r>
      </w:ins>
      <w:ins w:id="3712" w:author="PR Preview" w:date="2026-01-01T00:00:00Z">
        <w:r>
          <w:t xml:space="preserve"> </w:t>
        </w:r>
      </w:ins>
      <m:oMath>
        <m:r>
          <m:t>​</m:t>
        </m:r>
        <m:d>
          <m:dPr>
            <m:begChr m:val="∥"/>
            <m:sepChr m:val=""/>
            <m:endChr m:val="∥"/>
            <m:grow/>
          </m:dPr>
          <m:e>
            <m:sSub>
              <m:e>
                <m:acc>
                  <m:accPr>
                    <m:chr m:val="̃"/>
                  </m:accPr>
                  <m:e>
                    <m:r>
                      <m:t>u</m:t>
                    </m:r>
                  </m:e>
                </m:acc>
              </m:e>
              <m:sub>
                <m:r>
                  <m:t>i</m:t>
                </m:r>
              </m:sub>
            </m:sSub>
          </m:e>
        </m:d>
        <m:r>
          <m:t>​</m:t>
        </m:r>
        <m:r>
          <m:rPr>
            <m:sty m:val="p"/>
          </m:rPr>
          <m:t>=</m:t>
        </m:r>
        <m:r>
          <m:t>1</m:t>
        </m:r>
      </m:oMath>
      <w:ins w:id="3713" w:author="PR Preview" w:date="2026-01-01T00:00:00Z">
        <w:r>
          <w:t xml:space="preserve">,</w:t>
        </w:r>
      </w:ins>
      <w:ins w:id="3714" w:author="PR Preview" w:date="2026-01-01T00:00:00Z">
        <w:r>
          <w:t xml:space="preserve"> </w:t>
        </w:r>
      </w:ins>
      <w:ins w:id="3715" w:author="PR Preview" w:date="2026-01-01T00:00:00Z">
        <w:r>
          <w:t xml:space="preserve">so the process does not stop;</w:t>
        </w:r>
      </w:ins>
      <w:ins w:id="3716" w:author="PR Preview" w:date="2026-01-01T00:00:00Z">
        <w:r>
          <w:t xml:space="preserve"> </w:t>
        </w:r>
      </w:ins>
      <w:ins w:id="3717" w:author="PR Preview" w:date="2026-01-01T00:00:00Z">
        <w:r>
          <w:t xml:space="preserve">and</w:t>
        </w:r>
      </w:ins>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ins w:id="3718" w:author="PR Preview" w:date="2026-01-01T00:00:00Z">
        <w:r>
          <w:t xml:space="preserve">So the orthonormal basis contains the starting list.</w:t>
        </w:r>
      </w:ins>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del w:id="3719" w:author="PR Preview" w:date="2026-01-01T00:00:00Z">
        <w:r>
          <w:delText xml:space="preserve">, so</w:delText>
        </w:r>
      </w:del>
      <w:del w:id="3720" w:author="PR Preview" w:date="2026-01-01T00:00:00Z">
        <w:r>
          <w:delText xml:space="preserve"> </w:delText>
        </w:r>
      </w:del>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del w:id="3721" w:author="PR Preview" w:date="2026-01-01T00:00:00Z">
        <w:r>
          <w:delText xml:space="preserve">,</w:delText>
        </w:r>
      </w:del>
      <w:del w:id="3722" w:author="PR Preview" w:date="2026-01-01T00:00:00Z">
        <w:r>
          <w:delText xml:space="preserve"> </w:delText>
        </w:r>
      </w:del>
      <w:del w:id="3723" w:author="PR Preview" w:date="2026-01-01T00:00:00Z">
        <w:r>
          <w:delText xml:space="preserve">with norm</w:delText>
        </w:r>
      </w:del>
      <w:del w:id="3724" w:author="PR Preview" w:date="2026-01-01T00:00:00Z">
        <w:r>
          <w:delText xml:space="preserve"> </w:delText>
        </w:r>
      </w:del>
      <m:oMath>
        <m:f>
          <m:fPr>
            <m:type m:val="lin"/>
          </m:fPr>
          <m:num>
            <m:r>
              <m:t>1</m:t>
            </m:r>
          </m:num>
          <m:den>
            <m:rad>
              <m:radPr>
                <m:degHide m:val="on"/>
              </m:radPr>
              <m:deg/>
              <m:e>
                <m:r>
                  <m:t>2</m:t>
                </m:r>
              </m:e>
            </m:rad>
          </m:den>
        </m:f>
      </m:oMath>
      <w:del w:id="3725" w:author="PR Preview" w:date="2026-01-01T00:00:00Z">
        <w:r>
          <w:delText xml:space="preserve">, and</w:delText>
        </w:r>
      </w:del>
      <w:del w:id="3726"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del w:id="3727" w:author="PR Preview" w:date="2026-01-01T00:00:00Z">
        <w:r>
          <w:delText xml:space="preserve">.</w:delText>
        </w:r>
      </w:del>
    </w:p>
    <w:p>
      <w:pPr>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ins w:id="3728" w:author="PR Preview" w:date="2026-01-01T00:00:00Z">
        <w:r>
          <w:t xml:space="preserve">, so</w:t>
        </w:r>
      </w:ins>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ins w:id="3729" w:author="PR Preview" w:date="2026-01-01T00:00:00Z">
        <w:r>
          <w:t xml:space="preserve">with norm</w:t>
        </w:r>
      </w:ins>
      <w:ins w:id="3730" w:author="PR Preview" w:date="2026-01-01T00:00:00Z">
        <w:r>
          <w:t xml:space="preserve"> </w:t>
        </w:r>
      </w:ins>
      <m:oMath>
        <m:f>
          <m:fPr>
            <m:type m:val="lin"/>
          </m:fPr>
          <m:num>
            <m:r>
              <m:t>1</m:t>
            </m:r>
          </m:num>
          <m:den>
            <m:rad>
              <m:radPr>
                <m:degHide m:val="on"/>
              </m:radPr>
              <m:deg/>
              <m:e>
                <m:r>
                  <m:t>2</m:t>
                </m:r>
              </m:e>
            </m:rad>
          </m:den>
        </m:f>
      </m:oMath>
      <w:ins w:id="3731" w:author="PR Preview" w:date="2026-01-01T00:00:00Z">
        <w:r>
          <w:t xml:space="preserve">, and</w:t>
        </w:r>
      </w:ins>
      <w:ins w:id="3732"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ins w:id="3733" w:author="PR Preview" w:date="2026-01-01T00:00:00Z">
        <w:r>
          <w:t xml:space="preserve">.</w:t>
        </w:r>
      </w:ins>
    </w:p>
    <w:p>
      <w:pPr>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del w:id="3734" w:author="PR Preview" w:date="2026-01-01T00:00:00Z">
        <w:r>
          <w:rPr>
            <w:b/>
            <w:bCs/>
          </w:rPr>
          <w:delText xml:space="preserve">Definition 66 (Outer product)</w:delText>
        </w:r>
      </w:del>
      <w:del w:id="3735" w:author="PR Preview" w:date="2026-01-01T00:00:00Z">
        <w:r>
          <w:delText xml:space="preserve"> </w:delText>
        </w:r>
      </w:del>
      <w:del w:id="3736" w:author="PR Preview" w:date="2026-01-01T00:00:00Z">
        <w:r>
          <w:delText xml:space="preserve">The</w:delText>
        </w:r>
      </w:del>
      <w:del w:id="3737" w:author="PR Preview" w:date="2026-01-01T00:00:00Z">
        <w:r>
          <w:delText xml:space="preserve"> </w:delText>
        </w:r>
      </w:del>
      <w:del w:id="3738" w:author="PR Preview" w:date="2026-01-01T00:00:00Z">
        <w:r>
          <w:rPr>
            <w:b/>
            <w:bCs/>
          </w:rPr>
          <w:delText xml:space="preserve">outer product</w:delText>
        </w:r>
      </w:del>
      <w:del w:id="3739" w:author="PR Preview" w:date="2026-01-01T00:00:00Z">
        <w:r>
          <w:delText xml:space="preserve"> </w:delText>
        </w:r>
      </w:del>
      <w:del w:id="3740" w:author="PR Preview" w:date="2026-01-01T00:00:00Z">
        <w:r>
          <w:delText xml:space="preserve">of a vector</w:delText>
        </w:r>
      </w:del>
      <w:del w:id="3741" w:author="PR Preview" w:date="2026-01-01T00:00:00Z">
        <w:r>
          <w:delText xml:space="preserve"> </w:delText>
        </w:r>
      </w:del>
      <m:oMath>
        <m:acc>
          <m:accPr>
            <m:chr m:val="̃"/>
          </m:accPr>
          <m:e>
            <m:r>
              <m:t>u</m:t>
            </m:r>
          </m:e>
        </m:acc>
      </m:oMath>
      <w:del w:id="3742" w:author="PR Preview" w:date="2026-01-01T00:00:00Z">
        <w:r>
          <w:delText xml:space="preserve"> </w:delText>
        </w:r>
      </w:del>
      <w:del w:id="3743" w:author="PR Preview" w:date="2026-01-01T00:00:00Z">
        <w:r>
          <w:delText xml:space="preserve">of length</w:delText>
        </w:r>
      </w:del>
      <w:del w:id="3744" w:author="PR Preview" w:date="2026-01-01T00:00:00Z">
        <w:r>
          <w:delText xml:space="preserve"> </w:delText>
        </w:r>
      </w:del>
      <m:oMath>
        <m:r>
          <m:t>m</m:t>
        </m:r>
      </m:oMath>
      <w:del w:id="3745" w:author="PR Preview" w:date="2026-01-01T00:00:00Z">
        <w:r>
          <w:delText xml:space="preserve"> </w:delText>
        </w:r>
      </w:del>
      <w:del w:id="3746" w:author="PR Preview" w:date="2026-01-01T00:00:00Z">
        <w:r>
          <w:delText xml:space="preserve">and a vector</w:delText>
        </w:r>
      </w:del>
      <w:del w:id="3747" w:author="PR Preview" w:date="2026-01-01T00:00:00Z">
        <w:r>
          <w:delText xml:space="preserve"> </w:delText>
        </w:r>
      </w:del>
      <m:oMath>
        <m:acc>
          <m:accPr>
            <m:chr m:val="̃"/>
          </m:accPr>
          <m:e>
            <m:r>
              <m:t>v</m:t>
            </m:r>
          </m:e>
        </m:acc>
      </m:oMath>
      <w:del w:id="3748" w:author="PR Preview" w:date="2026-01-01T00:00:00Z">
        <w:r>
          <w:delText xml:space="preserve"> </w:delText>
        </w:r>
      </w:del>
      <w:del w:id="3749" w:author="PR Preview" w:date="2026-01-01T00:00:00Z">
        <w:r>
          <w:delText xml:space="preserve">of length</w:delText>
        </w:r>
      </w:del>
      <w:del w:id="3750" w:author="PR Preview" w:date="2026-01-01T00:00:00Z">
        <w:r>
          <w:delText xml:space="preserve"> </w:delText>
        </w:r>
      </w:del>
      <m:oMath>
        <m:r>
          <m:t>n</m:t>
        </m:r>
      </m:oMath>
      <w:del w:id="3751" w:author="PR Preview" w:date="2026-01-01T00:00:00Z">
        <w:r>
          <w:delText xml:space="preserve"> </w:delText>
        </w:r>
      </w:del>
      <w:del w:id="3752" w:author="PR Preview" w:date="2026-01-01T00:00:00Z">
        <w:r>
          <w:delText xml:space="preserve">is the</w:delText>
        </w:r>
      </w:del>
      <w:del w:id="3753" w:author="PR Preview" w:date="2026-01-01T00:00:00Z">
        <w:r>
          <w:delText xml:space="preserve"> </w:delText>
        </w:r>
      </w:del>
      <m:oMath>
        <m:r>
          <m:t>m</m:t>
        </m:r>
        <m:r>
          <m:rPr>
            <m:sty m:val="p"/>
          </m:rPr>
          <m:t>×</m:t>
        </m:r>
        <m:r>
          <m:t>n</m:t>
        </m:r>
      </m:oMath>
      <w:del w:id="3754" w:author="PR Preview" w:date="2026-01-01T00:00:00Z">
        <w:r>
          <w:delText xml:space="preserve"> </w:delText>
        </w:r>
      </w:del>
      <w:del w:id="3755" w:author="PR Preview" w:date="2026-01-01T00:00:00Z">
        <w:r>
          <w:delText xml:space="preserve">matrix product (</w:delText>
        </w:r>
      </w:del>
      <w:hyperlink w:anchor="def-matrix-mult">
        <w:del w:id="3756" w:author="PR Preview" w:date="2026-01-01T00:00:00Z">
          <w:r>
            <w:rPr>
              <w:rStyle w:val="Hyperlink"/>
            </w:rPr>
            <w:delText xml:space="preserve">Definition 24</w:delText>
          </w:r>
        </w:del>
      </w:hyperlink>
      <w:del w:id="3757" w:author="PR Preview" w:date="2026-01-01T00:00:00Z">
        <w:r>
          <w:delText xml:space="preserve">)</w:delText>
        </w:r>
      </w:del>
      <w:del w:id="3758" w:author="PR Preview" w:date="2026-01-01T00:00:00Z">
        <w:r>
          <w:delText xml:space="preserve"> </w:delText>
        </w:r>
      </w:del>
      <m:oMath>
        <m:acc>
          <m:accPr>
            <m:chr m:val="̃"/>
          </m:accPr>
          <m:e>
            <m:r>
              <m:t>u</m:t>
            </m:r>
          </m:e>
        </m:acc>
        <m:r>
          <m:t> </m:t>
        </m:r>
        <m:sSup>
          <m:e>
            <m:acc>
              <m:accPr>
                <m:chr m:val="̃"/>
              </m:accPr>
              <m:e>
                <m:r>
                  <m:t>v</m:t>
                </m:r>
              </m:e>
            </m:acc>
          </m:e>
          <m:sup>
            <m:r>
              <m:rPr>
                <m:sty m:val="p"/>
              </m:rPr>
              <m:t>⊤</m:t>
            </m:r>
          </m:sup>
        </m:sSup>
      </m:oMath>
      <w:del w:id="3759" w:author="PR Preview" w:date="2026-01-01T00:00:00Z">
        <w:r>
          <w:delText xml:space="preserve"> </w:delText>
        </w:r>
      </w:del>
      <w:del w:id="3760" w:author="PR Preview" w:date="2026-01-01T00:00:00Z">
        <w:r>
          <w:delText xml:space="preserve">of the column vector</w:delText>
        </w:r>
      </w:del>
      <w:del w:id="3761" w:author="PR Preview" w:date="2026-01-01T00:00:00Z">
        <w:r>
          <w:delText xml:space="preserve"> </w:delText>
        </w:r>
      </w:del>
      <m:oMath>
        <m:acc>
          <m:accPr>
            <m:chr m:val="̃"/>
          </m:accPr>
          <m:e>
            <m:r>
              <m:t>u</m:t>
            </m:r>
          </m:e>
        </m:acc>
      </m:oMath>
      <w:del w:id="3762" w:author="PR Preview" w:date="2026-01-01T00:00:00Z">
        <w:r>
          <w:delText xml:space="preserve"> </w:delText>
        </w:r>
      </w:del>
      <w:del w:id="3763" w:author="PR Preview" w:date="2026-01-01T00:00:00Z">
        <w:r>
          <w:delText xml:space="preserve">with the row vector</w:delText>
        </w:r>
      </w:del>
      <w:del w:id="3764" w:author="PR Preview" w:date="2026-01-01T00:00:00Z">
        <w:r>
          <w:delText xml:space="preserve"> </w:delText>
        </w:r>
      </w:del>
      <m:oMath>
        <m:sSup>
          <m:e>
            <m:acc>
              <m:accPr>
                <m:chr m:val="̃"/>
              </m:accPr>
              <m:e>
                <m:r>
                  <m:t>v</m:t>
                </m:r>
              </m:e>
            </m:acc>
          </m:e>
          <m:sup>
            <m:r>
              <m:rPr>
                <m:sty m:val="p"/>
              </m:rPr>
              <m:t>⊤</m:t>
            </m:r>
          </m:sup>
        </m:sSup>
      </m:oMath>
      <w:del w:id="3765" w:author="PR Preview" w:date="2026-01-01T00:00:00Z">
        <w:r>
          <w:delText xml:space="preserve">.</w:delText>
        </w:r>
      </w:del>
      <w:del w:id="3766" w:author="PR Preview" w:date="2026-01-01T00:00:00Z">
        <w:r>
          <w:delText xml:space="preserve"> </w:delText>
        </w:r>
      </w:del>
      <w:del w:id="3767" w:author="PR Preview" w:date="2026-01-01T00:00:00Z">
        <w:r>
          <w:delText xml:space="preserve">Its entries are</w:delText>
        </w:r>
      </w:del>
    </w:p>
    <w:p>
      <w:pPr>
        <w:pStyle w:val="FirstParagraph"/>
      </w:pPr>
      <w:ins w:id="3768" w:author="PR Preview" w:date="2026-01-01T00:00:00Z">
        <w:r>
          <w:rPr>
            <w:b/>
            <w:bCs/>
          </w:rPr>
          <w:t xml:space="preserve">Definition 66 (Outer product)</w:t>
        </w:r>
      </w:ins>
      <w:ins w:id="3769" w:author="PR Preview" w:date="2026-01-01T00:00:00Z">
        <w:r>
          <w:t xml:space="preserve"> </w:t>
        </w:r>
      </w:ins>
      <w:ins w:id="3770" w:author="PR Preview" w:date="2026-01-01T00:00:00Z">
        <w:r>
          <w:t xml:space="preserve">The</w:t>
        </w:r>
      </w:ins>
      <w:ins w:id="3771" w:author="PR Preview" w:date="2026-01-01T00:00:00Z">
        <w:r>
          <w:t xml:space="preserve"> </w:t>
        </w:r>
      </w:ins>
      <w:ins w:id="3772" w:author="PR Preview" w:date="2026-01-01T00:00:00Z">
        <w:r>
          <w:rPr>
            <w:b/>
            <w:bCs/>
          </w:rPr>
          <w:t xml:space="preserve">outer product</w:t>
        </w:r>
      </w:ins>
      <w:ins w:id="3773" w:author="PR Preview" w:date="2026-01-01T00:00:00Z">
        <w:r>
          <w:t xml:space="preserve"> </w:t>
        </w:r>
      </w:ins>
      <w:ins w:id="3774" w:author="PR Preview" w:date="2026-01-01T00:00:00Z">
        <w:r>
          <w:t xml:space="preserve">of a vector</w:t>
        </w:r>
      </w:ins>
      <w:ins w:id="3775" w:author="PR Preview" w:date="2026-01-01T00:00:00Z">
        <w:r>
          <w:t xml:space="preserve"> </w:t>
        </w:r>
      </w:ins>
      <m:oMath>
        <m:acc>
          <m:accPr>
            <m:chr m:val="̃"/>
          </m:accPr>
          <m:e>
            <m:r>
              <m:t>u</m:t>
            </m:r>
          </m:e>
        </m:acc>
      </m:oMath>
      <w:ins w:id="3776" w:author="PR Preview" w:date="2026-01-01T00:00:00Z">
        <w:r>
          <w:t xml:space="preserve"> </w:t>
        </w:r>
      </w:ins>
      <w:ins w:id="3777" w:author="PR Preview" w:date="2026-01-01T00:00:00Z">
        <w:r>
          <w:t xml:space="preserve">of length</w:t>
        </w:r>
      </w:ins>
      <w:ins w:id="3778" w:author="PR Preview" w:date="2026-01-01T00:00:00Z">
        <w:r>
          <w:t xml:space="preserve"> </w:t>
        </w:r>
      </w:ins>
      <m:oMath>
        <m:r>
          <m:t>m</m:t>
        </m:r>
      </m:oMath>
      <w:ins w:id="3779" w:author="PR Preview" w:date="2026-01-01T00:00:00Z">
        <w:r>
          <w:t xml:space="preserve"> </w:t>
        </w:r>
      </w:ins>
      <w:ins w:id="3780" w:author="PR Preview" w:date="2026-01-01T00:00:00Z">
        <w:r>
          <w:t xml:space="preserve">and a vector</w:t>
        </w:r>
      </w:ins>
      <w:ins w:id="3781" w:author="PR Preview" w:date="2026-01-01T00:00:00Z">
        <w:r>
          <w:t xml:space="preserve"> </w:t>
        </w:r>
      </w:ins>
      <m:oMath>
        <m:acc>
          <m:accPr>
            <m:chr m:val="̃"/>
          </m:accPr>
          <m:e>
            <m:r>
              <m:t>v</m:t>
            </m:r>
          </m:e>
        </m:acc>
      </m:oMath>
      <w:ins w:id="3782" w:author="PR Preview" w:date="2026-01-01T00:00:00Z">
        <w:r>
          <w:t xml:space="preserve"> </w:t>
        </w:r>
      </w:ins>
      <w:ins w:id="3783" w:author="PR Preview" w:date="2026-01-01T00:00:00Z">
        <w:r>
          <w:t xml:space="preserve">of length</w:t>
        </w:r>
      </w:ins>
      <w:ins w:id="3784" w:author="PR Preview" w:date="2026-01-01T00:00:00Z">
        <w:r>
          <w:t xml:space="preserve"> </w:t>
        </w:r>
      </w:ins>
      <m:oMath>
        <m:r>
          <m:t>n</m:t>
        </m:r>
      </m:oMath>
      <w:ins w:id="3785" w:author="PR Preview" w:date="2026-01-01T00:00:00Z">
        <w:r>
          <w:t xml:space="preserve"> </w:t>
        </w:r>
      </w:ins>
      <w:ins w:id="3786" w:author="PR Preview" w:date="2026-01-01T00:00:00Z">
        <w:r>
          <w:t xml:space="preserve">is the</w:t>
        </w:r>
      </w:ins>
      <w:ins w:id="3787" w:author="PR Preview" w:date="2026-01-01T00:00:00Z">
        <w:r>
          <w:t xml:space="preserve"> </w:t>
        </w:r>
      </w:ins>
      <m:oMath>
        <m:r>
          <m:t>m</m:t>
        </m:r>
        <m:r>
          <m:rPr>
            <m:sty m:val="p"/>
          </m:rPr>
          <m:t>×</m:t>
        </m:r>
        <m:r>
          <m:t>n</m:t>
        </m:r>
      </m:oMath>
      <w:ins w:id="3788" w:author="PR Preview" w:date="2026-01-01T00:00:00Z">
        <w:r>
          <w:t xml:space="preserve"> </w:t>
        </w:r>
      </w:ins>
      <w:ins w:id="3789" w:author="PR Preview" w:date="2026-01-01T00:00:00Z">
        <w:r>
          <w:t xml:space="preserve">matrix product (4)</w:t>
        </w:r>
      </w:ins>
      <w:ins w:id="3790" w:author="PR Preview" w:date="2026-01-01T00:00:00Z">
        <w:r>
          <w:t xml:space="preserve"> </w:t>
        </w:r>
      </w:ins>
      <m:oMath>
        <m:acc>
          <m:accPr>
            <m:chr m:val="̃"/>
          </m:accPr>
          <m:e>
            <m:r>
              <m:t>u</m:t>
            </m:r>
          </m:e>
        </m:acc>
        <m:r>
          <m:t> </m:t>
        </m:r>
        <m:sSup>
          <m:e>
            <m:acc>
              <m:accPr>
                <m:chr m:val="̃"/>
              </m:accPr>
              <m:e>
                <m:r>
                  <m:t>v</m:t>
                </m:r>
              </m:e>
            </m:acc>
          </m:e>
          <m:sup>
            <m:r>
              <m:rPr>
                <m:sty m:val="p"/>
              </m:rPr>
              <m:t>⊤</m:t>
            </m:r>
          </m:sup>
        </m:sSup>
      </m:oMath>
      <w:ins w:id="3791" w:author="PR Preview" w:date="2026-01-01T00:00:00Z">
        <w:r>
          <w:t xml:space="preserve"> </w:t>
        </w:r>
      </w:ins>
      <w:ins w:id="3792" w:author="PR Preview" w:date="2026-01-01T00:00:00Z">
        <w:r>
          <w:t xml:space="preserve">of the column vector</w:t>
        </w:r>
      </w:ins>
      <w:ins w:id="3793" w:author="PR Preview" w:date="2026-01-01T00:00:00Z">
        <w:r>
          <w:t xml:space="preserve"> </w:t>
        </w:r>
      </w:ins>
      <m:oMath>
        <m:acc>
          <m:accPr>
            <m:chr m:val="̃"/>
          </m:accPr>
          <m:e>
            <m:r>
              <m:t>u</m:t>
            </m:r>
          </m:e>
        </m:acc>
      </m:oMath>
      <w:ins w:id="3794" w:author="PR Preview" w:date="2026-01-01T00:00:00Z">
        <w:r>
          <w:t xml:space="preserve"> </w:t>
        </w:r>
      </w:ins>
      <w:ins w:id="3795" w:author="PR Preview" w:date="2026-01-01T00:00:00Z">
        <w:r>
          <w:t xml:space="preserve">with the row vector</w:t>
        </w:r>
      </w:ins>
      <w:ins w:id="3796" w:author="PR Preview" w:date="2026-01-01T00:00:00Z">
        <w:r>
          <w:t xml:space="preserve"> </w:t>
        </w:r>
      </w:ins>
      <m:oMath>
        <m:sSup>
          <m:e>
            <m:acc>
              <m:accPr>
                <m:chr m:val="̃"/>
              </m:accPr>
              <m:e>
                <m:r>
                  <m:t>v</m:t>
                </m:r>
              </m:e>
            </m:acc>
          </m:e>
          <m:sup>
            <m:r>
              <m:rPr>
                <m:sty m:val="p"/>
              </m:rPr>
              <m:t>⊤</m:t>
            </m:r>
          </m:sup>
        </m:sSup>
      </m:oMath>
      <w:ins w:id="3797" w:author="PR Preview" w:date="2026-01-01T00:00:00Z">
        <w:r>
          <w:t xml:space="preserve">.</w:t>
        </w:r>
      </w:ins>
      <w:ins w:id="3798" w:author="PR Preview" w:date="2026-01-01T00:00:00Z">
        <w:r>
          <w:t xml:space="preserve"> </w:t>
        </w:r>
      </w:ins>
      <w:ins w:id="3799" w:author="PR Preview" w:date="2026-01-01T00:00:00Z">
        <w:r>
          <w:t xml:space="preserve">Its entries are</w:t>
        </w:r>
      </w:ins>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del w:id="3800" w:author="PR Preview" w:date="2026-01-01T00:00:00Z">
        <w:r>
          <w:rPr>
            <w:b/>
            <w:bCs/>
          </w:rPr>
          <w:delText xml:space="preserve">The rank is at most one.</w:delText>
        </w:r>
      </w:del>
      <w:del w:id="3801" w:author="PR Preview" w:date="2026-01-01T00:00:00Z">
        <w:r>
          <w:delText xml:space="preserve"> </w:delText>
        </w:r>
      </w:del>
      <w:del w:id="3802" w:author="PR Preview" w:date="2026-01-01T00:00:00Z">
        <w:r>
          <w:delText xml:space="preserve">Take any two columns</w:delText>
        </w:r>
      </w:del>
      <w:del w:id="3803" w:author="PR Preview" w:date="2026-01-01T00:00:00Z">
        <w:r>
          <w:delText xml:space="preserve"> </w:delText>
        </w:r>
      </w:del>
      <m:oMath>
        <m:r>
          <m:t>j</m:t>
        </m:r>
        <m:r>
          <m:rPr>
            <m:sty m:val="p"/>
          </m:rPr>
          <m:t>≠</m:t>
        </m:r>
        <m:r>
          <m:t>k</m:t>
        </m:r>
      </m:oMath>
      <w:del w:id="3804" w:author="PR Preview" w:date="2026-01-01T00:00:00Z">
        <w:r>
          <w:delText xml:space="preserve">.</w:delText>
        </w:r>
      </w:del>
      <w:del w:id="3805" w:author="PR Preview" w:date="2026-01-01T00:00:00Z">
        <w:r>
          <w:delText xml:space="preserve"> </w:delText>
        </w:r>
      </w:del>
      <w:del w:id="3806" w:author="PR Preview" w:date="2026-01-01T00:00:00Z">
        <w:r>
          <w:delText xml:space="preserve">If</w:delText>
        </w:r>
      </w:del>
      <w:del w:id="3807" w:author="PR Preview" w:date="2026-01-01T00:00:00Z">
        <w:r>
          <w:delText xml:space="preserve"> </w:delText>
        </w:r>
      </w:del>
      <m:oMath>
        <m:sSub>
          <m:e>
            <m:r>
              <m:t>v</m:t>
            </m:r>
          </m:e>
          <m:sub>
            <m:r>
              <m:t>j</m:t>
            </m:r>
          </m:sub>
        </m:sSub>
        <m:r>
          <m:rPr>
            <m:sty m:val="p"/>
          </m:rPr>
          <m:t>=</m:t>
        </m:r>
        <m:sSub>
          <m:e>
            <m:r>
              <m:t>v</m:t>
            </m:r>
          </m:e>
          <m:sub>
            <m:r>
              <m:t>k</m:t>
            </m:r>
          </m:sub>
        </m:sSub>
        <m:r>
          <m:rPr>
            <m:sty m:val="p"/>
          </m:rPr>
          <m:t>=</m:t>
        </m:r>
        <m:r>
          <m:t>0</m:t>
        </m:r>
      </m:oMath>
      <w:del w:id="3808" w:author="PR Preview" w:date="2026-01-01T00:00:00Z">
        <w:r>
          <w:delText xml:space="preserve">, both columns are</w:delText>
        </w:r>
      </w:del>
      <w:del w:id="3809" w:author="PR Preview" w:date="2026-01-01T00:00:00Z">
        <w:r>
          <w:delText xml:space="preserve"> </w:delText>
        </w:r>
      </w:del>
      <m:oMath>
        <m:acc>
          <m:accPr>
            <m:chr m:val="̃"/>
          </m:accPr>
          <m:e>
            <m:r>
              <m:t>0</m:t>
            </m:r>
          </m:e>
        </m:acc>
      </m:oMath>
      <w:del w:id="3810" w:author="PR Preview" w:date="2026-01-01T00:00:00Z">
        <w:r>
          <w:delText xml:space="preserve">,</w:delText>
        </w:r>
      </w:del>
      <w:del w:id="3811" w:author="PR Preview" w:date="2026-01-01T00:00:00Z">
        <w:r>
          <w:delText xml:space="preserve"> </w:delText>
        </w:r>
      </w:del>
      <w:del w:id="3812" w:author="PR Preview" w:date="2026-01-01T00:00:00Z">
        <w:r>
          <w:delText xml:space="preserve">and</w:delText>
        </w:r>
      </w:del>
      <w:del w:id="3813" w:author="PR Preview" w:date="2026-01-01T00:00:00Z">
        <w:r>
          <w:delText xml:space="preserve"> </w:delText>
        </w:r>
      </w:del>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del w:id="3814" w:author="PR Preview" w:date="2026-01-01T00:00:00Z">
        <w:r>
          <w:delText xml:space="preserve">.</w:delText>
        </w:r>
      </w:del>
      <w:del w:id="3815" w:author="PR Preview" w:date="2026-01-01T00:00:00Z">
        <w:r>
          <w:delText xml:space="preserve"> </w:delText>
        </w:r>
      </w:del>
      <w:del w:id="3816" w:author="PR Preview" w:date="2026-01-01T00:00:00Z">
        <w:r>
          <w:delText xml:space="preserve">Otherwise, use the coefficients</w:delText>
        </w:r>
      </w:del>
      <w:del w:id="3817" w:author="PR Preview" w:date="2026-01-01T00:00:00Z">
        <w:r>
          <w:delText xml:space="preserve"> </w:delText>
        </w:r>
      </w:del>
      <m:oMath>
        <m:sSub>
          <m:e>
            <m:r>
              <m:t>c</m:t>
            </m:r>
          </m:e>
          <m:sub>
            <m:r>
              <m:t>j</m:t>
            </m:r>
          </m:sub>
        </m:sSub>
        <m:r>
          <m:rPr>
            <m:sty m:val="p"/>
          </m:rPr>
          <m:t>=</m:t>
        </m:r>
        <m:sSub>
          <m:e>
            <m:r>
              <m:t>v</m:t>
            </m:r>
          </m:e>
          <m:sub>
            <m:r>
              <m:t>k</m:t>
            </m:r>
          </m:sub>
        </m:sSub>
      </m:oMath>
      <w:del w:id="3818" w:author="PR Preview" w:date="2026-01-01T00:00:00Z">
        <w:r>
          <w:delText xml:space="preserve"> </w:delText>
        </w:r>
      </w:del>
      <w:del w:id="3819" w:author="PR Preview" w:date="2026-01-01T00:00:00Z">
        <w:r>
          <w:delText xml:space="preserve">and</w:delText>
        </w:r>
      </w:del>
      <w:del w:id="3820" w:author="PR Preview" w:date="2026-01-01T00:00:00Z">
        <w:r>
          <w:delText xml:space="preserve"> </w:delText>
        </w:r>
      </w:del>
      <m:oMath>
        <m:sSub>
          <m:e>
            <m:r>
              <m:t>c</m:t>
            </m:r>
          </m:e>
          <m:sub>
            <m:r>
              <m:t>k</m:t>
            </m:r>
          </m:sub>
        </m:sSub>
        <m:r>
          <m:rPr>
            <m:sty m:val="p"/>
          </m:rPr>
          <m:t>=</m:t>
        </m:r>
        <m:r>
          <m:rPr>
            <m:sty m:val="p"/>
          </m:rPr>
          <m:t>−</m:t>
        </m:r>
        <m:sSub>
          <m:e>
            <m:r>
              <m:t>v</m:t>
            </m:r>
          </m:e>
          <m:sub>
            <m:r>
              <m:t>j</m:t>
            </m:r>
          </m:sub>
        </m:sSub>
      </m:oMath>
      <w:del w:id="3821" w:author="PR Preview" w:date="2026-01-01T00:00:00Z">
        <w:r>
          <w:delText xml:space="preserve">,</w:delText>
        </w:r>
      </w:del>
      <w:del w:id="3822" w:author="PR Preview" w:date="2026-01-01T00:00:00Z">
        <w:r>
          <w:delText xml:space="preserve"> </w:delText>
        </w:r>
      </w:del>
      <w:del w:id="3823" w:author="PR Preview" w:date="2026-01-01T00:00:00Z">
        <w:r>
          <w:delText xml:space="preserve">which are not both zero:</w:delText>
        </w:r>
      </w:del>
    </w:p>
    <w:p>
      <w:pPr>
        <w:pStyle w:val="BodyText"/>
      </w:pPr>
      <w:ins w:id="3824" w:author="PR Preview" w:date="2026-01-01T00:00:00Z">
        <w:r>
          <w:rPr>
            <w:b/>
            <w:bCs/>
          </w:rPr>
          <w:t xml:space="preserve">The rank is at most one.</w:t>
        </w:r>
      </w:ins>
      <w:ins w:id="3825" w:author="PR Preview" w:date="2026-01-01T00:00:00Z">
        <w:r>
          <w:t xml:space="preserve"> </w:t>
        </w:r>
      </w:ins>
      <w:ins w:id="3826" w:author="PR Preview" w:date="2026-01-01T00:00:00Z">
        <w:r>
          <w:t xml:space="preserve">Take any two columns</w:t>
        </w:r>
      </w:ins>
      <w:ins w:id="3827" w:author="PR Preview" w:date="2026-01-01T00:00:00Z">
        <w:r>
          <w:t xml:space="preserve"> </w:t>
        </w:r>
      </w:ins>
      <m:oMath>
        <m:r>
          <m:t>j</m:t>
        </m:r>
        <m:r>
          <m:rPr>
            <m:sty m:val="p"/>
          </m:rPr>
          <m:t>≠</m:t>
        </m:r>
        <m:r>
          <m:t>k</m:t>
        </m:r>
      </m:oMath>
      <w:ins w:id="3828" w:author="PR Preview" w:date="2026-01-01T00:00:00Z">
        <w:r>
          <w:t xml:space="preserve">.</w:t>
        </w:r>
      </w:ins>
      <w:ins w:id="3829" w:author="PR Preview" w:date="2026-01-01T00:00:00Z">
        <w:r>
          <w:t xml:space="preserve"> </w:t>
        </w:r>
      </w:ins>
      <w:ins w:id="3830" w:author="PR Preview" w:date="2026-01-01T00:00:00Z">
        <w:r>
          <w:t xml:space="preserve">If</w:t>
        </w:r>
      </w:ins>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ins w:id="3831" w:author="PR Preview" w:date="2026-01-01T00:00:00Z">
        <w:r>
          <w:t xml:space="preserve">both columns are</w:t>
        </w:r>
      </w:ins>
      <w:ins w:id="3832" w:author="PR Preview" w:date="2026-01-01T00:00:00Z">
        <w:r>
          <w:t xml:space="preserve"> </w:t>
        </w:r>
      </w:ins>
      <m:oMath>
        <m:acc>
          <m:accPr>
            <m:chr m:val="̃"/>
          </m:accPr>
          <m:e>
            <m:r>
              <m:t>0</m:t>
            </m:r>
          </m:e>
        </m:acc>
      </m:oMath>
      <w:ins w:id="3833" w:author="PR Preview" w:date="2026-01-01T00:00:00Z">
        <w:r>
          <w:t xml:space="preserve">,</w:t>
        </w:r>
      </w:ins>
      <w:ins w:id="3834" w:author="PR Preview" w:date="2026-01-01T00:00:00Z">
        <w:r>
          <w:t xml:space="preserve"> </w:t>
        </w:r>
      </w:ins>
      <w:ins w:id="3835" w:author="PR Preview" w:date="2026-01-01T00:00:00Z">
        <w:r>
          <w:t xml:space="preserve">and</w:t>
        </w:r>
      </w:ins>
      <w:ins w:id="3836" w:author="PR Preview" w:date="2026-01-01T00:00:00Z">
        <w:r>
          <w:t xml:space="preserve"> </w:t>
        </w:r>
      </w:ins>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ins w:id="3837" w:author="PR Preview" w:date="2026-01-01T00:00:00Z">
        <w:r>
          <w:t xml:space="preserve">.</w:t>
        </w:r>
      </w:ins>
      <w:ins w:id="3838" w:author="PR Preview" w:date="2026-01-01T00:00:00Z">
        <w:r>
          <w:t xml:space="preserve"> </w:t>
        </w:r>
      </w:ins>
      <w:ins w:id="3839" w:author="PR Preview" w:date="2026-01-01T00:00:00Z">
        <w:r>
          <w:t xml:space="preserve">Otherwise, use the coefficients</w:t>
        </w:r>
      </w:ins>
      <w:ins w:id="3840" w:author="PR Preview" w:date="2026-01-01T00:00:00Z">
        <w:r>
          <w:t xml:space="preserve"> </w:t>
        </w:r>
      </w:ins>
      <m:oMath>
        <m:sSub>
          <m:e>
            <m:r>
              <m:t>c</m:t>
            </m:r>
          </m:e>
          <m:sub>
            <m:r>
              <m:t>j</m:t>
            </m:r>
          </m:sub>
        </m:sSub>
        <m:r>
          <m:rPr>
            <m:sty m:val="p"/>
          </m:rPr>
          <m:t>=</m:t>
        </m:r>
        <m:sSub>
          <m:e>
            <m:r>
              <m:t>v</m:t>
            </m:r>
          </m:e>
          <m:sub>
            <m:r>
              <m:t>k</m:t>
            </m:r>
          </m:sub>
        </m:sSub>
      </m:oMath>
      <w:ins w:id="3841" w:author="PR Preview" w:date="2026-01-01T00:00:00Z">
        <w:r>
          <w:t xml:space="preserve"> </w:t>
        </w:r>
      </w:ins>
      <w:ins w:id="3842" w:author="PR Preview" w:date="2026-01-01T00:00:00Z">
        <w:r>
          <w:t xml:space="preserve">and</w:t>
        </w:r>
      </w:ins>
      <w:ins w:id="3843" w:author="PR Preview" w:date="2026-01-01T00:00:00Z">
        <w:r>
          <w:t xml:space="preserve"> </w:t>
        </w:r>
      </w:ins>
      <m:oMath>
        <m:sSub>
          <m:e>
            <m:r>
              <m:t>c</m:t>
            </m:r>
          </m:e>
          <m:sub>
            <m:r>
              <m:t>k</m:t>
            </m:r>
          </m:sub>
        </m:sSub>
        <m:r>
          <m:rPr>
            <m:sty m:val="p"/>
          </m:rPr>
          <m:t>=</m:t>
        </m:r>
        <m:r>
          <m:rPr>
            <m:sty m:val="p"/>
          </m:rPr>
          <m:t>−</m:t>
        </m:r>
        <m:sSub>
          <m:e>
            <m:r>
              <m:t>v</m:t>
            </m:r>
          </m:e>
          <m:sub>
            <m:r>
              <m:t>j</m:t>
            </m:r>
          </m:sub>
        </m:sSub>
      </m:oMath>
      <w:ins w:id="3844" w:author="PR Preview" w:date="2026-01-01T00:00:00Z">
        <w:r>
          <w:t xml:space="preserve">,</w:t>
        </w:r>
      </w:ins>
      <w:ins w:id="3845" w:author="PR Preview" w:date="2026-01-01T00:00:00Z">
        <w:r>
          <w:t xml:space="preserve"> </w:t>
        </w:r>
      </w:ins>
      <w:ins w:id="3846" w:author="PR Preview" w:date="2026-01-01T00:00:00Z">
        <w:r>
          <w:t xml:space="preserve">which are not both zero:</w:t>
        </w:r>
      </w:ins>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del w:id="3847" w:author="PR Preview" w:date="2026-01-01T00:00:00Z">
        <w:r>
          <w:delText xml:space="preserve">A</w:delText>
        </w:r>
      </w:del>
      <w:del w:id="3848" w:author="PR Preview" w:date="2026-01-01T00:00:00Z">
        <w:r>
          <w:delText xml:space="preserve"> </w:delText>
        </w:r>
      </w:del>
      <m:oMath>
        <m:r>
          <m:t>2</m:t>
        </m:r>
        <m:r>
          <m:rPr>
            <m:sty m:val="p"/>
          </m:rPr>
          <m:t>×</m:t>
        </m:r>
        <m:r>
          <m:t>3</m:t>
        </m:r>
      </m:oMath>
      <w:del w:id="3849" w:author="PR Preview" w:date="2026-01-01T00:00:00Z">
        <w:r>
          <w:delText xml:space="preserve"> </w:delText>
        </w:r>
      </w:del>
      <w:del w:id="3850" w:author="PR Preview" w:date="2026-01-01T00:00:00Z">
        <w:r>
          <w:delText xml:space="preserve">matrix</w:delText>
        </w:r>
      </w:del>
      <w:del w:id="3851" w:author="PR Preview" w:date="2026-01-01T00:00:00Z">
        <w:r>
          <w:delText xml:space="preserve"> </w:delText>
        </w:r>
      </w:del>
      <m:oMath>
        <m:r>
          <m:rPr>
            <m:sty m:val="bi"/>
          </m:rPr>
          <m:t>B</m:t>
        </m:r>
      </m:oMath>
      <w:del w:id="3852" w:author="PR Preview" w:date="2026-01-01T00:00:00Z">
        <w:r>
          <w:delText xml:space="preserve"> </w:delText>
        </w:r>
      </w:del>
      <w:del w:id="3853" w:author="PR Preview" w:date="2026-01-01T00:00:00Z">
        <w:r>
          <w:delText xml:space="preserve">is not square (</w:delText>
        </w:r>
      </w:del>
      <w:hyperlink w:anchor="def-square-matrix">
        <w:del w:id="3854" w:author="PR Preview" w:date="2026-01-01T00:00:00Z">
          <w:r>
            <w:rPr>
              <w:rStyle w:val="Hyperlink"/>
            </w:rPr>
            <w:delText xml:space="preserve">Definition 25</w:delText>
          </w:r>
        </w:del>
      </w:hyperlink>
      <w:del w:id="3855" w:author="PR Preview" w:date="2026-01-01T00:00:00Z">
        <w:r>
          <w:delText xml:space="preserve">), so</w:delText>
        </w:r>
      </w:del>
      <w:del w:id="3856" w:author="PR Preview" w:date="2026-01-01T00:00:00Z">
        <w:r>
          <w:delText xml:space="preserve"> </w:delText>
        </w:r>
      </w:del>
      <m:oMath>
        <m:sSup>
          <m:e>
            <m:r>
              <m:rPr>
                <m:sty m:val="bi"/>
              </m:rPr>
              <m:t>B</m:t>
            </m:r>
          </m:e>
          <m:sup>
            <m:r>
              <m:t>2</m:t>
            </m:r>
          </m:sup>
        </m:sSup>
      </m:oMath>
      <w:del w:id="3857" w:author="PR Preview" w:date="2026-01-01T00:00:00Z">
        <w:r>
          <w:delText xml:space="preserve"> </w:delText>
        </w:r>
      </w:del>
      <w:del w:id="3858" w:author="PR Preview" w:date="2026-01-01T00:00:00Z">
        <w:r>
          <w:delText xml:space="preserve">is not defined;</w:delText>
        </w:r>
      </w:del>
      <w:del w:id="3859" w:author="PR Preview" w:date="2026-01-01T00:00:00Z">
        <w:r>
          <w:delText xml:space="preserve"> </w:delText>
        </w:r>
      </w:del>
      <w:del w:id="3860" w:author="PR Preview" w:date="2026-01-01T00:00:00Z">
        <w:r>
          <w:delText xml:space="preserve">indeed</w:delText>
        </w:r>
      </w:del>
      <w:del w:id="3861" w:author="PR Preview" w:date="2026-01-01T00:00:00Z">
        <w:r>
          <w:delText xml:space="preserve"> </w:delText>
        </w:r>
      </w:del>
      <m:oMath>
        <m:r>
          <m:rPr>
            <m:sty m:val="bi"/>
          </m:rPr>
          <m:t>B</m:t>
        </m:r>
        <m:r>
          <m:rPr>
            <m:sty m:val="bi"/>
          </m:rPr>
          <m:t>B</m:t>
        </m:r>
      </m:oMath>
      <w:del w:id="3862" w:author="PR Preview" w:date="2026-01-01T00:00:00Z">
        <w:r>
          <w:delText xml:space="preserve"> </w:delText>
        </w:r>
      </w:del>
      <w:del w:id="3863" w:author="PR Preview" w:date="2026-01-01T00:00:00Z">
        <w:r>
          <w:delText xml:space="preserve">would multiply a matrix with</w:delText>
        </w:r>
      </w:del>
      <w:del w:id="3864" w:author="PR Preview" w:date="2026-01-01T00:00:00Z">
        <w:r>
          <w:delText xml:space="preserve"> </w:delText>
        </w:r>
      </w:del>
      <m:oMath>
        <m:r>
          <m:t>3</m:t>
        </m:r>
      </m:oMath>
      <w:del w:id="3865" w:author="PR Preview" w:date="2026-01-01T00:00:00Z">
        <w:r>
          <w:delText xml:space="preserve"> </w:delText>
        </w:r>
      </w:del>
      <w:del w:id="3866" w:author="PR Preview" w:date="2026-01-01T00:00:00Z">
        <w:r>
          <w:delText xml:space="preserve">columns by one with</w:delText>
        </w:r>
      </w:del>
      <w:del w:id="3867" w:author="PR Preview" w:date="2026-01-01T00:00:00Z">
        <w:r>
          <w:delText xml:space="preserve"> </w:delText>
        </w:r>
      </w:del>
      <m:oMath>
        <m:r>
          <m:t>2</m:t>
        </m:r>
      </m:oMath>
      <w:del w:id="3868" w:author="PR Preview" w:date="2026-01-01T00:00:00Z">
        <w:r>
          <w:delText xml:space="preserve"> </w:delText>
        </w:r>
      </w:del>
      <w:del w:id="3869" w:author="PR Preview" w:date="2026-01-01T00:00:00Z">
        <w:r>
          <w:delText xml:space="preserve">rows,</w:delText>
        </w:r>
      </w:del>
      <w:del w:id="3870" w:author="PR Preview" w:date="2026-01-01T00:00:00Z">
        <w:r>
          <w:delText xml:space="preserve"> </w:delText>
        </w:r>
      </w:del>
      <w:del w:id="3871" w:author="PR Preview" w:date="2026-01-01T00:00:00Z">
        <w:r>
          <w:delText xml:space="preserve">which</w:delText>
        </w:r>
      </w:del>
      <w:del w:id="3872" w:author="PR Preview" w:date="2026-01-01T00:00:00Z">
        <w:r>
          <w:delText xml:space="preserve"> </w:delText>
        </w:r>
      </w:del>
      <w:hyperlink w:anchor="def-matrix-mult">
        <w:del w:id="3873" w:author="PR Preview" w:date="2026-01-01T00:00:00Z">
          <w:r>
            <w:rPr>
              <w:rStyle w:val="Hyperlink"/>
            </w:rPr>
            <w:delText xml:space="preserve">Definition 24</w:delText>
          </w:r>
        </w:del>
      </w:hyperlink>
      <w:del w:id="3874" w:author="PR Preview" w:date="2026-01-01T00:00:00Z">
        <w:r>
          <w:delText xml:space="preserve"> </w:delText>
        </w:r>
      </w:del>
      <w:del w:id="3875" w:author="PR Preview" w:date="2026-01-01T00:00:00Z">
        <w:r>
          <w:delText xml:space="preserve">does not allow.</w:delText>
        </w:r>
      </w:del>
    </w:p>
    <w:p>
      <w:pPr>
        <w:pStyle w:val="FirstParagraph"/>
      </w:pPr>
      <w:ins w:id="3876" w:author="PR Preview" w:date="2026-01-01T00:00:00Z">
        <w:r>
          <w:t xml:space="preserve">A</w:t>
        </w:r>
      </w:ins>
      <w:ins w:id="3877" w:author="PR Preview" w:date="2026-01-01T00:00:00Z">
        <w:r>
          <w:t xml:space="preserve"> </w:t>
        </w:r>
      </w:ins>
      <m:oMath>
        <m:r>
          <m:t>2</m:t>
        </m:r>
        <m:r>
          <m:rPr>
            <m:sty m:val="p"/>
          </m:rPr>
          <m:t>×</m:t>
        </m:r>
        <m:r>
          <m:t>3</m:t>
        </m:r>
      </m:oMath>
      <w:ins w:id="3878" w:author="PR Preview" w:date="2026-01-01T00:00:00Z">
        <w:r>
          <w:t xml:space="preserve"> </w:t>
        </w:r>
      </w:ins>
      <w:ins w:id="3879" w:author="PR Preview" w:date="2026-01-01T00:00:00Z">
        <w:r>
          <w:t xml:space="preserve">matrix</w:t>
        </w:r>
      </w:ins>
      <w:ins w:id="3880" w:author="PR Preview" w:date="2026-01-01T00:00:00Z">
        <w:r>
          <w:t xml:space="preserve"> </w:t>
        </w:r>
      </w:ins>
      <m:oMath>
        <m:r>
          <m:rPr>
            <m:sty m:val="bi"/>
          </m:rPr>
          <m:t>B</m:t>
        </m:r>
      </m:oMath>
      <w:ins w:id="3881" w:author="PR Preview" w:date="2026-01-01T00:00:00Z">
        <w:r>
          <w:t xml:space="preserve"> </w:t>
        </w:r>
      </w:ins>
      <w:ins w:id="3882" w:author="PR Preview" w:date="2026-01-01T00:00:00Z">
        <w:r>
          <w:t xml:space="preserve">is not square (</w:t>
        </w:r>
      </w:ins>
      <w:hyperlink w:anchor="def-square-matrix">
        <w:ins w:id="3883" w:author="PR Preview" w:date="2026-01-01T00:00:00Z">
          <w:r>
            <w:rPr>
              <w:rStyle w:val="Hyperlink"/>
            </w:rPr>
            <w:t xml:space="preserve">Definition 25</w:t>
          </w:r>
        </w:ins>
      </w:hyperlink>
      <w:ins w:id="3884" w:author="PR Preview" w:date="2026-01-01T00:00:00Z">
        <w:r>
          <w:t xml:space="preserve">), so</w:t>
        </w:r>
      </w:ins>
      <w:ins w:id="3885" w:author="PR Preview" w:date="2026-01-01T00:00:00Z">
        <w:r>
          <w:t xml:space="preserve"> </w:t>
        </w:r>
      </w:ins>
      <m:oMath>
        <m:sSup>
          <m:e>
            <m:r>
              <m:rPr>
                <m:sty m:val="bi"/>
              </m:rPr>
              <m:t>B</m:t>
            </m:r>
          </m:e>
          <m:sup>
            <m:r>
              <m:t>2</m:t>
            </m:r>
          </m:sup>
        </m:sSup>
      </m:oMath>
      <w:ins w:id="3886" w:author="PR Preview" w:date="2026-01-01T00:00:00Z">
        <w:r>
          <w:t xml:space="preserve"> </w:t>
        </w:r>
      </w:ins>
      <w:ins w:id="3887" w:author="PR Preview" w:date="2026-01-01T00:00:00Z">
        <w:r>
          <w:t xml:space="preserve">is not defined;</w:t>
        </w:r>
      </w:ins>
      <w:ins w:id="3888" w:author="PR Preview" w:date="2026-01-01T00:00:00Z">
        <w:r>
          <w:t xml:space="preserve"> </w:t>
        </w:r>
      </w:ins>
      <w:ins w:id="3889" w:author="PR Preview" w:date="2026-01-01T00:00:00Z">
        <w:r>
          <w:t xml:space="preserve">indeed</w:t>
        </w:r>
      </w:ins>
      <w:ins w:id="3890" w:author="PR Preview" w:date="2026-01-01T00:00:00Z">
        <w:r>
          <w:t xml:space="preserve"> </w:t>
        </w:r>
      </w:ins>
      <m:oMath>
        <m:r>
          <m:rPr>
            <m:sty m:val="bi"/>
          </m:rPr>
          <m:t>B</m:t>
        </m:r>
        <m:r>
          <m:rPr>
            <m:sty m:val="bi"/>
          </m:rPr>
          <m:t>B</m:t>
        </m:r>
      </m:oMath>
      <w:ins w:id="3891" w:author="PR Preview" w:date="2026-01-01T00:00:00Z">
        <w:r>
          <w:t xml:space="preserve"> </w:t>
        </w:r>
      </w:ins>
      <w:ins w:id="3892" w:author="PR Preview" w:date="2026-01-01T00:00:00Z">
        <w:r>
          <w:t xml:space="preserve">would multiply a matrix with</w:t>
        </w:r>
      </w:ins>
      <w:ins w:id="3893" w:author="PR Preview" w:date="2026-01-01T00:00:00Z">
        <w:r>
          <w:t xml:space="preserve"> </w:t>
        </w:r>
      </w:ins>
      <m:oMath>
        <m:r>
          <m:t>3</m:t>
        </m:r>
      </m:oMath>
      <w:ins w:id="3894" w:author="PR Preview" w:date="2026-01-01T00:00:00Z">
        <w:r>
          <w:t xml:space="preserve"> </w:t>
        </w:r>
      </w:ins>
      <w:ins w:id="3895" w:author="PR Preview" w:date="2026-01-01T00:00:00Z">
        <w:r>
          <w:t xml:space="preserve">columns by one with</w:t>
        </w:r>
      </w:ins>
      <w:ins w:id="3896" w:author="PR Preview" w:date="2026-01-01T00:00:00Z">
        <w:r>
          <w:t xml:space="preserve"> </w:t>
        </w:r>
      </w:ins>
      <m:oMath>
        <m:r>
          <m:t>2</m:t>
        </m:r>
      </m:oMath>
      <w:ins w:id="3897" w:author="PR Preview" w:date="2026-01-01T00:00:00Z">
        <w:r>
          <w:t xml:space="preserve"> </w:t>
        </w:r>
      </w:ins>
      <w:ins w:id="3898" w:author="PR Preview" w:date="2026-01-01T00:00:00Z">
        <w:r>
          <w:t xml:space="preserve">rows,</w:t>
        </w:r>
      </w:ins>
      <w:ins w:id="3899" w:author="PR Preview" w:date="2026-01-01T00:00:00Z">
        <w:r>
          <w:t xml:space="preserve"> </w:t>
        </w:r>
      </w:ins>
      <w:ins w:id="3900" w:author="PR Preview" w:date="2026-01-01T00:00:00Z">
        <w:r>
          <w:t xml:space="preserve">which 4 does not allow.</w:t>
        </w:r>
      </w:ins>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del w:id="3901" w:author="PR Preview" w:date="2026-01-01T00:00:00Z">
        <w:r>
          <w:rPr>
            <w:b/>
            <w:bCs/>
          </w:rPr>
          <w:delText xml:space="preserve">Example 117 (A matrix that is not symmetric)</w:delText>
        </w:r>
      </w:del>
      <w:del w:id="390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3903" w:author="PR Preview" w:date="2026-01-01T00:00:00Z">
        <w:r>
          <w:delText xml:space="preserve"> </w:delText>
        </w:r>
      </w:del>
      <w:del w:id="3904" w:author="PR Preview" w:date="2026-01-01T00:00:00Z">
        <w:r>
          <w:delText xml:space="preserve">is not symmetric:</w:delText>
        </w:r>
      </w:del>
      <w:del w:id="3905" w:author="PR Preview" w:date="2026-01-01T00:00:00Z">
        <w:r>
          <w:delText xml:space="preserve"> </w:delText>
        </w:r>
      </w:del>
      <m:oMath>
        <m:sSub>
          <m:e>
            <m:r>
              <m:t>a</m:t>
            </m:r>
          </m:e>
          <m:sub>
            <m:r>
              <m:t>12</m:t>
            </m:r>
          </m:sub>
        </m:sSub>
        <m:r>
          <m:rPr>
            <m:sty m:val="p"/>
          </m:rPr>
          <m:t>=</m:t>
        </m:r>
        <m:r>
          <m:t>2</m:t>
        </m:r>
        <m:r>
          <m:rPr>
            <m:sty m:val="p"/>
          </m:rPr>
          <m:t>≠</m:t>
        </m:r>
        <m:r>
          <m:t>3</m:t>
        </m:r>
        <m:r>
          <m:rPr>
            <m:sty m:val="p"/>
          </m:rPr>
          <m:t>=</m:t>
        </m:r>
        <m:sSub>
          <m:e>
            <m:r>
              <m:t>a</m:t>
            </m:r>
          </m:e>
          <m:sub>
            <m:r>
              <m:t>21</m:t>
            </m:r>
          </m:sub>
        </m:sSub>
      </m:oMath>
      <w:del w:id="3906" w:author="PR Preview" w:date="2026-01-01T00:00:00Z">
        <w:r>
          <w:delText xml:space="preserve">.</w:delText>
        </w:r>
      </w:del>
    </w:p>
    <w:p>
      <w:pPr>
        <w:pStyle w:val="FirstParagraph"/>
      </w:pPr>
      <w:ins w:id="3907" w:author="PR Preview" w:date="2026-01-01T00:00:00Z">
        <w:r>
          <w:rPr>
            <w:b/>
            <w:bCs/>
          </w:rPr>
          <w:t xml:space="preserve">Example 117 (A matrix that is not symmetric)</w:t>
        </w:r>
      </w:ins>
      <w:ins w:id="390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3909" w:author="PR Preview" w:date="2026-01-01T00:00:00Z">
        <w:r>
          <w:t xml:space="preserve"> </w:t>
        </w:r>
      </w:ins>
      <w:ins w:id="3910"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77"/>
    <w:bookmarkStart w:id="378"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del w:id="3911" w:author="PR Preview" w:date="2026-01-01T00:00:00Z">
        <w:r>
          <w:rPr>
            <w:b/>
            <w:bCs/>
          </w:rPr>
          <w:delText xml:space="preserve">Example 119 (An invertible matrix and a singular one)</w:delText>
        </w:r>
      </w:del>
      <w:del w:id="3912" w:author="PR Preview" w:date="2026-01-01T00:00:00Z">
        <w:r>
          <w:delText xml:space="preserve"> </w:delText>
        </w:r>
      </w:del>
      <w:del w:id="3913" w:author="PR Preview" w:date="2026-01-01T00:00:00Z">
        <w:r>
          <w:delText xml:space="preserve">The matrix</w:delText>
        </w:r>
      </w:del>
      <w:del w:id="391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3915" w:author="PR Preview" w:date="2026-01-01T00:00:00Z">
        <w:r>
          <w:delText xml:space="preserve"> </w:delText>
        </w:r>
      </w:del>
      <w:del w:id="3916" w:author="PR Preview" w:date="2026-01-01T00:00:00Z">
        <w:r>
          <w:delText xml:space="preserve">is invertible, with</w:delText>
        </w:r>
      </w:del>
      <w:del w:id="391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3918" w:author="PR Preview" w:date="2026-01-01T00:00:00Z">
        <w:r>
          <w:delText xml:space="preserve">:</w:delText>
        </w:r>
      </w:del>
      <w:del w:id="3919" w:author="PR Preview" w:date="2026-01-01T00:00:00Z">
        <w:r>
          <w:delText xml:space="preserve"> </w:delText>
        </w:r>
      </w:del>
      <w:del w:id="3920" w:author="PR Preview" w:date="2026-01-01T00:00:00Z">
        <w:r>
          <w:delText xml:space="preserve">multiplying out gives</w:delText>
        </w:r>
      </w:del>
      <w:del w:id="3921" w:author="PR Preview" w:date="2026-01-01T00:00:00Z">
        <w:r>
          <w:delText xml:space="preserve"> </w:delText>
        </w:r>
      </w:del>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del w:id="3922" w:author="PR Preview" w:date="2026-01-01T00:00:00Z">
        <w:r>
          <w:delText xml:space="preserve">.</w:delText>
        </w:r>
      </w:del>
    </w:p>
    <w:p>
      <w:pPr>
        <w:pStyle w:val="BodyText"/>
      </w:pPr>
      <w:ins w:id="3923" w:author="PR Preview" w:date="2026-01-01T00:00:00Z">
        <w:r>
          <w:rPr>
            <w:b/>
            <w:bCs/>
          </w:rPr>
          <w:t xml:space="preserve">Example 119 (An invertible matrix and a singular one)</w:t>
        </w:r>
      </w:ins>
      <w:ins w:id="3924" w:author="PR Preview" w:date="2026-01-01T00:00:00Z">
        <w:r>
          <w:t xml:space="preserve"> </w:t>
        </w:r>
      </w:ins>
      <w:ins w:id="3925" w:author="PR Preview" w:date="2026-01-01T00:00:00Z">
        <w:r>
          <w:t xml:space="preserve">The matrix</w:t>
        </w:r>
      </w:ins>
      <w:ins w:id="392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3927" w:author="PR Preview" w:date="2026-01-01T00:00:00Z">
        <w:r>
          <w:t xml:space="preserve"> </w:t>
        </w:r>
      </w:ins>
      <w:ins w:id="3928" w:author="PR Preview" w:date="2026-01-01T00:00:00Z">
        <w:r>
          <w:t xml:space="preserve">is invertible, with</w:t>
        </w:r>
      </w:ins>
      <w:ins w:id="3929"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3930" w:author="PR Preview" w:date="2026-01-01T00:00:00Z">
        <w:r>
          <w:t xml:space="preserve">:</w:t>
        </w:r>
      </w:ins>
      <w:ins w:id="3931" w:author="PR Preview" w:date="2026-01-01T00:00:00Z">
        <w:r>
          <w:t xml:space="preserve"> </w:t>
        </w:r>
      </w:ins>
      <w:ins w:id="3932"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del w:id="3933" w:author="PR Preview" w:date="2026-01-01T00:00:00Z">
        <w:r>
          <w:rPr>
            <w:i/>
            <w:iCs/>
          </w:rPr>
          <w:delText xml:space="preserve">Remark 21</w:delText>
        </w:r>
      </w:del>
      <w:del w:id="3934" w:author="PR Preview" w:date="2026-01-01T00:00:00Z">
        <w:r>
          <w:delText xml:space="preserve"> (Invertible matrices and inverses). </w:delText>
        </w:r>
      </w:del>
      <w:del w:id="3935" w:author="PR Preview" w:date="2026-01-01T00:00:00Z">
        <w:r>
          <w:delText xml:space="preserve">Let</w:delText>
        </w:r>
      </w:del>
      <w:del w:id="3936" w:author="PR Preview" w:date="2026-01-01T00:00:00Z">
        <w:r>
          <w:delText xml:space="preserve"> </w:delText>
        </w:r>
      </w:del>
      <m:oMath>
        <m:r>
          <m:rPr>
            <m:sty m:val="bi"/>
          </m:rPr>
          <m:t>A</m:t>
        </m:r>
      </m:oMath>
      <w:del w:id="3937" w:author="PR Preview" w:date="2026-01-01T00:00:00Z">
        <w:r>
          <w:delText xml:space="preserve"> </w:delText>
        </w:r>
      </w:del>
      <w:del w:id="3938" w:author="PR Preview" w:date="2026-01-01T00:00:00Z">
        <w:r>
          <w:delText xml:space="preserve">be a</w:delText>
        </w:r>
      </w:del>
      <w:del w:id="3939" w:author="PR Preview" w:date="2026-01-01T00:00:00Z">
        <w:r>
          <w:delText xml:space="preserve"> </w:delText>
        </w:r>
      </w:del>
      <m:oMath>
        <m:r>
          <m:t>p</m:t>
        </m:r>
        <m:r>
          <m:rPr>
            <m:sty m:val="p"/>
          </m:rPr>
          <m:t>×</m:t>
        </m:r>
        <m:r>
          <m:t>p</m:t>
        </m:r>
      </m:oMath>
      <w:del w:id="3940" w:author="PR Preview" w:date="2026-01-01T00:00:00Z">
        <w:r>
          <w:delText xml:space="preserve"> </w:delText>
        </w:r>
      </w:del>
      <w:del w:id="3941" w:author="PR Preview" w:date="2026-01-01T00:00:00Z">
        <w:r>
          <w:delText xml:space="preserve">matrix,</w:delText>
        </w:r>
      </w:del>
      <w:del w:id="3942" w:author="PR Preview" w:date="2026-01-01T00:00:00Z">
        <w:r>
          <w:delText xml:space="preserve"> </w:delText>
        </w:r>
      </w:del>
      <w:del w:id="3943" w:author="PR Preview" w:date="2026-01-01T00:00:00Z">
        <w:r>
          <w:delText xml:space="preserve">and suppose that two</w:delText>
        </w:r>
      </w:del>
      <w:del w:id="3944" w:author="PR Preview" w:date="2026-01-01T00:00:00Z">
        <w:r>
          <w:delText xml:space="preserve"> </w:delText>
        </w:r>
      </w:del>
      <m:oMath>
        <m:r>
          <m:t>p</m:t>
        </m:r>
        <m:r>
          <m:rPr>
            <m:sty m:val="p"/>
          </m:rPr>
          <m:t>×</m:t>
        </m:r>
        <m:r>
          <m:t>p</m:t>
        </m:r>
      </m:oMath>
      <w:del w:id="3945" w:author="PR Preview" w:date="2026-01-01T00:00:00Z">
        <w:r>
          <w:delText xml:space="preserve"> </w:delText>
        </w:r>
      </w:del>
      <w:del w:id="3946" w:author="PR Preview" w:date="2026-01-01T00:00:00Z">
        <w:r>
          <w:delText xml:space="preserve">matrices</w:delText>
        </w:r>
      </w:del>
      <w:del w:id="3947" w:author="PR Preview" w:date="2026-01-01T00:00:00Z">
        <w:r>
          <w:delText xml:space="preserve"> </w:delText>
        </w:r>
      </w:del>
      <m:oMath>
        <m:r>
          <m:rPr>
            <m:sty m:val="bi"/>
          </m:rPr>
          <m:t>B</m:t>
        </m:r>
      </m:oMath>
      <w:del w:id="3948" w:author="PR Preview" w:date="2026-01-01T00:00:00Z">
        <w:r>
          <w:delText xml:space="preserve"> </w:delText>
        </w:r>
      </w:del>
      <w:del w:id="3949" w:author="PR Preview" w:date="2026-01-01T00:00:00Z">
        <w:r>
          <w:delText xml:space="preserve">and</w:delText>
        </w:r>
      </w:del>
      <w:del w:id="3950" w:author="PR Preview" w:date="2026-01-01T00:00:00Z">
        <w:r>
          <w:delText xml:space="preserve"> </w:delText>
        </w:r>
      </w:del>
      <m:oMath>
        <m:r>
          <m:rPr>
            <m:sty m:val="bi"/>
          </m:rPr>
          <m:t>C</m:t>
        </m:r>
      </m:oMath>
      <w:del w:id="3951" w:author="PR Preview" w:date="2026-01-01T00:00:00Z">
        <w:r>
          <w:delText xml:space="preserve"> </w:delText>
        </w:r>
      </w:del>
      <w:del w:id="3952" w:author="PR Preview" w:date="2026-01-01T00:00:00Z">
        <w:r>
          <w:delText xml:space="preserve">satisfy</w:delText>
        </w:r>
      </w:del>
      <w:del w:id="3953" w:author="PR Preview" w:date="2026-01-01T00:00:00Z">
        <w:r>
          <w:delText xml:space="preserve"> </w:delText>
        </w:r>
      </w:del>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del w:id="3954" w:author="PR Preview" w:date="2026-01-01T00:00:00Z">
        <w:r>
          <w:delText xml:space="preserve"> </w:delText>
        </w:r>
      </w:del>
      <w:del w:id="3955" w:author="PR Preview" w:date="2026-01-01T00:00:00Z">
        <w:r>
          <w:delText xml:space="preserve">and</w:delText>
        </w:r>
      </w:del>
      <w:del w:id="3956" w:author="PR Preview" w:date="2026-01-01T00:00:00Z">
        <w:r>
          <w:delText xml:space="preserve"> </w:delText>
        </w:r>
      </w:del>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del w:id="3957" w:author="PR Preview" w:date="2026-01-01T00:00:00Z">
        <w:r>
          <w:delText xml:space="preserve">.</w:delText>
        </w:r>
      </w:del>
      <w:del w:id="3958" w:author="PR Preview" w:date="2026-01-01T00:00:00Z">
        <w:r>
          <w:delText xml:space="preserve"> </w:delText>
        </w:r>
      </w:del>
      <w:del w:id="3959" w:author="PR Preview" w:date="2026-01-01T00:00:00Z">
        <w:r>
          <w:delText xml:space="preserve">Then</w:delText>
        </w:r>
      </w:del>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3960" w:author="PR Preview" w:date="2026-01-01T00:00:00Z">
        <w:r>
          <w:delText xml:space="preserve">The steps use</w:delText>
        </w:r>
      </w:del>
      <w:del w:id="3961" w:author="PR Preview" w:date="2026-01-01T00:00:00Z">
        <w:r>
          <w:delText xml:space="preserve"> </w:delText>
        </w:r>
      </w:del>
      <w:hyperlink w:anchor="thm-matmul-assoc">
        <w:del w:id="3962" w:author="PR Preview" w:date="2026-01-01T00:00:00Z">
          <w:r>
            <w:rPr>
              <w:rStyle w:val="Hyperlink"/>
            </w:rPr>
            <w:delText xml:space="preserve">Theorem 8</w:delText>
          </w:r>
        </w:del>
      </w:hyperlink>
      <w:del w:id="3963" w:author="PR Preview" w:date="2026-01-01T00:00:00Z">
        <w:r>
          <w:delText xml:space="preserve"> </w:delText>
        </w:r>
      </w:del>
      <w:del w:id="3964" w:author="PR Preview" w:date="2026-01-01T00:00:00Z">
        <w:r>
          <w:delText xml:space="preserve">and</w:delText>
        </w:r>
      </w:del>
      <w:del w:id="3965" w:author="PR Preview" w:date="2026-01-01T00:00:00Z">
        <w:r>
          <w:delText xml:space="preserve"> </w:delText>
        </w:r>
      </w:del>
      <w:hyperlink w:anchor="thm-identity">
        <w:del w:id="3966" w:author="PR Preview" w:date="2026-01-01T00:00:00Z">
          <w:r>
            <w:rPr>
              <w:rStyle w:val="Hyperlink"/>
            </w:rPr>
            <w:delText xml:space="preserve">Theorem 10</w:delText>
          </w:r>
        </w:del>
      </w:hyperlink>
      <w:del w:id="3967" w:author="PR Preview" w:date="2026-01-01T00:00:00Z">
        <w:r>
          <w:delText xml:space="preserve">.</w:delText>
        </w:r>
      </w:del>
      <w:del w:id="3968" w:author="PR Preview" w:date="2026-01-01T00:00:00Z">
        <w:r>
          <w:delText xml:space="preserve"> </w:delText>
        </w:r>
      </w:del>
      <w:del w:id="3969" w:author="PR Preview" w:date="2026-01-01T00:00:00Z">
        <w:r>
          <w:delText xml:space="preserve">Since</w:delText>
        </w:r>
      </w:del>
      <w:del w:id="3970" w:author="PR Preview" w:date="2026-01-01T00:00:00Z">
        <w:r>
          <w:delText xml:space="preserve"> </w:delText>
        </w:r>
      </w:del>
      <m:oMath>
        <m:r>
          <m:rPr>
            <m:sty m:val="bi"/>
          </m:rPr>
          <m:t>B</m:t>
        </m:r>
        <m:r>
          <m:rPr>
            <m:sty m:val="p"/>
          </m:rPr>
          <m:t>=</m:t>
        </m:r>
        <m:r>
          <m:rPr>
            <m:sty m:val="bi"/>
          </m:rPr>
          <m:t>C</m:t>
        </m:r>
      </m:oMath>
      <w:del w:id="3971" w:author="PR Preview" w:date="2026-01-01T00:00:00Z">
        <w:r>
          <w:delText xml:space="preserve">,</w:delText>
        </w:r>
      </w:del>
      <w:del w:id="3972" w:author="PR Preview" w:date="2026-01-01T00:00:00Z">
        <w:r>
          <w:delText xml:space="preserve"> </w:delText>
        </w:r>
      </w:del>
      <w:del w:id="3973" w:author="PR Preview" w:date="2026-01-01T00:00:00Z">
        <w:r>
          <w:delText xml:space="preserve">at most one matrix satisfies these equations,</w:delText>
        </w:r>
      </w:del>
      <w:del w:id="3974" w:author="PR Preview" w:date="2026-01-01T00:00:00Z">
        <w:r>
          <w:delText xml:space="preserve"> </w:delText>
        </w:r>
      </w:del>
      <w:del w:id="3975" w:author="PR Preview" w:date="2026-01-01T00:00:00Z">
        <w:r>
          <w:delText xml:space="preserve">which is the uniqueness that</w:delText>
        </w:r>
      </w:del>
      <w:del w:id="3976" w:author="PR Preview" w:date="2026-01-01T00:00:00Z">
        <w:r>
          <w:delText xml:space="preserve"> </w:delText>
        </w:r>
      </w:del>
      <w:hyperlink w:anchor="def-matrix-inverse">
        <w:del w:id="3977" w:author="PR Preview" w:date="2026-01-01T00:00:00Z">
          <w:r>
            <w:rPr>
              <w:rStyle w:val="Hyperlink"/>
            </w:rPr>
            <w:delText xml:space="preserve">Definition 71</w:delText>
          </w:r>
        </w:del>
      </w:hyperlink>
      <w:del w:id="3978" w:author="PR Preview" w:date="2026-01-01T00:00:00Z">
        <w:r>
          <w:delText xml:space="preserve"> </w:delText>
        </w:r>
      </w:del>
      <w:del w:id="3979" w:author="PR Preview" w:date="2026-01-01T00:00:00Z">
        <w:r>
          <w:delText xml:space="preserve">asserts.</w:delText>
        </w:r>
      </w:del>
      <w:del w:id="3980" w:author="PR Preview" w:date="2026-01-01T00:00:00Z">
        <w:r>
          <w:delText xml:space="preserve"> </w:delText>
        </w:r>
      </w:del>
      <w:del w:id="3981" w:author="PR Preview" w:date="2026-01-01T00:00:00Z">
        <w:r>
          <w:delText xml:space="preserve">When</w:delText>
        </w:r>
      </w:del>
      <w:del w:id="3982" w:author="PR Preview" w:date="2026-01-01T00:00:00Z">
        <w:r>
          <w:delText xml:space="preserve"> </w:delText>
        </w:r>
      </w:del>
      <m:oMath>
        <m:r>
          <m:rPr>
            <m:sty m:val="bi"/>
          </m:rPr>
          <m:t>A</m:t>
        </m:r>
      </m:oMath>
      <w:del w:id="3983" w:author="PR Preview" w:date="2026-01-01T00:00:00Z">
        <w:r>
          <w:delText xml:space="preserve"> </w:delText>
        </w:r>
      </w:del>
      <w:del w:id="3984" w:author="PR Preview" w:date="2026-01-01T00:00:00Z">
        <w:r>
          <w:delText xml:space="preserve">is invertible,</w:delText>
        </w:r>
      </w:del>
      <w:del w:id="3985" w:author="PR Preview" w:date="2026-01-01T00:00:00Z">
        <w:r>
          <w:delText xml:space="preserve"> </w:delText>
        </w:r>
      </w:del>
      <w:del w:id="3986" w:author="PR Preview" w:date="2026-01-01T00:00:00Z">
        <w:r>
          <w:delText xml:space="preserve">the matrix</w:delText>
        </w:r>
      </w:del>
      <w:del w:id="3987" w:author="PR Preview" w:date="2026-01-01T00:00:00Z">
        <w:r>
          <w:delText xml:space="preserve"> </w:delText>
        </w:r>
      </w:del>
      <m:oMath>
        <m:r>
          <m:rPr>
            <m:sty m:val="bi"/>
          </m:rPr>
          <m:t>B</m:t>
        </m:r>
      </m:oMath>
      <w:del w:id="3988" w:author="PR Preview" w:date="2026-01-01T00:00:00Z">
        <w:r>
          <w:delText xml:space="preserve"> </w:delText>
        </w:r>
      </w:del>
      <w:del w:id="3989" w:author="PR Preview" w:date="2026-01-01T00:00:00Z">
        <w:r>
          <w:delText xml:space="preserve">in</w:delText>
        </w:r>
      </w:del>
      <w:del w:id="3990" w:author="PR Preview" w:date="2026-01-01T00:00:00Z">
        <w:r>
          <w:delText xml:space="preserve"> </w:delText>
        </w:r>
      </w:del>
      <w:hyperlink w:anchor="def-invertible-matrix">
        <w:del w:id="3991" w:author="PR Preview" w:date="2026-01-01T00:00:00Z">
          <w:r>
            <w:rPr>
              <w:rStyle w:val="Hyperlink"/>
            </w:rPr>
            <w:delText xml:space="preserve">Definition 72</w:delText>
          </w:r>
        </w:del>
      </w:hyperlink>
      <w:del w:id="3992" w:author="PR Preview" w:date="2026-01-01T00:00:00Z">
        <w:r>
          <w:delText xml:space="preserve"> </w:delText>
        </w:r>
      </w:del>
      <w:del w:id="3993" w:author="PR Preview" w:date="2026-01-01T00:00:00Z">
        <w:r>
          <w:delText xml:space="preserve">is therefore the inverse</w:delText>
        </w:r>
      </w:del>
      <w:del w:id="3994" w:author="PR Preview" w:date="2026-01-01T00:00:00Z">
        <w:r>
          <w:delText xml:space="preserve"> </w:delText>
        </w:r>
      </w:del>
      <m:oMath>
        <m:sSup>
          <m:e>
            <m:r>
              <m:rPr>
                <m:sty m:val="bi"/>
              </m:rPr>
              <m:t>A</m:t>
            </m:r>
          </m:e>
          <m:sup>
            <m:r>
              <m:rPr>
                <m:sty m:val="p"/>
              </m:rPr>
              <m:t>−</m:t>
            </m:r>
            <m:r>
              <m:t>1</m:t>
            </m:r>
          </m:sup>
        </m:sSup>
      </m:oMath>
      <w:del w:id="3995" w:author="PR Preview" w:date="2026-01-01T00:00:00Z">
        <w:r>
          <w:delText xml:space="preserve"> </w:delText>
        </w:r>
      </w:del>
      <w:del w:id="3996" w:author="PR Preview" w:date="2026-01-01T00:00:00Z">
        <w:r>
          <w:delText xml:space="preserve">of</w:delText>
        </w:r>
      </w:del>
      <w:del w:id="3997" w:author="PR Preview" w:date="2026-01-01T00:00:00Z">
        <w:r>
          <w:delText xml:space="preserve"> </w:delText>
        </w:r>
      </w:del>
      <m:oMath>
        <m:r>
          <m:rPr>
            <m:sty m:val="bi"/>
          </m:rPr>
          <m:t>A</m:t>
        </m:r>
      </m:oMath>
      <w:del w:id="3998" w:author="PR Preview" w:date="2026-01-01T00:00:00Z">
        <w:r>
          <w:delText xml:space="preserve">,</w:delText>
        </w:r>
      </w:del>
      <w:del w:id="3999" w:author="PR Preview" w:date="2026-01-01T00:00:00Z">
        <w:r>
          <w:delText xml:space="preserve"> </w:delText>
        </w:r>
      </w:del>
      <w:del w:id="4000" w:author="PR Preview" w:date="2026-01-01T00:00:00Z">
        <w:r>
          <w:delText xml:space="preserve">and</w:delText>
        </w:r>
      </w:del>
      <w:del w:id="4001" w:author="PR Preview" w:date="2026-01-01T00:00:00Z">
        <w:r>
          <w:delText xml:space="preserve"> </w:delText>
        </w:r>
      </w:del>
      <m:oMath>
        <m:r>
          <m:rPr>
            <m:sty m:val="bi"/>
          </m:rPr>
          <m:t>A</m:t>
        </m:r>
      </m:oMath>
      <w:del w:id="4002" w:author="PR Preview" w:date="2026-01-01T00:00:00Z">
        <w:r>
          <w:delText xml:space="preserve"> </w:delText>
        </w:r>
      </w:del>
      <w:del w:id="4003" w:author="PR Preview" w:date="2026-01-01T00:00:00Z">
        <w:r>
          <w:delText xml:space="preserve">is invertible exactly when it has an inverse.</w:delText>
        </w:r>
      </w:del>
      <w:del w:id="4004" w:author="PR Preview" w:date="2026-01-01T00:00:00Z">
        <w:r>
          <w:delText xml:space="preserve"> </w:delText>
        </w:r>
      </w:del>
      <w:del w:id="4005" w:author="PR Preview" w:date="2026-01-01T00:00:00Z">
        <w:r>
          <w:delText xml:space="preserve">For example,</w:delText>
        </w:r>
      </w:del>
      <w:del w:id="4006" w:author="PR Preview" w:date="2026-01-01T00:00:00Z">
        <w:r>
          <w:delText xml:space="preserve"> </w:delText>
        </w:r>
      </w:del>
      <w:del w:id="4007" w:author="PR Preview" w:date="2026-01-01T00:00:00Z">
        <w:r>
          <w:delText xml:space="preserve">for</w:delText>
        </w:r>
      </w:del>
      <w:del w:id="400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4009" w:author="PR Preview" w:date="2026-01-01T00:00:00Z">
        <w:r>
          <w:delText xml:space="preserve"> </w:delText>
        </w:r>
      </w:del>
      <w:del w:id="4010" w:author="PR Preview" w:date="2026-01-01T00:00:00Z">
        <w:r>
          <w:delText xml:space="preserve">in</w:delText>
        </w:r>
      </w:del>
      <w:del w:id="4011" w:author="PR Preview" w:date="2026-01-01T00:00:00Z">
        <w:r>
          <w:delText xml:space="preserve"> </w:delText>
        </w:r>
      </w:del>
      <w:hyperlink w:anchor="exm-invertible-matrix">
        <w:del w:id="4012" w:author="PR Preview" w:date="2026-01-01T00:00:00Z">
          <w:r>
            <w:rPr>
              <w:rStyle w:val="Hyperlink"/>
            </w:rPr>
            <w:delText xml:space="preserve">Example 119</w:delText>
          </w:r>
        </w:del>
      </w:hyperlink>
      <w:del w:id="4013" w:author="PR Preview" w:date="2026-01-01T00:00:00Z">
        <w:r>
          <w:delText xml:space="preserve">,</w:delText>
        </w:r>
      </w:del>
      <w:del w:id="401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4015" w:author="PR Preview" w:date="2026-01-01T00:00:00Z">
        <w:r>
          <w:delText xml:space="preserve"> </w:delText>
        </w:r>
      </w:del>
      <w:del w:id="4016" w:author="PR Preview" w:date="2026-01-01T00:00:00Z">
        <w:r>
          <w:delText xml:space="preserve">is the only</w:delText>
        </w:r>
      </w:del>
      <w:del w:id="4017" w:author="PR Preview" w:date="2026-01-01T00:00:00Z">
        <w:r>
          <w:delText xml:space="preserve"> </w:delText>
        </w:r>
      </w:del>
      <m:oMath>
        <m:r>
          <m:t>2</m:t>
        </m:r>
        <m:r>
          <m:rPr>
            <m:sty m:val="p"/>
          </m:rPr>
          <m:t>×</m:t>
        </m:r>
        <m:r>
          <m:t>2</m:t>
        </m:r>
      </m:oMath>
      <w:del w:id="4018" w:author="PR Preview" w:date="2026-01-01T00:00:00Z">
        <w:r>
          <w:delText xml:space="preserve"> </w:delText>
        </w:r>
      </w:del>
      <w:del w:id="4019" w:author="PR Preview" w:date="2026-01-01T00:00:00Z">
        <w:r>
          <w:delText xml:space="preserve">matrix</w:delText>
        </w:r>
      </w:del>
      <w:del w:id="4020" w:author="PR Preview" w:date="2026-01-01T00:00:00Z">
        <w:r>
          <w:delText xml:space="preserve"> </w:delText>
        </w:r>
      </w:del>
      <m:oMath>
        <m:r>
          <m:rPr>
            <m:sty m:val="bi"/>
          </m:rPr>
          <m:t>B</m:t>
        </m:r>
      </m:oMath>
      <w:del w:id="4021" w:author="PR Preview" w:date="2026-01-01T00:00:00Z">
        <w:r>
          <w:delText xml:space="preserve"> </w:delText>
        </w:r>
      </w:del>
      <w:del w:id="4022" w:author="PR Preview" w:date="2026-01-01T00:00:00Z">
        <w:r>
          <w:delText xml:space="preserve">with</w:delText>
        </w:r>
      </w:del>
      <w:del w:id="4023" w:author="PR Preview" w:date="2026-01-01T00:00:00Z">
        <w:r>
          <w:delText xml:space="preserve"> </w:delText>
        </w:r>
      </w:del>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del w:id="4024" w:author="PR Preview" w:date="2026-01-01T00:00:00Z">
        <w:r>
          <w:delText xml:space="preserve">,</w:delText>
        </w:r>
      </w:del>
      <w:del w:id="4025" w:author="PR Preview" w:date="2026-01-01T00:00:00Z">
        <w:r>
          <w:delText xml:space="preserve"> </w:delText>
        </w:r>
      </w:del>
      <w:del w:id="4026" w:author="PR Preview" w:date="2026-01-01T00:00:00Z">
        <w:r>
          <w:delText xml:space="preserve">so it is</w:delText>
        </w:r>
      </w:del>
      <w:del w:id="4027" w:author="PR Preview" w:date="2026-01-01T00:00:00Z">
        <w:r>
          <w:delText xml:space="preserve"> </w:delText>
        </w:r>
      </w:del>
      <m:oMath>
        <m:sSup>
          <m:e>
            <m:r>
              <m:rPr>
                <m:sty m:val="bi"/>
              </m:rPr>
              <m:t>A</m:t>
            </m:r>
          </m:e>
          <m:sup>
            <m:r>
              <m:rPr>
                <m:sty m:val="p"/>
              </m:rPr>
              <m:t>−</m:t>
            </m:r>
            <m:r>
              <m:t>1</m:t>
            </m:r>
          </m:sup>
        </m:sSup>
      </m:oMath>
      <w:del w:id="4028" w:author="PR Preview" w:date="2026-01-01T00:00:00Z">
        <w:r>
          <w:delText xml:space="preserve">.</w:delText>
        </w:r>
      </w:del>
    </w:p>
    <w:p>
      <w:pPr>
        <w:pStyle w:val="BodyText"/>
      </w:pPr>
      <w:ins w:id="4029" w:author="PR Preview" w:date="2026-01-01T00:00:00Z">
        <w:r>
          <w:rPr>
            <w:i/>
            <w:iCs/>
          </w:rPr>
          <w:t xml:space="preserve">Remark 21</w:t>
        </w:r>
      </w:ins>
      <w:ins w:id="4030" w:author="PR Preview" w:date="2026-01-01T00:00:00Z">
        <w:r>
          <w:t xml:space="preserve"> (Invertible matrices and inverses). </w:t>
        </w:r>
      </w:ins>
      <w:ins w:id="4031" w:author="PR Preview" w:date="2026-01-01T00:00:00Z">
        <w:r>
          <w:t xml:space="preserve">Let</w:t>
        </w:r>
      </w:ins>
      <w:ins w:id="4032" w:author="PR Preview" w:date="2026-01-01T00:00:00Z">
        <w:r>
          <w:t xml:space="preserve"> </w:t>
        </w:r>
      </w:ins>
      <m:oMath>
        <m:r>
          <m:rPr>
            <m:sty m:val="bi"/>
          </m:rPr>
          <m:t>A</m:t>
        </m:r>
      </m:oMath>
      <w:ins w:id="4033" w:author="PR Preview" w:date="2026-01-01T00:00:00Z">
        <w:r>
          <w:t xml:space="preserve"> </w:t>
        </w:r>
      </w:ins>
      <w:ins w:id="4034" w:author="PR Preview" w:date="2026-01-01T00:00:00Z">
        <w:r>
          <w:t xml:space="preserve">be a</w:t>
        </w:r>
      </w:ins>
      <w:ins w:id="4035" w:author="PR Preview" w:date="2026-01-01T00:00:00Z">
        <w:r>
          <w:t xml:space="preserve"> </w:t>
        </w:r>
      </w:ins>
      <m:oMath>
        <m:r>
          <m:t>p</m:t>
        </m:r>
        <m:r>
          <m:rPr>
            <m:sty m:val="p"/>
          </m:rPr>
          <m:t>×</m:t>
        </m:r>
        <m:r>
          <m:t>p</m:t>
        </m:r>
      </m:oMath>
      <w:ins w:id="4036" w:author="PR Preview" w:date="2026-01-01T00:00:00Z">
        <w:r>
          <w:t xml:space="preserve"> </w:t>
        </w:r>
      </w:ins>
      <w:ins w:id="4037" w:author="PR Preview" w:date="2026-01-01T00:00:00Z">
        <w:r>
          <w:t xml:space="preserve">matrix,</w:t>
        </w:r>
      </w:ins>
      <w:ins w:id="4038" w:author="PR Preview" w:date="2026-01-01T00:00:00Z">
        <w:r>
          <w:t xml:space="preserve"> </w:t>
        </w:r>
      </w:ins>
      <w:ins w:id="4039" w:author="PR Preview" w:date="2026-01-01T00:00:00Z">
        <w:r>
          <w:t xml:space="preserve">and suppose that two</w:t>
        </w:r>
      </w:ins>
      <w:ins w:id="4040" w:author="PR Preview" w:date="2026-01-01T00:00:00Z">
        <w:r>
          <w:t xml:space="preserve"> </w:t>
        </w:r>
      </w:ins>
      <m:oMath>
        <m:r>
          <m:t>p</m:t>
        </m:r>
        <m:r>
          <m:rPr>
            <m:sty m:val="p"/>
          </m:rPr>
          <m:t>×</m:t>
        </m:r>
        <m:r>
          <m:t>p</m:t>
        </m:r>
      </m:oMath>
      <w:ins w:id="4041" w:author="PR Preview" w:date="2026-01-01T00:00:00Z">
        <w:r>
          <w:t xml:space="preserve"> </w:t>
        </w:r>
      </w:ins>
      <w:ins w:id="4042" w:author="PR Preview" w:date="2026-01-01T00:00:00Z">
        <w:r>
          <w:t xml:space="preserve">matrices</w:t>
        </w:r>
      </w:ins>
      <w:ins w:id="4043" w:author="PR Preview" w:date="2026-01-01T00:00:00Z">
        <w:r>
          <w:t xml:space="preserve"> </w:t>
        </w:r>
      </w:ins>
      <m:oMath>
        <m:r>
          <m:rPr>
            <m:sty m:val="bi"/>
          </m:rPr>
          <m:t>B</m:t>
        </m:r>
      </m:oMath>
      <w:ins w:id="4044" w:author="PR Preview" w:date="2026-01-01T00:00:00Z">
        <w:r>
          <w:t xml:space="preserve"> </w:t>
        </w:r>
      </w:ins>
      <w:ins w:id="4045" w:author="PR Preview" w:date="2026-01-01T00:00:00Z">
        <w:r>
          <w:t xml:space="preserve">and</w:t>
        </w:r>
      </w:ins>
      <w:ins w:id="4046" w:author="PR Preview" w:date="2026-01-01T00:00:00Z">
        <w:r>
          <w:t xml:space="preserve"> </w:t>
        </w:r>
      </w:ins>
      <m:oMath>
        <m:r>
          <m:rPr>
            <m:sty m:val="bi"/>
          </m:rPr>
          <m:t>C</m:t>
        </m:r>
      </m:oMath>
      <w:ins w:id="4047" w:author="PR Preview" w:date="2026-01-01T00:00:00Z">
        <w:r>
          <w:t xml:space="preserve"> </w:t>
        </w:r>
      </w:ins>
      <w:ins w:id="4048" w:author="PR Preview" w:date="2026-01-01T00:00:00Z">
        <w:r>
          <w:t xml:space="preserve">satisfy</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ins w:id="4049" w:author="PR Preview" w:date="2026-01-01T00:00:00Z">
        <w:r>
          <w:t xml:space="preserve">and</w:t>
        </w:r>
      </w:ins>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ins w:id="4050" w:author="PR Preview" w:date="2026-01-01T00:00:00Z">
        <w:r>
          <w:t xml:space="preserve">Then</w:t>
        </w:r>
      </w:ins>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ins w:id="4051" w:author="PR Preview" w:date="2026-01-01T00:00:00Z">
        <w:r>
          <w:t xml:space="preserve">The steps use</w:t>
        </w:r>
      </w:ins>
      <w:ins w:id="4052" w:author="PR Preview" w:date="2026-01-01T00:00:00Z">
        <w:r>
          <w:t xml:space="preserve"> </w:t>
        </w:r>
      </w:ins>
      <w:hyperlink w:anchor="thm-matmul-assoc">
        <w:ins w:id="4053" w:author="PR Preview" w:date="2026-01-01T00:00:00Z">
          <w:r>
            <w:rPr>
              <w:rStyle w:val="Hyperlink"/>
            </w:rPr>
            <w:t xml:space="preserve">Theorem 8</w:t>
          </w:r>
        </w:ins>
      </w:hyperlink>
      <w:ins w:id="4054" w:author="PR Preview" w:date="2026-01-01T00:00:00Z">
        <w:r>
          <w:t xml:space="preserve"> </w:t>
        </w:r>
      </w:ins>
      <w:ins w:id="4055" w:author="PR Preview" w:date="2026-01-01T00:00:00Z">
        <w:r>
          <w:t xml:space="preserve">and</w:t>
        </w:r>
      </w:ins>
      <w:ins w:id="4056" w:author="PR Preview" w:date="2026-01-01T00:00:00Z">
        <w:r>
          <w:t xml:space="preserve"> </w:t>
        </w:r>
      </w:ins>
      <w:hyperlink w:anchor="thm-identity">
        <w:ins w:id="4057" w:author="PR Preview" w:date="2026-01-01T00:00:00Z">
          <w:r>
            <w:rPr>
              <w:rStyle w:val="Hyperlink"/>
            </w:rPr>
            <w:t xml:space="preserve">Theorem 10</w:t>
          </w:r>
        </w:ins>
      </w:hyperlink>
      <w:ins w:id="4058" w:author="PR Preview" w:date="2026-01-01T00:00:00Z">
        <w:r>
          <w:t xml:space="preserve">.</w:t>
        </w:r>
      </w:ins>
      <w:ins w:id="4059" w:author="PR Preview" w:date="2026-01-01T00:00:00Z">
        <w:r>
          <w:t xml:space="preserve"> </w:t>
        </w:r>
      </w:ins>
      <w:ins w:id="4060" w:author="PR Preview" w:date="2026-01-01T00:00:00Z">
        <w:r>
          <w:t xml:space="preserve">Since</w:t>
        </w:r>
      </w:ins>
      <w:ins w:id="4061" w:author="PR Preview" w:date="2026-01-01T00:00:00Z">
        <w:r>
          <w:t xml:space="preserve"> </w:t>
        </w:r>
      </w:ins>
      <m:oMath>
        <m:r>
          <m:rPr>
            <m:sty m:val="bi"/>
          </m:rPr>
          <m:t>B</m:t>
        </m:r>
        <m:r>
          <m:rPr>
            <m:sty m:val="p"/>
          </m:rPr>
          <m:t>=</m:t>
        </m:r>
        <m:r>
          <m:rPr>
            <m:sty m:val="bi"/>
          </m:rPr>
          <m:t>C</m:t>
        </m:r>
      </m:oMath>
      <w:ins w:id="4062" w:author="PR Preview" w:date="2026-01-01T00:00:00Z">
        <w:r>
          <w:t xml:space="preserve">,</w:t>
        </w:r>
      </w:ins>
      <w:ins w:id="4063" w:author="PR Preview" w:date="2026-01-01T00:00:00Z">
        <w:r>
          <w:t xml:space="preserve"> </w:t>
        </w:r>
      </w:ins>
      <w:ins w:id="4064" w:author="PR Preview" w:date="2026-01-01T00:00:00Z">
        <w:r>
          <w:t xml:space="preserve">at most one matrix satisfies these equations,</w:t>
        </w:r>
      </w:ins>
      <w:ins w:id="4065" w:author="PR Preview" w:date="2026-01-01T00:00:00Z">
        <w:r>
          <w:t xml:space="preserve"> </w:t>
        </w:r>
      </w:ins>
      <w:ins w:id="4066" w:author="PR Preview" w:date="2026-01-01T00:00:00Z">
        <w:r>
          <w:t xml:space="preserve">which is the uniqueness that 5 asserts.</w:t>
        </w:r>
      </w:ins>
      <w:ins w:id="4067" w:author="PR Preview" w:date="2026-01-01T00:00:00Z">
        <w:r>
          <w:t xml:space="preserve"> </w:t>
        </w:r>
      </w:ins>
      <w:ins w:id="4068" w:author="PR Preview" w:date="2026-01-01T00:00:00Z">
        <w:r>
          <w:t xml:space="preserve">When</w:t>
        </w:r>
      </w:ins>
      <w:ins w:id="4069" w:author="PR Preview" w:date="2026-01-01T00:00:00Z">
        <w:r>
          <w:t xml:space="preserve"> </w:t>
        </w:r>
      </w:ins>
      <m:oMath>
        <m:r>
          <m:rPr>
            <m:sty m:val="bi"/>
          </m:rPr>
          <m:t>A</m:t>
        </m:r>
      </m:oMath>
      <w:ins w:id="4070" w:author="PR Preview" w:date="2026-01-01T00:00:00Z">
        <w:r>
          <w:t xml:space="preserve"> </w:t>
        </w:r>
      </w:ins>
      <w:ins w:id="4071" w:author="PR Preview" w:date="2026-01-01T00:00:00Z">
        <w:r>
          <w:t xml:space="preserve">is invertible,</w:t>
        </w:r>
      </w:ins>
      <w:ins w:id="4072" w:author="PR Preview" w:date="2026-01-01T00:00:00Z">
        <w:r>
          <w:t xml:space="preserve"> </w:t>
        </w:r>
      </w:ins>
      <w:ins w:id="4073" w:author="PR Preview" w:date="2026-01-01T00:00:00Z">
        <w:r>
          <w:t xml:space="preserve">the matrix</w:t>
        </w:r>
      </w:ins>
      <w:ins w:id="4074" w:author="PR Preview" w:date="2026-01-01T00:00:00Z">
        <w:r>
          <w:t xml:space="preserve"> </w:t>
        </w:r>
      </w:ins>
      <m:oMath>
        <m:r>
          <m:rPr>
            <m:sty m:val="bi"/>
          </m:rPr>
          <m:t>B</m:t>
        </m:r>
      </m:oMath>
      <w:ins w:id="4075" w:author="PR Preview" w:date="2026-01-01T00:00:00Z">
        <w:r>
          <w:t xml:space="preserve"> </w:t>
        </w:r>
      </w:ins>
      <w:ins w:id="4076" w:author="PR Preview" w:date="2026-01-01T00:00:00Z">
        <w:r>
          <w:t xml:space="preserve">in</w:t>
        </w:r>
      </w:ins>
      <w:ins w:id="4077" w:author="PR Preview" w:date="2026-01-01T00:00:00Z">
        <w:r>
          <w:t xml:space="preserve"> </w:t>
        </w:r>
      </w:ins>
      <w:hyperlink w:anchor="def-invertible-matrix">
        <w:ins w:id="4078" w:author="PR Preview" w:date="2026-01-01T00:00:00Z">
          <w:r>
            <w:rPr>
              <w:rStyle w:val="Hyperlink"/>
            </w:rPr>
            <w:t xml:space="preserve">Definition 72</w:t>
          </w:r>
        </w:ins>
      </w:hyperlink>
      <w:ins w:id="4079" w:author="PR Preview" w:date="2026-01-01T00:00:00Z">
        <w:r>
          <w:t xml:space="preserve"> </w:t>
        </w:r>
      </w:ins>
      <w:ins w:id="4080" w:author="PR Preview" w:date="2026-01-01T00:00:00Z">
        <w:r>
          <w:t xml:space="preserve">is therefore the inverse</w:t>
        </w:r>
      </w:ins>
      <w:ins w:id="4081" w:author="PR Preview" w:date="2026-01-01T00:00:00Z">
        <w:r>
          <w:t xml:space="preserve"> </w:t>
        </w:r>
      </w:ins>
      <m:oMath>
        <m:sSup>
          <m:e>
            <m:r>
              <m:rPr>
                <m:sty m:val="bi"/>
              </m:rPr>
              <m:t>A</m:t>
            </m:r>
          </m:e>
          <m:sup>
            <m:r>
              <m:rPr>
                <m:sty m:val="p"/>
              </m:rPr>
              <m:t>−</m:t>
            </m:r>
            <m:r>
              <m:t>1</m:t>
            </m:r>
          </m:sup>
        </m:sSup>
      </m:oMath>
      <w:ins w:id="4082" w:author="PR Preview" w:date="2026-01-01T00:00:00Z">
        <w:r>
          <w:t xml:space="preserve"> </w:t>
        </w:r>
      </w:ins>
      <w:ins w:id="4083" w:author="PR Preview" w:date="2026-01-01T00:00:00Z">
        <w:r>
          <w:t xml:space="preserve">of</w:t>
        </w:r>
      </w:ins>
      <w:ins w:id="4084" w:author="PR Preview" w:date="2026-01-01T00:00:00Z">
        <w:r>
          <w:t xml:space="preserve"> </w:t>
        </w:r>
      </w:ins>
      <m:oMath>
        <m:r>
          <m:rPr>
            <m:sty m:val="bi"/>
          </m:rPr>
          <m:t>A</m:t>
        </m:r>
      </m:oMath>
      <w:ins w:id="4085" w:author="PR Preview" w:date="2026-01-01T00:00:00Z">
        <w:r>
          <w:t xml:space="preserve">,</w:t>
        </w:r>
      </w:ins>
      <w:ins w:id="4086" w:author="PR Preview" w:date="2026-01-01T00:00:00Z">
        <w:r>
          <w:t xml:space="preserve"> </w:t>
        </w:r>
      </w:ins>
      <w:ins w:id="4087" w:author="PR Preview" w:date="2026-01-01T00:00:00Z">
        <w:r>
          <w:t xml:space="preserve">and</w:t>
        </w:r>
      </w:ins>
      <w:ins w:id="4088" w:author="PR Preview" w:date="2026-01-01T00:00:00Z">
        <w:r>
          <w:t xml:space="preserve"> </w:t>
        </w:r>
      </w:ins>
      <m:oMath>
        <m:r>
          <m:rPr>
            <m:sty m:val="bi"/>
          </m:rPr>
          <m:t>A</m:t>
        </m:r>
      </m:oMath>
      <w:ins w:id="4089" w:author="PR Preview" w:date="2026-01-01T00:00:00Z">
        <w:r>
          <w:t xml:space="preserve"> </w:t>
        </w:r>
      </w:ins>
      <w:ins w:id="4090" w:author="PR Preview" w:date="2026-01-01T00:00:00Z">
        <w:r>
          <w:t xml:space="preserve">is invertible exactly when it has an inverse.</w:t>
        </w:r>
      </w:ins>
      <w:ins w:id="4091" w:author="PR Preview" w:date="2026-01-01T00:00:00Z">
        <w:r>
          <w:t xml:space="preserve"> </w:t>
        </w:r>
      </w:ins>
      <w:ins w:id="4092" w:author="PR Preview" w:date="2026-01-01T00:00:00Z">
        <w:r>
          <w:t xml:space="preserve">For example,</w:t>
        </w:r>
      </w:ins>
      <w:ins w:id="4093" w:author="PR Preview" w:date="2026-01-01T00:00:00Z">
        <w:r>
          <w:t xml:space="preserve"> </w:t>
        </w:r>
      </w:ins>
      <w:ins w:id="4094" w:author="PR Preview" w:date="2026-01-01T00:00:00Z">
        <w:r>
          <w:t xml:space="preserve">for</w:t>
        </w:r>
      </w:ins>
      <w:ins w:id="409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4096" w:author="PR Preview" w:date="2026-01-01T00:00:00Z">
        <w:r>
          <w:t xml:space="preserve"> </w:t>
        </w:r>
      </w:ins>
      <w:ins w:id="4097" w:author="PR Preview" w:date="2026-01-01T00:00:00Z">
        <w:r>
          <w:t xml:space="preserve">in</w:t>
        </w:r>
      </w:ins>
      <w:ins w:id="4098" w:author="PR Preview" w:date="2026-01-01T00:00:00Z">
        <w:r>
          <w:t xml:space="preserve"> </w:t>
        </w:r>
      </w:ins>
      <w:hyperlink w:anchor="exm-invertible-matrix">
        <w:ins w:id="4099" w:author="PR Preview" w:date="2026-01-01T00:00:00Z">
          <w:r>
            <w:rPr>
              <w:rStyle w:val="Hyperlink"/>
            </w:rPr>
            <w:t xml:space="preserve">Example 119</w:t>
          </w:r>
        </w:ins>
      </w:hyperlink>
      <w:ins w:id="4100" w:author="PR Preview" w:date="2026-01-01T00:00:00Z">
        <w:r>
          <w:t xml:space="preserve">,</w:t>
        </w:r>
      </w:ins>
      <w:ins w:id="410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4102" w:author="PR Preview" w:date="2026-01-01T00:00:00Z">
        <w:r>
          <w:t xml:space="preserve"> </w:t>
        </w:r>
      </w:ins>
      <w:ins w:id="4103" w:author="PR Preview" w:date="2026-01-01T00:00:00Z">
        <w:r>
          <w:t xml:space="preserve">is the only</w:t>
        </w:r>
      </w:ins>
      <w:ins w:id="4104" w:author="PR Preview" w:date="2026-01-01T00:00:00Z">
        <w:r>
          <w:t xml:space="preserve"> </w:t>
        </w:r>
      </w:ins>
      <m:oMath>
        <m:r>
          <m:t>2</m:t>
        </m:r>
        <m:r>
          <m:rPr>
            <m:sty m:val="p"/>
          </m:rPr>
          <m:t>×</m:t>
        </m:r>
        <m:r>
          <m:t>2</m:t>
        </m:r>
      </m:oMath>
      <w:ins w:id="4105" w:author="PR Preview" w:date="2026-01-01T00:00:00Z">
        <w:r>
          <w:t xml:space="preserve"> </w:t>
        </w:r>
      </w:ins>
      <w:ins w:id="4106" w:author="PR Preview" w:date="2026-01-01T00:00:00Z">
        <w:r>
          <w:t xml:space="preserve">matrix</w:t>
        </w:r>
      </w:ins>
      <w:ins w:id="4107" w:author="PR Preview" w:date="2026-01-01T00:00:00Z">
        <w:r>
          <w:t xml:space="preserve"> </w:t>
        </w:r>
      </w:ins>
      <m:oMath>
        <m:r>
          <m:rPr>
            <m:sty m:val="bi"/>
          </m:rPr>
          <m:t>B</m:t>
        </m:r>
      </m:oMath>
      <w:ins w:id="4108" w:author="PR Preview" w:date="2026-01-01T00:00:00Z">
        <w:r>
          <w:t xml:space="preserve"> </w:t>
        </w:r>
      </w:ins>
      <w:ins w:id="4109"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ins w:id="4110" w:author="PR Preview" w:date="2026-01-01T00:00:00Z">
        <w:r>
          <w:t xml:space="preserve">so it is</w:t>
        </w:r>
      </w:ins>
      <w:ins w:id="4111" w:author="PR Preview" w:date="2026-01-01T00:00:00Z">
        <w:r>
          <w:t xml:space="preserve"> </w:t>
        </w:r>
      </w:ins>
      <m:oMath>
        <m:sSup>
          <m:e>
            <m:r>
              <m:rPr>
                <m:sty m:val="bi"/>
              </m:rPr>
              <m:t>A</m:t>
            </m:r>
          </m:e>
          <m:sup>
            <m:r>
              <m:rPr>
                <m:sty m:val="p"/>
              </m:rPr>
              <m:t>−</m:t>
            </m:r>
            <m:r>
              <m:t>1</m:t>
            </m:r>
          </m:sup>
        </m:sSup>
      </m:oMath>
      <w:ins w:id="4112" w:author="PR Preview" w:date="2026-01-01T00:00:00Z">
        <w:r>
          <w:t xml:space="preserve">.</w:t>
        </w:r>
      </w:ins>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del w:id="4113" w:author="PR Preview" w:date="2026-01-01T00:00:00Z">
        <w:r>
          <w:delText xml:space="preserve">So</w:delText>
        </w:r>
      </w:del>
      <w:del w:id="4114" w:author="PR Preview" w:date="2026-01-01T00:00:00Z">
        <w:r>
          <w:delText xml:space="preserve"> </w:delText>
        </w:r>
      </w:del>
      <m:oMath>
        <m:sSup>
          <m:e>
            <m:r>
              <m:rPr>
                <m:sty m:val="bi"/>
              </m:rPr>
              <m:t>B</m:t>
            </m:r>
          </m:e>
          <m:sup>
            <m:r>
              <m:rPr>
                <m:sty m:val="p"/>
              </m:rPr>
              <m:t>−</m:t>
            </m:r>
            <m:r>
              <m:t>1</m:t>
            </m:r>
          </m:sup>
        </m:sSup>
        <m:sSup>
          <m:e>
            <m:r>
              <m:rPr>
                <m:sty m:val="bi"/>
              </m:rPr>
              <m:t>A</m:t>
            </m:r>
          </m:e>
          <m:sup>
            <m:r>
              <m:rPr>
                <m:sty m:val="p"/>
              </m:rPr>
              <m:t>−</m:t>
            </m:r>
            <m:r>
              <m:t>1</m:t>
            </m:r>
          </m:sup>
        </m:sSup>
      </m:oMath>
      <w:del w:id="4115" w:author="PR Preview" w:date="2026-01-01T00:00:00Z">
        <w:r>
          <w:delText xml:space="preserve"> </w:delText>
        </w:r>
      </w:del>
      <w:del w:id="4116" w:author="PR Preview" w:date="2026-01-01T00:00:00Z">
        <w:r>
          <w:delText xml:space="preserve">satisfies</w:delText>
        </w:r>
      </w:del>
      <w:del w:id="4117" w:author="PR Preview" w:date="2026-01-01T00:00:00Z">
        <w:r>
          <w:delText xml:space="preserve"> </w:delText>
        </w:r>
      </w:del>
      <w:hyperlink w:anchor="def-matrix-inverse">
        <w:del w:id="4118" w:author="PR Preview" w:date="2026-01-01T00:00:00Z">
          <w:r>
            <w:rPr>
              <w:rStyle w:val="Hyperlink"/>
            </w:rPr>
            <w:delText xml:space="preserve">Definition 71</w:delText>
          </w:r>
        </w:del>
      </w:hyperlink>
      <w:del w:id="4119" w:author="PR Preview" w:date="2026-01-01T00:00:00Z">
        <w:r>
          <w:delText xml:space="preserve"> </w:delText>
        </w:r>
      </w:del>
      <w:del w:id="4120" w:author="PR Preview" w:date="2026-01-01T00:00:00Z">
        <w:r>
          <w:delText xml:space="preserve">for</w:delText>
        </w:r>
      </w:del>
      <w:del w:id="4121" w:author="PR Preview" w:date="2026-01-01T00:00:00Z">
        <w:r>
          <w:delText xml:space="preserve"> </w:delText>
        </w:r>
      </w:del>
      <m:oMath>
        <m:r>
          <m:rPr>
            <m:sty m:val="bi"/>
          </m:rPr>
          <m:t>A</m:t>
        </m:r>
        <m:r>
          <m:rPr>
            <m:sty m:val="bi"/>
          </m:rPr>
          <m:t>B</m:t>
        </m:r>
      </m:oMath>
      <w:del w:id="4122" w:author="PR Preview" w:date="2026-01-01T00:00:00Z">
        <w:r>
          <w:delText xml:space="preserve">.</w:delText>
        </w:r>
      </w:del>
      <w:del w:id="4123" w:author="PR Preview" w:date="2026-01-01T00:00:00Z">
        <w:r>
          <w:delText xml:space="preserve"> </w:delText>
        </w:r>
      </w:del>
      <w:del w:id="4124" w:author="PR Preview" w:date="2026-01-01T00:00:00Z">
        <w:r>
          <w:delText xml:space="preserve">The steps use</w:delText>
        </w:r>
      </w:del>
      <w:del w:id="4125" w:author="PR Preview" w:date="2026-01-01T00:00:00Z">
        <w:r>
          <w:delText xml:space="preserve"> </w:delText>
        </w:r>
      </w:del>
      <w:hyperlink w:anchor="thm-matmul-assoc">
        <w:del w:id="4126" w:author="PR Preview" w:date="2026-01-01T00:00:00Z">
          <w:r>
            <w:rPr>
              <w:rStyle w:val="Hyperlink"/>
            </w:rPr>
            <w:delText xml:space="preserve">Theorem 8</w:delText>
          </w:r>
        </w:del>
      </w:hyperlink>
      <w:del w:id="4127" w:author="PR Preview" w:date="2026-01-01T00:00:00Z">
        <w:r>
          <w:delText xml:space="preserve"> </w:delText>
        </w:r>
      </w:del>
      <w:del w:id="4128" w:author="PR Preview" w:date="2026-01-01T00:00:00Z">
        <w:r>
          <w:delText xml:space="preserve">and</w:delText>
        </w:r>
      </w:del>
      <w:del w:id="4129" w:author="PR Preview" w:date="2026-01-01T00:00:00Z">
        <w:r>
          <w:delText xml:space="preserve"> </w:delText>
        </w:r>
      </w:del>
      <w:hyperlink w:anchor="thm-identity">
        <w:del w:id="4130" w:author="PR Preview" w:date="2026-01-01T00:00:00Z">
          <w:r>
            <w:rPr>
              <w:rStyle w:val="Hyperlink"/>
            </w:rPr>
            <w:delText xml:space="preserve">Theorem 10</w:delText>
          </w:r>
        </w:del>
      </w:hyperlink>
      <w:del w:id="4131" w:author="PR Preview" w:date="2026-01-01T00:00:00Z">
        <w:r>
          <w:delText xml:space="preserve">.</w:delText>
        </w:r>
      </w:del>
    </w:p>
    <w:p>
      <w:pPr>
        <w:pStyle w:val="FirstParagraph"/>
      </w:pPr>
      <w:ins w:id="4132" w:author="PR Preview" w:date="2026-01-01T00:00:00Z">
        <w:r>
          <w:t xml:space="preserve">So</w:t>
        </w:r>
      </w:ins>
      <w:ins w:id="4133" w:author="PR Preview" w:date="2026-01-01T00:00:00Z">
        <w:r>
          <w:t xml:space="preserve"> </w:t>
        </w:r>
      </w:ins>
      <m:oMath>
        <m:sSup>
          <m:e>
            <m:r>
              <m:rPr>
                <m:sty m:val="bi"/>
              </m:rPr>
              <m:t>B</m:t>
            </m:r>
          </m:e>
          <m:sup>
            <m:r>
              <m:rPr>
                <m:sty m:val="p"/>
              </m:rPr>
              <m:t>−</m:t>
            </m:r>
            <m:r>
              <m:t>1</m:t>
            </m:r>
          </m:sup>
        </m:sSup>
        <m:sSup>
          <m:e>
            <m:r>
              <m:rPr>
                <m:sty m:val="bi"/>
              </m:rPr>
              <m:t>A</m:t>
            </m:r>
          </m:e>
          <m:sup>
            <m:r>
              <m:rPr>
                <m:sty m:val="p"/>
              </m:rPr>
              <m:t>−</m:t>
            </m:r>
            <m:r>
              <m:t>1</m:t>
            </m:r>
          </m:sup>
        </m:sSup>
      </m:oMath>
      <w:ins w:id="4134" w:author="PR Preview" w:date="2026-01-01T00:00:00Z">
        <w:r>
          <w:t xml:space="preserve"> </w:t>
        </w:r>
      </w:ins>
      <w:ins w:id="4135" w:author="PR Preview" w:date="2026-01-01T00:00:00Z">
        <w:r>
          <w:t xml:space="preserve">satisfies 5 for</w:t>
        </w:r>
      </w:ins>
      <w:ins w:id="4136" w:author="PR Preview" w:date="2026-01-01T00:00:00Z">
        <w:r>
          <w:t xml:space="preserve"> </w:t>
        </w:r>
      </w:ins>
      <m:oMath>
        <m:r>
          <m:rPr>
            <m:sty m:val="bi"/>
          </m:rPr>
          <m:t>A</m:t>
        </m:r>
        <m:r>
          <m:rPr>
            <m:sty m:val="bi"/>
          </m:rPr>
          <m:t>B</m:t>
        </m:r>
      </m:oMath>
      <w:ins w:id="4137" w:author="PR Preview" w:date="2026-01-01T00:00:00Z">
        <w:r>
          <w:t xml:space="preserve">.</w:t>
        </w:r>
      </w:ins>
      <w:ins w:id="4138" w:author="PR Preview" w:date="2026-01-01T00:00:00Z">
        <w:r>
          <w:t xml:space="preserve"> </w:t>
        </w:r>
      </w:ins>
      <w:ins w:id="4139" w:author="PR Preview" w:date="2026-01-01T00:00:00Z">
        <w:r>
          <w:t xml:space="preserve">The steps use</w:t>
        </w:r>
      </w:ins>
      <w:ins w:id="4140" w:author="PR Preview" w:date="2026-01-01T00:00:00Z">
        <w:r>
          <w:t xml:space="preserve"> </w:t>
        </w:r>
      </w:ins>
      <w:hyperlink w:anchor="thm-matmul-assoc">
        <w:ins w:id="4141" w:author="PR Preview" w:date="2026-01-01T00:00:00Z">
          <w:r>
            <w:rPr>
              <w:rStyle w:val="Hyperlink"/>
            </w:rPr>
            <w:t xml:space="preserve">Theorem 8</w:t>
          </w:r>
        </w:ins>
      </w:hyperlink>
      <w:ins w:id="4142" w:author="PR Preview" w:date="2026-01-01T00:00:00Z">
        <w:r>
          <w:t xml:space="preserve"> </w:t>
        </w:r>
      </w:ins>
      <w:ins w:id="4143" w:author="PR Preview" w:date="2026-01-01T00:00:00Z">
        <w:r>
          <w:t xml:space="preserve">and</w:t>
        </w:r>
      </w:ins>
      <w:ins w:id="4144" w:author="PR Preview" w:date="2026-01-01T00:00:00Z">
        <w:r>
          <w:t xml:space="preserve"> </w:t>
        </w:r>
      </w:ins>
      <w:hyperlink w:anchor="thm-identity">
        <w:ins w:id="4145" w:author="PR Preview" w:date="2026-01-01T00:00:00Z">
          <w:r>
            <w:rPr>
              <w:rStyle w:val="Hyperlink"/>
            </w:rPr>
            <w:t xml:space="preserve">Theorem 10</w:t>
          </w:r>
        </w:ins>
      </w:hyperlink>
      <w:ins w:id="4146" w:author="PR Preview" w:date="2026-01-01T00:00:00Z">
        <w:r>
          <w:t xml:space="preserve">.</w:t>
        </w:r>
      </w:ins>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del w:id="4147" w:author="PR Preview" w:date="2026-01-01T00:00:00Z">
        <w:r>
          <w:delText xml:space="preserve">So</w:delText>
        </w:r>
      </w:del>
      <w:del w:id="4148" w:author="PR Preview" w:date="2026-01-01T00:00:00Z">
        <w:r>
          <w:delText xml:space="preserve"> </w:delText>
        </w:r>
      </w:del>
      <m:oMath>
        <m:sSup>
          <m:e>
            <m:r>
              <m:t>​</m:t>
            </m:r>
            <m:d>
              <m:dPr>
                <m:begChr m:val="("/>
                <m:sepChr m:val=""/>
                <m:endChr m:val=")"/>
                <m:grow/>
              </m:dPr>
              <m:e>
                <m:sSup>
                  <m:e>
                    <m:r>
                      <m:rPr>
                        <m:sty m:val="bi"/>
                      </m:rPr>
                      <m:t>A</m:t>
                    </m:r>
                  </m:e>
                  <m:sup>
                    <m:r>
                      <m:rPr>
                        <m:sty m:val="p"/>
                      </m:rPr>
                      <m:t>−</m:t>
                    </m:r>
                    <m:r>
                      <m:t>1</m:t>
                    </m:r>
                  </m:sup>
                </m:sSup>
              </m:e>
            </m:d>
            <m:r>
              <m:t>​</m:t>
            </m:r>
          </m:e>
          <m:sup>
            <m:r>
              <m:rPr>
                <m:sty m:val="p"/>
              </m:rPr>
              <m:t>⊤</m:t>
            </m:r>
          </m:sup>
        </m:sSup>
      </m:oMath>
      <w:del w:id="4149" w:author="PR Preview" w:date="2026-01-01T00:00:00Z">
        <w:r>
          <w:delText xml:space="preserve"> </w:delText>
        </w:r>
      </w:del>
      <w:del w:id="4150" w:author="PR Preview" w:date="2026-01-01T00:00:00Z">
        <w:r>
          <w:delText xml:space="preserve">satisfies</w:delText>
        </w:r>
      </w:del>
      <w:del w:id="4151" w:author="PR Preview" w:date="2026-01-01T00:00:00Z">
        <w:r>
          <w:delText xml:space="preserve"> </w:delText>
        </w:r>
      </w:del>
      <w:hyperlink w:anchor="def-matrix-inverse">
        <w:del w:id="4152" w:author="PR Preview" w:date="2026-01-01T00:00:00Z">
          <w:r>
            <w:rPr>
              <w:rStyle w:val="Hyperlink"/>
            </w:rPr>
            <w:delText xml:space="preserve">Definition 71</w:delText>
          </w:r>
        </w:del>
      </w:hyperlink>
      <w:del w:id="4153" w:author="PR Preview" w:date="2026-01-01T00:00:00Z">
        <w:r>
          <w:delText xml:space="preserve"> </w:delText>
        </w:r>
      </w:del>
      <w:del w:id="4154" w:author="PR Preview" w:date="2026-01-01T00:00:00Z">
        <w:r>
          <w:delText xml:space="preserve">for</w:delText>
        </w:r>
      </w:del>
      <w:del w:id="4155" w:author="PR Preview" w:date="2026-01-01T00:00:00Z">
        <w:r>
          <w:delText xml:space="preserve"> </w:delText>
        </w:r>
      </w:del>
      <m:oMath>
        <m:sSup>
          <m:e>
            <m:r>
              <m:rPr>
                <m:sty m:val="bi"/>
              </m:rPr>
              <m:t>A</m:t>
            </m:r>
          </m:e>
          <m:sup>
            <m:r>
              <m:rPr>
                <m:sty m:val="p"/>
              </m:rPr>
              <m:t>⊤</m:t>
            </m:r>
          </m:sup>
        </m:sSup>
      </m:oMath>
      <w:del w:id="4156" w:author="PR Preview" w:date="2026-01-01T00:00:00Z">
        <w:r>
          <w:delText xml:space="preserve">.</w:delText>
        </w:r>
      </w:del>
      <w:del w:id="4157" w:author="PR Preview" w:date="2026-01-01T00:00:00Z">
        <w:r>
          <w:delText xml:space="preserve"> </w:delText>
        </w:r>
      </w:del>
      <w:del w:id="4158" w:author="PR Preview" w:date="2026-01-01T00:00:00Z">
        <w:r>
          <w:delText xml:space="preserve">The first step of each display is</w:delText>
        </w:r>
      </w:del>
      <w:del w:id="4159" w:author="PR Preview" w:date="2026-01-01T00:00:00Z">
        <w:r>
          <w:delText xml:space="preserve"> </w:delText>
        </w:r>
      </w:del>
      <w:hyperlink w:anchor="thm-transpose-product">
        <w:del w:id="4160" w:author="PR Preview" w:date="2026-01-01T00:00:00Z">
          <w:r>
            <w:rPr>
              <w:rStyle w:val="Hyperlink"/>
            </w:rPr>
            <w:delText xml:space="preserve">Theorem 19</w:delText>
          </w:r>
        </w:del>
      </w:hyperlink>
      <w:del w:id="4161" w:author="PR Preview" w:date="2026-01-01T00:00:00Z">
        <w:r>
          <w:delText xml:space="preserve">.</w:delText>
        </w:r>
      </w:del>
    </w:p>
    <w:p>
      <w:pPr>
        <w:pStyle w:val="FirstParagraph"/>
      </w:pPr>
      <w:ins w:id="4162" w:author="PR Preview" w:date="2026-01-01T00:00:00Z">
        <w:r>
          <w:t xml:space="preserve">So</w:t>
        </w:r>
      </w:ins>
      <w:ins w:id="4163" w:author="PR Preview" w:date="2026-01-01T00:00:00Z">
        <w:r>
          <w:t xml:space="preserve"> </w:t>
        </w:r>
      </w:ins>
      <m:oMath>
        <m:sSup>
          <m:e>
            <m:r>
              <m:t>​</m:t>
            </m:r>
            <m:d>
              <m:dPr>
                <m:begChr m:val="("/>
                <m:sepChr m:val=""/>
                <m:endChr m:val=")"/>
                <m:grow/>
              </m:dPr>
              <m:e>
                <m:sSup>
                  <m:e>
                    <m:r>
                      <m:rPr>
                        <m:sty m:val="bi"/>
                      </m:rPr>
                      <m:t>A</m:t>
                    </m:r>
                  </m:e>
                  <m:sup>
                    <m:r>
                      <m:rPr>
                        <m:sty m:val="p"/>
                      </m:rPr>
                      <m:t>−</m:t>
                    </m:r>
                    <m:r>
                      <m:t>1</m:t>
                    </m:r>
                  </m:sup>
                </m:sSup>
              </m:e>
            </m:d>
            <m:r>
              <m:t>​</m:t>
            </m:r>
          </m:e>
          <m:sup>
            <m:r>
              <m:rPr>
                <m:sty m:val="p"/>
              </m:rPr>
              <m:t>⊤</m:t>
            </m:r>
          </m:sup>
        </m:sSup>
      </m:oMath>
      <w:ins w:id="4164" w:author="PR Preview" w:date="2026-01-01T00:00:00Z">
        <w:r>
          <w:t xml:space="preserve"> </w:t>
        </w:r>
      </w:ins>
      <w:ins w:id="4165" w:author="PR Preview" w:date="2026-01-01T00:00:00Z">
        <w:r>
          <w:t xml:space="preserve">satisfies 5 for</w:t>
        </w:r>
      </w:ins>
      <w:ins w:id="4166" w:author="PR Preview" w:date="2026-01-01T00:00:00Z">
        <w:r>
          <w:t xml:space="preserve"> </w:t>
        </w:r>
      </w:ins>
      <m:oMath>
        <m:sSup>
          <m:e>
            <m:r>
              <m:rPr>
                <m:sty m:val="bi"/>
              </m:rPr>
              <m:t>A</m:t>
            </m:r>
          </m:e>
          <m:sup>
            <m:r>
              <m:rPr>
                <m:sty m:val="p"/>
              </m:rPr>
              <m:t>⊤</m:t>
            </m:r>
          </m:sup>
        </m:sSup>
      </m:oMath>
      <w:ins w:id="4167" w:author="PR Preview" w:date="2026-01-01T00:00:00Z">
        <w:r>
          <w:t xml:space="preserve">.</w:t>
        </w:r>
      </w:ins>
      <w:ins w:id="4168" w:author="PR Preview" w:date="2026-01-01T00:00:00Z">
        <w:r>
          <w:t xml:space="preserve"> </w:t>
        </w:r>
      </w:ins>
      <w:ins w:id="4169" w:author="PR Preview" w:date="2026-01-01T00:00:00Z">
        <w:r>
          <w:t xml:space="preserve">The first step of each display is</w:t>
        </w:r>
      </w:ins>
      <w:ins w:id="4170" w:author="PR Preview" w:date="2026-01-01T00:00:00Z">
        <w:r>
          <w:t xml:space="preserve"> </w:t>
        </w:r>
      </w:ins>
      <w:hyperlink w:anchor="thm-transpose-product">
        <w:ins w:id="4171" w:author="PR Preview" w:date="2026-01-01T00:00:00Z">
          <w:r>
            <w:rPr>
              <w:rStyle w:val="Hyperlink"/>
            </w:rPr>
            <w:t xml:space="preserve">Theorem 19</w:t>
          </w:r>
        </w:ins>
      </w:hyperlink>
      <w:ins w:id="4172" w:author="PR Preview" w:date="2026-01-01T00:00:00Z">
        <w:r>
          <w:t xml:space="preserve">.</w:t>
        </w:r>
      </w:ins>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del w:id="4173" w:author="PR Preview" w:date="2026-01-01T00:00:00Z">
        <w:r>
          <w:rPr>
            <w:i/>
            <w:iCs/>
          </w:rPr>
          <w:delText xml:space="preserve">Remark 23</w:delText>
        </w:r>
      </w:del>
      <w:del w:id="4174" w:author="PR Preview" w:date="2026-01-01T00:00:00Z">
        <w:r>
          <w:delText xml:space="preserve"> (The columns of an orthogonal matrix are orthonormal). </w:delText>
        </w:r>
      </w:del>
      <w:del w:id="4175" w:author="PR Preview" w:date="2026-01-01T00:00:00Z">
        <w:r>
          <w:delText xml:space="preserve">Entry</w:delText>
        </w:r>
      </w:del>
      <w:del w:id="4176" w:author="PR Preview" w:date="2026-01-01T00:00:00Z">
        <w:r>
          <w:delText xml:space="preserve"> </w:delText>
        </w:r>
      </w:del>
      <m:oMath>
        <m:r>
          <m:rPr>
            <m:sty m:val="p"/>
          </m:rPr>
          <m:t>(</m:t>
        </m:r>
        <m:r>
          <m:t>i</m:t>
        </m:r>
        <m:r>
          <m:rPr>
            <m:sty m:val="p"/>
          </m:rPr>
          <m:t>,</m:t>
        </m:r>
        <m:r>
          <m:t>j</m:t>
        </m:r>
        <m:r>
          <m:rPr>
            <m:sty m:val="p"/>
          </m:rPr>
          <m:t>)</m:t>
        </m:r>
      </m:oMath>
      <w:del w:id="4177" w:author="PR Preview" w:date="2026-01-01T00:00:00Z">
        <w:r>
          <w:delText xml:space="preserve"> </w:delText>
        </w:r>
      </w:del>
      <w:del w:id="4178" w:author="PR Preview" w:date="2026-01-01T00:00:00Z">
        <w:r>
          <w:delText xml:space="preserve">of</w:delText>
        </w:r>
      </w:del>
      <w:del w:id="4179" w:author="PR Preview" w:date="2026-01-01T00:00:00Z">
        <w:r>
          <w:delText xml:space="preserve"> </w:delText>
        </w:r>
      </w:del>
      <m:oMath>
        <m:sSup>
          <m:e>
            <m:r>
              <m:rPr>
                <m:sty m:val="bi"/>
              </m:rPr>
              <m:t>Q</m:t>
            </m:r>
          </m:e>
          <m:sup>
            <m:r>
              <m:rPr>
                <m:sty m:val="p"/>
              </m:rPr>
              <m:t>⊤</m:t>
            </m:r>
          </m:sup>
        </m:sSup>
        <m:r>
          <m:rPr>
            <m:sty m:val="bi"/>
          </m:rPr>
          <m:t>Q</m:t>
        </m:r>
      </m:oMath>
      <w:del w:id="4180" w:author="PR Preview" w:date="2026-01-01T00:00:00Z">
        <w:r>
          <w:delText xml:space="preserve"> </w:delText>
        </w:r>
      </w:del>
      <w:del w:id="4181" w:author="PR Preview" w:date="2026-01-01T00:00:00Z">
        <w:r>
          <w:delText xml:space="preserve">is the dot product of</w:delText>
        </w:r>
      </w:del>
      <w:del w:id="4182" w:author="PR Preview" w:date="2026-01-01T00:00:00Z">
        <w:r>
          <w:delText xml:space="preserve"> </w:delText>
        </w:r>
      </w:del>
      <w:del w:id="4183" w:author="PR Preview" w:date="2026-01-01T00:00:00Z">
        <w:r>
          <w:delText xml:space="preserve">column</w:delText>
        </w:r>
      </w:del>
      <w:del w:id="4184" w:author="PR Preview" w:date="2026-01-01T00:00:00Z">
        <w:r>
          <w:delText xml:space="preserve"> </w:delText>
        </w:r>
      </w:del>
      <m:oMath>
        <m:r>
          <m:t>i</m:t>
        </m:r>
      </m:oMath>
      <w:del w:id="4185" w:author="PR Preview" w:date="2026-01-01T00:00:00Z">
        <w:r>
          <w:delText xml:space="preserve"> </w:delText>
        </w:r>
      </w:del>
      <w:del w:id="4186" w:author="PR Preview" w:date="2026-01-01T00:00:00Z">
        <w:r>
          <w:delText xml:space="preserve">and column</w:delText>
        </w:r>
      </w:del>
      <w:del w:id="4187" w:author="PR Preview" w:date="2026-01-01T00:00:00Z">
        <w:r>
          <w:delText xml:space="preserve"> </w:delText>
        </w:r>
      </w:del>
      <m:oMath>
        <m:r>
          <m:t>j</m:t>
        </m:r>
      </m:oMath>
      <w:del w:id="4188" w:author="PR Preview" w:date="2026-01-01T00:00:00Z">
        <w:r>
          <w:delText xml:space="preserve"> </w:delText>
        </w:r>
      </w:del>
      <w:del w:id="4189" w:author="PR Preview" w:date="2026-01-01T00:00:00Z">
        <w:r>
          <w:delText xml:space="preserve">of</w:delText>
        </w:r>
      </w:del>
      <w:del w:id="4190" w:author="PR Preview" w:date="2026-01-01T00:00:00Z">
        <w:r>
          <w:delText xml:space="preserve"> </w:delText>
        </w:r>
      </w:del>
      <m:oMath>
        <m:r>
          <m:rPr>
            <m:sty m:val="bi"/>
          </m:rPr>
          <m:t>Q</m:t>
        </m:r>
      </m:oMath>
      <w:del w:id="4191" w:author="PR Preview" w:date="2026-01-01T00:00:00Z">
        <w:r>
          <w:delText xml:space="preserve">,</w:delText>
        </w:r>
      </w:del>
      <w:del w:id="4192" w:author="PR Preview" w:date="2026-01-01T00:00:00Z">
        <w:r>
          <w:delText xml:space="preserve"> </w:delText>
        </w:r>
      </w:del>
      <w:del w:id="4193" w:author="PR Preview" w:date="2026-01-01T00:00:00Z">
        <w:r>
          <w:delText xml:space="preserve">so</w:delText>
        </w:r>
      </w:del>
      <w:del w:id="4194"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4195" w:author="PR Preview" w:date="2026-01-01T00:00:00Z">
        <w:r>
          <w:delText xml:space="preserve"> </w:delText>
        </w:r>
      </w:del>
      <w:del w:id="4196" w:author="PR Preview" w:date="2026-01-01T00:00:00Z">
        <w:r>
          <w:delText xml:space="preserve">says that</w:delText>
        </w:r>
      </w:del>
      <w:del w:id="4197" w:author="PR Preview" w:date="2026-01-01T00:00:00Z">
        <w:r>
          <w:delText xml:space="preserve"> </w:delText>
        </w:r>
      </w:del>
      <w:del w:id="4198" w:author="PR Preview" w:date="2026-01-01T00:00:00Z">
        <w:r>
          <w:delText xml:space="preserve">the columns of</w:delText>
        </w:r>
      </w:del>
      <w:del w:id="4199" w:author="PR Preview" w:date="2026-01-01T00:00:00Z">
        <w:r>
          <w:delText xml:space="preserve"> </w:delText>
        </w:r>
      </w:del>
      <m:oMath>
        <m:r>
          <m:rPr>
            <m:sty m:val="bi"/>
          </m:rPr>
          <m:t>Q</m:t>
        </m:r>
      </m:oMath>
      <w:del w:id="4200" w:author="PR Preview" w:date="2026-01-01T00:00:00Z">
        <w:r>
          <w:delText xml:space="preserve"> </w:delText>
        </w:r>
      </w:del>
      <w:del w:id="4201" w:author="PR Preview" w:date="2026-01-01T00:00:00Z">
        <w:r>
          <w:delText xml:space="preserve">are orthonormal (</w:delText>
        </w:r>
      </w:del>
      <w:hyperlink w:anchor="def-orthonormal-vectors">
        <w:del w:id="4202" w:author="PR Preview" w:date="2026-01-01T00:00:00Z">
          <w:r>
            <w:rPr>
              <w:rStyle w:val="Hyperlink"/>
            </w:rPr>
            <w:delText xml:space="preserve">Definition 17</w:delText>
          </w:r>
        </w:del>
      </w:hyperlink>
      <w:del w:id="4203" w:author="PR Preview" w:date="2026-01-01T00:00:00Z">
        <w:r>
          <w:delText xml:space="preserve">).</w:delText>
        </w:r>
      </w:del>
      <w:del w:id="4204" w:author="PR Preview" w:date="2026-01-01T00:00:00Z">
        <w:r>
          <w:delText xml:space="preserve"> </w:delText>
        </w:r>
      </w:del>
      <w:del w:id="4205" w:author="PR Preview" w:date="2026-01-01T00:00:00Z">
        <w:r>
          <w:delText xml:space="preserve">For a square matrix,</w:delText>
        </w:r>
      </w:del>
      <w:del w:id="4206"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4207" w:author="PR Preview" w:date="2026-01-01T00:00:00Z">
        <w:r>
          <w:delText xml:space="preserve"> </w:delText>
        </w:r>
      </w:del>
      <w:del w:id="4208" w:author="PR Preview" w:date="2026-01-01T00:00:00Z">
        <w:r>
          <w:delText xml:space="preserve">also implies</w:delText>
        </w:r>
      </w:del>
      <w:del w:id="4209"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4210" w:author="PR Preview" w:date="2026-01-01T00:00:00Z">
        <w:r>
          <w:delText xml:space="preserve">,</w:delText>
        </w:r>
      </w:del>
      <w:del w:id="4211" w:author="PR Preview" w:date="2026-01-01T00:00:00Z">
        <w:r>
          <w:delText xml:space="preserve"> </w:delText>
        </w:r>
      </w:del>
      <w:del w:id="4212" w:author="PR Preview" w:date="2026-01-01T00:00:00Z">
        <w:r>
          <w:delText xml:space="preserve">so</w:delText>
        </w:r>
      </w:del>
      <w:del w:id="4213"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4214" w:author="PR Preview" w:date="2026-01-01T00:00:00Z">
        <w:r>
          <w:delText xml:space="preserve"> </w:delText>
        </w:r>
      </w:del>
      <w:del w:id="4215" w:author="PR Preview" w:date="2026-01-01T00:00:00Z">
        <w:r>
          <w:delText xml:space="preserve">(</w:delText>
        </w:r>
      </w:del>
      <w:hyperlink w:anchor="def-matrix-inverse">
        <w:del w:id="4216" w:author="PR Preview" w:date="2026-01-01T00:00:00Z">
          <w:r>
            <w:rPr>
              <w:rStyle w:val="Hyperlink"/>
            </w:rPr>
            <w:delText xml:space="preserve">Definition 71</w:delText>
          </w:r>
        </w:del>
      </w:hyperlink>
      <w:del w:id="4217" w:author="PR Preview" w:date="2026-01-01T00:00:00Z">
        <w:r>
          <w:delText xml:space="preserve">)</w:delText>
        </w:r>
      </w:del>
      <w:del w:id="4218" w:author="PR Preview" w:date="2026-01-01T00:00:00Z">
        <w:r>
          <w:delText xml:space="preserve"> </w:delText>
        </w:r>
      </w:del>
      <w:del w:id="4219" w:author="PR Preview" w:date="2026-01-01T00:00:00Z">
        <w:r>
          <w:delText xml:space="preserve">(Banerjee and Roy 2014, chap. 8, Theorem 8.1 and Definition 8.1, p. 209)</w:delText>
        </w:r>
      </w:del>
      <w:del w:id="4220" w:author="PR Preview" w:date="2026-01-01T00:00:00Z">
        <w:r>
          <w:delText xml:space="preserve">.</w:delText>
        </w:r>
      </w:del>
    </w:p>
    <w:p>
      <w:pPr>
        <w:pStyle w:val="BodyText"/>
      </w:pPr>
      <w:ins w:id="4221" w:author="PR Preview" w:date="2026-01-01T00:00:00Z">
        <w:r>
          <w:rPr>
            <w:i/>
            <w:iCs/>
          </w:rPr>
          <w:t xml:space="preserve">Remark 23</w:t>
        </w:r>
      </w:ins>
      <w:ins w:id="4222" w:author="PR Preview" w:date="2026-01-01T00:00:00Z">
        <w:r>
          <w:t xml:space="preserve"> (The columns of an orthogonal matrix are orthonormal). </w:t>
        </w:r>
      </w:ins>
      <w:ins w:id="4223" w:author="PR Preview" w:date="2026-01-01T00:00:00Z">
        <w:r>
          <w:t xml:space="preserve">Entry</w:t>
        </w:r>
      </w:ins>
      <w:ins w:id="4224" w:author="PR Preview" w:date="2026-01-01T00:00:00Z">
        <w:r>
          <w:t xml:space="preserve"> </w:t>
        </w:r>
      </w:ins>
      <m:oMath>
        <m:r>
          <m:rPr>
            <m:sty m:val="p"/>
          </m:rPr>
          <m:t>(</m:t>
        </m:r>
        <m:r>
          <m:t>i</m:t>
        </m:r>
        <m:r>
          <m:rPr>
            <m:sty m:val="p"/>
          </m:rPr>
          <m:t>,</m:t>
        </m:r>
        <m:r>
          <m:t>j</m:t>
        </m:r>
        <m:r>
          <m:rPr>
            <m:sty m:val="p"/>
          </m:rPr>
          <m:t>)</m:t>
        </m:r>
      </m:oMath>
      <w:ins w:id="4225" w:author="PR Preview" w:date="2026-01-01T00:00:00Z">
        <w:r>
          <w:t xml:space="preserve"> </w:t>
        </w:r>
      </w:ins>
      <w:ins w:id="4226" w:author="PR Preview" w:date="2026-01-01T00:00:00Z">
        <w:r>
          <w:t xml:space="preserve">of</w:t>
        </w:r>
      </w:ins>
      <w:ins w:id="4227" w:author="PR Preview" w:date="2026-01-01T00:00:00Z">
        <w:r>
          <w:t xml:space="preserve"> </w:t>
        </w:r>
      </w:ins>
      <m:oMath>
        <m:sSup>
          <m:e>
            <m:r>
              <m:rPr>
                <m:sty m:val="bi"/>
              </m:rPr>
              <m:t>Q</m:t>
            </m:r>
          </m:e>
          <m:sup>
            <m:r>
              <m:rPr>
                <m:sty m:val="p"/>
              </m:rPr>
              <m:t>⊤</m:t>
            </m:r>
          </m:sup>
        </m:sSup>
        <m:r>
          <m:rPr>
            <m:sty m:val="bi"/>
          </m:rPr>
          <m:t>Q</m:t>
        </m:r>
      </m:oMath>
      <w:ins w:id="4228" w:author="PR Preview" w:date="2026-01-01T00:00:00Z">
        <w:r>
          <w:t xml:space="preserve"> </w:t>
        </w:r>
      </w:ins>
      <w:ins w:id="4229" w:author="PR Preview" w:date="2026-01-01T00:00:00Z">
        <w:r>
          <w:t xml:space="preserve">is the dot product of</w:t>
        </w:r>
      </w:ins>
      <w:ins w:id="4230" w:author="PR Preview" w:date="2026-01-01T00:00:00Z">
        <w:r>
          <w:t xml:space="preserve"> </w:t>
        </w:r>
      </w:ins>
      <w:ins w:id="4231" w:author="PR Preview" w:date="2026-01-01T00:00:00Z">
        <w:r>
          <w:t xml:space="preserve">column</w:t>
        </w:r>
      </w:ins>
      <w:ins w:id="4232" w:author="PR Preview" w:date="2026-01-01T00:00:00Z">
        <w:r>
          <w:t xml:space="preserve"> </w:t>
        </w:r>
      </w:ins>
      <m:oMath>
        <m:r>
          <m:t>i</m:t>
        </m:r>
      </m:oMath>
      <w:ins w:id="4233" w:author="PR Preview" w:date="2026-01-01T00:00:00Z">
        <w:r>
          <w:t xml:space="preserve"> </w:t>
        </w:r>
      </w:ins>
      <w:ins w:id="4234" w:author="PR Preview" w:date="2026-01-01T00:00:00Z">
        <w:r>
          <w:t xml:space="preserve">and column</w:t>
        </w:r>
      </w:ins>
      <w:ins w:id="4235" w:author="PR Preview" w:date="2026-01-01T00:00:00Z">
        <w:r>
          <w:t xml:space="preserve"> </w:t>
        </w:r>
      </w:ins>
      <m:oMath>
        <m:r>
          <m:t>j</m:t>
        </m:r>
      </m:oMath>
      <w:ins w:id="4236" w:author="PR Preview" w:date="2026-01-01T00:00:00Z">
        <w:r>
          <w:t xml:space="preserve"> </w:t>
        </w:r>
      </w:ins>
      <w:ins w:id="4237" w:author="PR Preview" w:date="2026-01-01T00:00:00Z">
        <w:r>
          <w:t xml:space="preserve">of</w:t>
        </w:r>
      </w:ins>
      <w:ins w:id="4238" w:author="PR Preview" w:date="2026-01-01T00:00:00Z">
        <w:r>
          <w:t xml:space="preserve"> </w:t>
        </w:r>
      </w:ins>
      <m:oMath>
        <m:r>
          <m:rPr>
            <m:sty m:val="bi"/>
          </m:rPr>
          <m:t>Q</m:t>
        </m:r>
      </m:oMath>
      <w:ins w:id="4239" w:author="PR Preview" w:date="2026-01-01T00:00:00Z">
        <w:r>
          <w:t xml:space="preserve">,</w:t>
        </w:r>
      </w:ins>
      <w:ins w:id="4240" w:author="PR Preview" w:date="2026-01-01T00:00:00Z">
        <w:r>
          <w:t xml:space="preserve"> </w:t>
        </w:r>
      </w:ins>
      <w:ins w:id="4241" w:author="PR Preview" w:date="2026-01-01T00:00:00Z">
        <w:r>
          <w:t xml:space="preserve">so</w:t>
        </w:r>
      </w:ins>
      <w:ins w:id="4242"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4243" w:author="PR Preview" w:date="2026-01-01T00:00:00Z">
        <w:r>
          <w:t xml:space="preserve"> </w:t>
        </w:r>
      </w:ins>
      <w:ins w:id="4244" w:author="PR Preview" w:date="2026-01-01T00:00:00Z">
        <w:r>
          <w:t xml:space="preserve">says that</w:t>
        </w:r>
      </w:ins>
      <w:ins w:id="4245" w:author="PR Preview" w:date="2026-01-01T00:00:00Z">
        <w:r>
          <w:t xml:space="preserve"> </w:t>
        </w:r>
      </w:ins>
      <w:ins w:id="4246" w:author="PR Preview" w:date="2026-01-01T00:00:00Z">
        <w:r>
          <w:t xml:space="preserve">the columns of</w:t>
        </w:r>
      </w:ins>
      <w:ins w:id="4247" w:author="PR Preview" w:date="2026-01-01T00:00:00Z">
        <w:r>
          <w:t xml:space="preserve"> </w:t>
        </w:r>
      </w:ins>
      <m:oMath>
        <m:r>
          <m:rPr>
            <m:sty m:val="bi"/>
          </m:rPr>
          <m:t>Q</m:t>
        </m:r>
      </m:oMath>
      <w:ins w:id="4248" w:author="PR Preview" w:date="2026-01-01T00:00:00Z">
        <w:r>
          <w:t xml:space="preserve"> </w:t>
        </w:r>
      </w:ins>
      <w:ins w:id="4249" w:author="PR Preview" w:date="2026-01-01T00:00:00Z">
        <w:r>
          <w:t xml:space="preserve">are orthonormal (</w:t>
        </w:r>
      </w:ins>
      <w:hyperlink w:anchor="def-orthonormal-vectors">
        <w:ins w:id="4250" w:author="PR Preview" w:date="2026-01-01T00:00:00Z">
          <w:r>
            <w:rPr>
              <w:rStyle w:val="Hyperlink"/>
            </w:rPr>
            <w:t xml:space="preserve">Definition 17</w:t>
          </w:r>
        </w:ins>
      </w:hyperlink>
      <w:ins w:id="4251" w:author="PR Preview" w:date="2026-01-01T00:00:00Z">
        <w:r>
          <w:t xml:space="preserve">).</w:t>
        </w:r>
      </w:ins>
      <w:ins w:id="4252" w:author="PR Preview" w:date="2026-01-01T00:00:00Z">
        <w:r>
          <w:t xml:space="preserve"> </w:t>
        </w:r>
      </w:ins>
      <w:ins w:id="4253" w:author="PR Preview" w:date="2026-01-01T00:00:00Z">
        <w:r>
          <w:t xml:space="preserve">For a square matrix,</w:t>
        </w:r>
      </w:ins>
      <w:ins w:id="4254"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4255" w:author="PR Preview" w:date="2026-01-01T00:00:00Z">
        <w:r>
          <w:t xml:space="preserve"> </w:t>
        </w:r>
      </w:ins>
      <w:ins w:id="4256" w:author="PR Preview" w:date="2026-01-01T00:00:00Z">
        <w:r>
          <w:t xml:space="preserve">also implies</w:t>
        </w:r>
      </w:ins>
      <w:ins w:id="4257"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4258" w:author="PR Preview" w:date="2026-01-01T00:00:00Z">
        <w:r>
          <w:t xml:space="preserve">,</w:t>
        </w:r>
      </w:ins>
      <w:ins w:id="4259" w:author="PR Preview" w:date="2026-01-01T00:00:00Z">
        <w:r>
          <w:t xml:space="preserve"> </w:t>
        </w:r>
      </w:ins>
      <w:ins w:id="4260" w:author="PR Preview" w:date="2026-01-01T00:00:00Z">
        <w:r>
          <w:t xml:space="preserve">so</w:t>
        </w:r>
      </w:ins>
      <w:ins w:id="4261"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4262" w:author="PR Preview" w:date="2026-01-01T00:00:00Z">
        <w:r>
          <w:t xml:space="preserve"> </w:t>
        </w:r>
      </w:ins>
      <w:ins w:id="4263" w:author="PR Preview" w:date="2026-01-01T00:00:00Z">
        <w:r>
          <w:t xml:space="preserve">(5)</w:t>
        </w:r>
      </w:ins>
      <w:ins w:id="4264" w:author="PR Preview" w:date="2026-01-01T00:00:00Z">
        <w:r>
          <w:t xml:space="preserve"> </w:t>
        </w:r>
      </w:ins>
      <w:ins w:id="4265" w:author="PR Preview" w:date="2026-01-01T00:00:00Z">
        <w:r>
          <w:t xml:space="preserve">(Banerjee and Roy 2014, chap. 8, Theorem 8.1 and Definition 8.1, p. 209)</w:t>
        </w:r>
      </w:ins>
      <w:ins w:id="4266" w:author="PR Preview" w:date="2026-01-01T00:00:00Z">
        <w:r>
          <w:t xml:space="preserve">.</w:t>
        </w:r>
      </w:ins>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del w:id="4267" w:author="PR Preview" w:date="2026-01-01T00:00:00Z">
        <w:r>
          <w:delText xml:space="preserve">and both traces are the same:</w:delText>
        </w:r>
      </w:del>
      <w:del w:id="4268" w:author="PR Preview" w:date="2026-01-01T00:00:00Z">
        <w:r>
          <w:delText xml:space="preserve"> </w:delText>
        </w:r>
      </w:del>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del w:id="4269" w:author="PR Preview" w:date="2026-01-01T00:00:00Z">
        <w:r>
          <w:delText xml:space="preserve"> </w:delText>
        </w:r>
      </w:del>
      <w:del w:id="4270" w:author="PR Preview" w:date="2026-01-01T00:00:00Z">
        <w:r>
          <w:delText xml:space="preserve">and</w:delText>
        </w:r>
      </w:del>
      <w:del w:id="4271" w:author="PR Preview" w:date="2026-01-01T00:00:00Z">
        <w:r>
          <w:delText xml:space="preserve"> </w:delText>
        </w:r>
      </w:del>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del w:id="4272" w:author="PR Preview" w:date="2026-01-01T00:00:00Z">
        <w:r>
          <w:delText xml:space="preserve">.</w:delText>
        </w:r>
      </w:del>
    </w:p>
    <w:p>
      <w:pPr>
        <w:pStyle w:val="FirstParagraph"/>
      </w:pPr>
      <w:ins w:id="4273" w:author="PR Preview" w:date="2026-01-01T00:00:00Z">
        <w:r>
          <w:t xml:space="preserve">and both traces are the same: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ins w:id="4274" w:author="PR Preview" w:date="2026-01-01T00:00:00Z">
        <w:r>
          <w:t xml:space="preserve">and</w:t>
        </w:r>
      </w:ins>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19"/>
    <w:bookmarkStart w:id="420"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del w:id="4275" w:author="PR Preview" w:date="2026-01-01T00:00:00Z">
        <w:r>
          <w:rPr>
            <w:i/>
            <w:iCs/>
          </w:rPr>
          <w:delText xml:space="preserve">Remark 26</w:delText>
        </w:r>
      </w:del>
      <w:del w:id="4276" w:author="PR Preview" w:date="2026-01-01T00:00:00Z">
        <w:r>
          <w:delText xml:space="preserve"> (The matrix inner product as a dot product). </w:delText>
        </w:r>
      </w:del>
      <w:hyperlink w:anchor="thm-matrix-inner-product-entries">
        <w:del w:id="4277" w:author="PR Preview" w:date="2026-01-01T00:00:00Z">
          <w:r>
            <w:rPr>
              <w:rStyle w:val="Hyperlink"/>
            </w:rPr>
            <w:delText xml:space="preserve">Theorem 68</w:delText>
          </w:r>
        </w:del>
      </w:hyperlink>
      <w:del w:id="4278" w:author="PR Preview" w:date="2026-01-01T00:00:00Z">
        <w:r>
          <w:delText xml:space="preserve"> </w:delText>
        </w:r>
      </w:del>
      <w:del w:id="4279" w:author="PR Preview" w:date="2026-01-01T00:00:00Z">
        <w:r>
          <w:delText xml:space="preserve">says that the matrix inner product</w:delText>
        </w:r>
      </w:del>
      <w:del w:id="4280" w:author="PR Preview" w:date="2026-01-01T00:00:00Z">
        <w:r>
          <w:delText xml:space="preserve"> </w:delText>
        </w:r>
      </w:del>
      <w:del w:id="4281" w:author="PR Preview" w:date="2026-01-01T00:00:00Z">
        <w:r>
          <w:delText xml:space="preserve">is the dot product (</w:delText>
        </w:r>
      </w:del>
      <w:hyperlink w:anchor="def-dot-product">
        <w:del w:id="4282" w:author="PR Preview" w:date="2026-01-01T00:00:00Z">
          <w:r>
            <w:rPr>
              <w:rStyle w:val="Hyperlink"/>
            </w:rPr>
            <w:delText xml:space="preserve">Definition 7</w:delText>
          </w:r>
        </w:del>
      </w:hyperlink>
      <w:del w:id="4283" w:author="PR Preview" w:date="2026-01-01T00:00:00Z">
        <w:r>
          <w:delText xml:space="preserve">) of the two matrices’</w:delText>
        </w:r>
      </w:del>
      <w:del w:id="4284" w:author="PR Preview" w:date="2026-01-01T00:00:00Z">
        <w:r>
          <w:delText xml:space="preserve"> </w:delText>
        </w:r>
      </w:del>
      <w:del w:id="4285" w:author="PR Preview" w:date="2026-01-01T00:00:00Z">
        <w:r>
          <w:delText xml:space="preserve">entries, each listed as one vector of length</w:delText>
        </w:r>
      </w:del>
      <w:del w:id="4286" w:author="PR Preview" w:date="2026-01-01T00:00:00Z">
        <w:r>
          <w:delText xml:space="preserve"> </w:delText>
        </w:r>
      </w:del>
      <m:oMath>
        <m:r>
          <m:t>n</m:t>
        </m:r>
        <m:r>
          <m:t>p</m:t>
        </m:r>
      </m:oMath>
      <w:del w:id="4287" w:author="PR Preview" w:date="2026-01-01T00:00:00Z">
        <w:r>
          <w:delText xml:space="preserve">,</w:delText>
        </w:r>
      </w:del>
      <w:del w:id="4288" w:author="PR Preview" w:date="2026-01-01T00:00:00Z">
        <w:r>
          <w:delText xml:space="preserve"> </w:delText>
        </w:r>
      </w:del>
      <w:del w:id="4289" w:author="PR Preview" w:date="2026-01-01T00:00:00Z">
        <w:r>
          <w:delText xml:space="preserve">with both matrices’ entries listed in the same order.</w:delText>
        </w:r>
      </w:del>
    </w:p>
    <w:p>
      <w:pPr>
        <w:pStyle w:val="BodyText"/>
      </w:pPr>
      <w:del w:id="4290" w:author="PR Preview" w:date="2026-01-01T00:00:00Z">
        <w:r>
          <w:delText xml:space="preserve">For example, listing the entries of</w:delText>
        </w:r>
      </w:del>
      <w:del w:id="4291" w:author="PR Preview" w:date="2026-01-01T00:00:00Z">
        <w:r>
          <w:delText xml:space="preserve"> </w:delText>
        </w:r>
      </w:del>
      <m:oMath>
        <m:r>
          <m:rPr>
            <m:sty m:val="bi"/>
          </m:rPr>
          <m:t>A</m:t>
        </m:r>
      </m:oMath>
      <w:del w:id="4292" w:author="PR Preview" w:date="2026-01-01T00:00:00Z">
        <w:r>
          <w:delText xml:space="preserve"> </w:delText>
        </w:r>
      </w:del>
      <w:del w:id="4293" w:author="PR Preview" w:date="2026-01-01T00:00:00Z">
        <w:r>
          <w:delText xml:space="preserve">and</w:delText>
        </w:r>
      </w:del>
      <w:del w:id="4294" w:author="PR Preview" w:date="2026-01-01T00:00:00Z">
        <w:r>
          <w:delText xml:space="preserve"> </w:delText>
        </w:r>
      </w:del>
      <m:oMath>
        <m:r>
          <m:rPr>
            <m:sty m:val="bi"/>
          </m:rPr>
          <m:t>B</m:t>
        </m:r>
      </m:oMath>
      <w:del w:id="4295" w:author="PR Preview" w:date="2026-01-01T00:00:00Z">
        <w:r>
          <w:delText xml:space="preserve"> </w:delText>
        </w:r>
      </w:del>
      <w:del w:id="4296" w:author="PR Preview" w:date="2026-01-01T00:00:00Z">
        <w:r>
          <w:delText xml:space="preserve">in</w:delText>
        </w:r>
      </w:del>
      <w:del w:id="4297" w:author="PR Preview" w:date="2026-01-01T00:00:00Z">
        <w:r>
          <w:delText xml:space="preserve"> </w:delText>
        </w:r>
      </w:del>
      <w:hyperlink w:anchor="exm-matrix-inner-product">
        <w:del w:id="4298" w:author="PR Preview" w:date="2026-01-01T00:00:00Z">
          <w:r>
            <w:rPr>
              <w:rStyle w:val="Hyperlink"/>
            </w:rPr>
            <w:delText xml:space="preserve">Example 132</w:delText>
          </w:r>
        </w:del>
      </w:hyperlink>
      <w:del w:id="4299" w:author="PR Preview" w:date="2026-01-01T00:00:00Z">
        <w:r>
          <w:delText xml:space="preserve"> </w:delText>
        </w:r>
      </w:del>
      <w:del w:id="4300" w:author="PR Preview" w:date="2026-01-01T00:00:00Z">
        <w:r>
          <w:delText xml:space="preserve">row by row</w:delText>
        </w:r>
      </w:del>
      <w:del w:id="4301" w:author="PR Preview" w:date="2026-01-01T00:00:00Z">
        <w:r>
          <w:delText xml:space="preserve"> </w:delText>
        </w:r>
      </w:del>
      <w:del w:id="4302" w:author="PR Preview" w:date="2026-01-01T00:00:00Z">
        <w:r>
          <w:delText xml:space="preserve">gives</w:delText>
        </w:r>
      </w:del>
      <w:del w:id="4303"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4304" w:author="PR Preview" w:date="2026-01-01T00:00:00Z">
        <w:r>
          <w:delText xml:space="preserve"> </w:delText>
        </w:r>
      </w:del>
      <w:del w:id="4305" w:author="PR Preview" w:date="2026-01-01T00:00:00Z">
        <w:r>
          <w:delText xml:space="preserve">and</w:delText>
        </w:r>
      </w:del>
      <w:del w:id="4306"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4307" w:author="PR Preview" w:date="2026-01-01T00:00:00Z">
        <w:r>
          <w:delText xml:space="preserve">,</w:delText>
        </w:r>
      </w:del>
      <w:del w:id="4308" w:author="PR Preview" w:date="2026-01-01T00:00:00Z">
        <w:r>
          <w:delText xml:space="preserve"> </w:delText>
        </w:r>
      </w:del>
      <w:del w:id="4309" w:author="PR Preview" w:date="2026-01-01T00:00:00Z">
        <w:r>
          <w:delText xml:space="preserve">and</w:delText>
        </w:r>
      </w:del>
      <w:del w:id="4310"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del w:id="4311" w:author="PR Preview" w:date="2026-01-01T00:00:00Z">
        <w:r>
          <w:delText xml:space="preserve">.</w:delText>
        </w:r>
      </w:del>
    </w:p>
    <w:p>
      <w:pPr>
        <w:pStyle w:val="FirstParagraph"/>
      </w:pPr>
      <w:ins w:id="4312" w:author="PR Preview" w:date="2026-01-01T00:00:00Z">
        <w:r>
          <w:rPr>
            <w:i/>
            <w:iCs/>
          </w:rPr>
          <w:t xml:space="preserve">Remark 26</w:t>
        </w:r>
      </w:ins>
      <w:ins w:id="4313" w:author="PR Preview" w:date="2026-01-01T00:00:00Z">
        <w:r>
          <w:t xml:space="preserve"> (The matrix inner product as a dot product). </w:t>
        </w:r>
      </w:ins>
      <w:hyperlink w:anchor="thm-matrix-inner-product-entries">
        <w:ins w:id="4314" w:author="PR Preview" w:date="2026-01-01T00:00:00Z">
          <w:r>
            <w:rPr>
              <w:rStyle w:val="Hyperlink"/>
            </w:rPr>
            <w:t xml:space="preserve">Theorem 68</w:t>
          </w:r>
        </w:ins>
      </w:hyperlink>
      <w:ins w:id="4315" w:author="PR Preview" w:date="2026-01-01T00:00:00Z">
        <w:r>
          <w:t xml:space="preserve"> </w:t>
        </w:r>
      </w:ins>
      <w:ins w:id="4316" w:author="PR Preview" w:date="2026-01-01T00:00:00Z">
        <w:r>
          <w:t xml:space="preserve">says that the matrix inner product</w:t>
        </w:r>
      </w:ins>
      <w:ins w:id="4317" w:author="PR Preview" w:date="2026-01-01T00:00:00Z">
        <w:r>
          <w:t xml:space="preserve"> </w:t>
        </w:r>
      </w:ins>
      <w:ins w:id="4318" w:author="PR Preview" w:date="2026-01-01T00:00:00Z">
        <w:r>
          <w:t xml:space="preserve">is the dot product (2) of the two matrices’</w:t>
        </w:r>
      </w:ins>
      <w:ins w:id="4319" w:author="PR Preview" w:date="2026-01-01T00:00:00Z">
        <w:r>
          <w:t xml:space="preserve"> </w:t>
        </w:r>
      </w:ins>
      <w:ins w:id="4320" w:author="PR Preview" w:date="2026-01-01T00:00:00Z">
        <w:r>
          <w:t xml:space="preserve">entries, each listed as one vector of length</w:t>
        </w:r>
      </w:ins>
      <w:ins w:id="4321" w:author="PR Preview" w:date="2026-01-01T00:00:00Z">
        <w:r>
          <w:t xml:space="preserve"> </w:t>
        </w:r>
      </w:ins>
      <m:oMath>
        <m:r>
          <m:t>n</m:t>
        </m:r>
        <m:r>
          <m:t>p</m:t>
        </m:r>
      </m:oMath>
      <w:ins w:id="4322" w:author="PR Preview" w:date="2026-01-01T00:00:00Z">
        <w:r>
          <w:t xml:space="preserve">,</w:t>
        </w:r>
      </w:ins>
      <w:ins w:id="4323" w:author="PR Preview" w:date="2026-01-01T00:00:00Z">
        <w:r>
          <w:t xml:space="preserve"> </w:t>
        </w:r>
      </w:ins>
      <w:ins w:id="4324" w:author="PR Preview" w:date="2026-01-01T00:00:00Z">
        <w:r>
          <w:t xml:space="preserve">with both matrices’ entries listed in the same order.</w:t>
        </w:r>
      </w:ins>
    </w:p>
    <w:p>
      <w:pPr>
        <w:pStyle w:val="BodyText"/>
      </w:pPr>
      <w:ins w:id="4325" w:author="PR Preview" w:date="2026-01-01T00:00:00Z">
        <w:r>
          <w:t xml:space="preserve">For example, listing the entries of</w:t>
        </w:r>
      </w:ins>
      <w:ins w:id="4326" w:author="PR Preview" w:date="2026-01-01T00:00:00Z">
        <w:r>
          <w:t xml:space="preserve"> </w:t>
        </w:r>
      </w:ins>
      <m:oMath>
        <m:r>
          <m:rPr>
            <m:sty m:val="bi"/>
          </m:rPr>
          <m:t>A</m:t>
        </m:r>
      </m:oMath>
      <w:ins w:id="4327" w:author="PR Preview" w:date="2026-01-01T00:00:00Z">
        <w:r>
          <w:t xml:space="preserve"> </w:t>
        </w:r>
      </w:ins>
      <w:ins w:id="4328" w:author="PR Preview" w:date="2026-01-01T00:00:00Z">
        <w:r>
          <w:t xml:space="preserve">and</w:t>
        </w:r>
      </w:ins>
      <w:ins w:id="4329" w:author="PR Preview" w:date="2026-01-01T00:00:00Z">
        <w:r>
          <w:t xml:space="preserve"> </w:t>
        </w:r>
      </w:ins>
      <m:oMath>
        <m:r>
          <m:rPr>
            <m:sty m:val="bi"/>
          </m:rPr>
          <m:t>B</m:t>
        </m:r>
      </m:oMath>
      <w:ins w:id="4330" w:author="PR Preview" w:date="2026-01-01T00:00:00Z">
        <w:r>
          <w:t xml:space="preserve"> </w:t>
        </w:r>
      </w:ins>
      <w:ins w:id="4331" w:author="PR Preview" w:date="2026-01-01T00:00:00Z">
        <w:r>
          <w:t xml:space="preserve">in</w:t>
        </w:r>
      </w:ins>
      <w:ins w:id="4332" w:author="PR Preview" w:date="2026-01-01T00:00:00Z">
        <w:r>
          <w:t xml:space="preserve"> </w:t>
        </w:r>
      </w:ins>
      <w:hyperlink w:anchor="exm-matrix-inner-product">
        <w:ins w:id="4333" w:author="PR Preview" w:date="2026-01-01T00:00:00Z">
          <w:r>
            <w:rPr>
              <w:rStyle w:val="Hyperlink"/>
            </w:rPr>
            <w:t xml:space="preserve">Example 132</w:t>
          </w:r>
        </w:ins>
      </w:hyperlink>
      <w:ins w:id="4334" w:author="PR Preview" w:date="2026-01-01T00:00:00Z">
        <w:r>
          <w:t xml:space="preserve"> </w:t>
        </w:r>
      </w:ins>
      <w:ins w:id="4335" w:author="PR Preview" w:date="2026-01-01T00:00:00Z">
        <w:r>
          <w:t xml:space="preserve">row by row</w:t>
        </w:r>
      </w:ins>
      <w:ins w:id="4336" w:author="PR Preview" w:date="2026-01-01T00:00:00Z">
        <w:r>
          <w:t xml:space="preserve"> </w:t>
        </w:r>
      </w:ins>
      <w:ins w:id="4337" w:author="PR Preview" w:date="2026-01-01T00:00:00Z">
        <w:r>
          <w:t xml:space="preserve">gives</w:t>
        </w:r>
      </w:ins>
      <w:ins w:id="4338"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4339" w:author="PR Preview" w:date="2026-01-01T00:00:00Z">
        <w:r>
          <w:t xml:space="preserve"> </w:t>
        </w:r>
      </w:ins>
      <w:ins w:id="4340" w:author="PR Preview" w:date="2026-01-01T00:00:00Z">
        <w:r>
          <w:t xml:space="preserve">and</w:t>
        </w:r>
      </w:ins>
      <w:ins w:id="4341"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4342" w:author="PR Preview" w:date="2026-01-01T00:00:00Z">
        <w:r>
          <w:t xml:space="preserve">,</w:t>
        </w:r>
      </w:ins>
      <w:ins w:id="4343" w:author="PR Preview" w:date="2026-01-01T00:00:00Z">
        <w:r>
          <w:t xml:space="preserve"> </w:t>
        </w:r>
      </w:ins>
      <w:ins w:id="4344"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3"/>
    <w:bookmarkStart w:id="424"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del w:id="4345" w:author="PR Preview" w:date="2026-01-01T00:00:00Z">
        <w:r>
          <w:delText xml:space="preserve">For example, listing the entries of</w:delText>
        </w:r>
      </w:del>
      <w:del w:id="4346" w:author="PR Preview" w:date="2026-01-01T00:00:00Z">
        <w:r>
          <w:delText xml:space="preserve"> </w:delText>
        </w:r>
      </w:del>
      <m:oMath>
        <m:r>
          <m:rPr>
            <m:sty m:val="bi"/>
          </m:rPr>
          <m:t>A</m:t>
        </m:r>
      </m:oMath>
      <w:del w:id="4347" w:author="PR Preview" w:date="2026-01-01T00:00:00Z">
        <w:r>
          <w:delText xml:space="preserve"> </w:delText>
        </w:r>
      </w:del>
      <w:del w:id="4348" w:author="PR Preview" w:date="2026-01-01T00:00:00Z">
        <w:r>
          <w:delText xml:space="preserve">in</w:delText>
        </w:r>
      </w:del>
      <w:del w:id="4349" w:author="PR Preview" w:date="2026-01-01T00:00:00Z">
        <w:r>
          <w:delText xml:space="preserve"> </w:delText>
        </w:r>
      </w:del>
      <w:hyperlink w:anchor="exm-frobenius-norm">
        <w:del w:id="4350" w:author="PR Preview" w:date="2026-01-01T00:00:00Z">
          <w:r>
            <w:rPr>
              <w:rStyle w:val="Hyperlink"/>
            </w:rPr>
            <w:delText xml:space="preserve">Example 133</w:delText>
          </w:r>
        </w:del>
      </w:hyperlink>
      <w:del w:id="4351" w:author="PR Preview" w:date="2026-01-01T00:00:00Z">
        <w:r>
          <w:delText xml:space="preserve"> </w:delText>
        </w:r>
      </w:del>
      <w:del w:id="4352" w:author="PR Preview" w:date="2026-01-01T00:00:00Z">
        <w:r>
          <w:delText xml:space="preserve">row by row gives the vector</w:delText>
        </w:r>
      </w:del>
      <w:del w:id="4353"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4354" w:author="PR Preview" w:date="2026-01-01T00:00:00Z">
        <w:r>
          <w:delText xml:space="preserve"> </w:delText>
        </w:r>
      </w:del>
      <w:del w:id="4355" w:author="PR Preview" w:date="2026-01-01T00:00:00Z">
        <w:r>
          <w:delText xml:space="preserve">of length</w:delText>
        </w:r>
      </w:del>
      <w:del w:id="4356" w:author="PR Preview" w:date="2026-01-01T00:00:00Z">
        <w:r>
          <w:delText xml:space="preserve"> </w:delText>
        </w:r>
      </w:del>
      <m:oMath>
        <m:r>
          <m:t>2</m:t>
        </m:r>
        <m:r>
          <m:rPr>
            <m:sty m:val="p"/>
          </m:rPr>
          <m:t>⋅</m:t>
        </m:r>
        <m:r>
          <m:t>2</m:t>
        </m:r>
        <m:r>
          <m:rPr>
            <m:sty m:val="p"/>
          </m:rPr>
          <m:t>=</m:t>
        </m:r>
        <m:r>
          <m:t>4</m:t>
        </m:r>
      </m:oMath>
      <w:del w:id="4357" w:author="PR Preview" w:date="2026-01-01T00:00:00Z">
        <w:r>
          <w:delText xml:space="preserve">,</w:delText>
        </w:r>
      </w:del>
      <w:del w:id="4358" w:author="PR Preview" w:date="2026-01-01T00:00:00Z">
        <w:r>
          <w:delText xml:space="preserve"> </w:delText>
        </w:r>
      </w:del>
      <w:del w:id="4359" w:author="PR Preview" w:date="2026-01-01T00:00:00Z">
        <w:r>
          <w:delText xml:space="preserve">and</w:delText>
        </w:r>
      </w:del>
      <w:del w:id="4360" w:author="PR Preview" w:date="2026-01-01T00:00:00Z">
        <w:r>
          <w:delText xml:space="preserve"> </w:delText>
        </w:r>
      </w:del>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del w:id="4361" w:author="PR Preview" w:date="2026-01-01T00:00:00Z">
        <w:r>
          <w:delText xml:space="preserve">.</w:delText>
        </w:r>
      </w:del>
    </w:p>
    <w:p>
      <w:pPr>
        <w:pStyle w:val="BodyText"/>
      </w:pPr>
      <w:ins w:id="4362" w:author="PR Preview" w:date="2026-01-01T00:00:00Z">
        <w:r>
          <w:t xml:space="preserve">For example, listing the entries of</w:t>
        </w:r>
      </w:ins>
      <w:ins w:id="4363" w:author="PR Preview" w:date="2026-01-01T00:00:00Z">
        <w:r>
          <w:t xml:space="preserve"> </w:t>
        </w:r>
      </w:ins>
      <m:oMath>
        <m:r>
          <m:rPr>
            <m:sty m:val="bi"/>
          </m:rPr>
          <m:t>A</m:t>
        </m:r>
      </m:oMath>
      <w:ins w:id="4364" w:author="PR Preview" w:date="2026-01-01T00:00:00Z">
        <w:r>
          <w:t xml:space="preserve"> </w:t>
        </w:r>
      </w:ins>
      <w:ins w:id="4365" w:author="PR Preview" w:date="2026-01-01T00:00:00Z">
        <w:r>
          <w:t xml:space="preserve">in</w:t>
        </w:r>
      </w:ins>
      <w:ins w:id="4366" w:author="PR Preview" w:date="2026-01-01T00:00:00Z">
        <w:r>
          <w:t xml:space="preserve"> </w:t>
        </w:r>
      </w:ins>
      <w:hyperlink w:anchor="exm-frobenius-norm">
        <w:ins w:id="4367" w:author="PR Preview" w:date="2026-01-01T00:00:00Z">
          <w:r>
            <w:rPr>
              <w:rStyle w:val="Hyperlink"/>
            </w:rPr>
            <w:t xml:space="preserve">Example 133</w:t>
          </w:r>
        </w:ins>
      </w:hyperlink>
      <w:ins w:id="4368" w:author="PR Preview" w:date="2026-01-01T00:00:00Z">
        <w:r>
          <w:t xml:space="preserve"> </w:t>
        </w:r>
      </w:ins>
      <w:ins w:id="4369" w:author="PR Preview" w:date="2026-01-01T00:00:00Z">
        <w:r>
          <w:t xml:space="preserve">row by row gives the vector</w:t>
        </w:r>
      </w:ins>
      <w:ins w:id="4370"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4371" w:author="PR Preview" w:date="2026-01-01T00:00:00Z">
        <w:r>
          <w:t xml:space="preserve"> </w:t>
        </w:r>
      </w:ins>
      <w:ins w:id="4372" w:author="PR Preview" w:date="2026-01-01T00:00:00Z">
        <w:r>
          <w:t xml:space="preserve">of length</w:t>
        </w:r>
      </w:ins>
      <w:ins w:id="4373" w:author="PR Preview" w:date="2026-01-01T00:00:00Z">
        <w:r>
          <w:t xml:space="preserve"> </w:t>
        </w:r>
      </w:ins>
      <m:oMath>
        <m:r>
          <m:t>2</m:t>
        </m:r>
        <m:r>
          <m:rPr>
            <m:sty m:val="p"/>
          </m:rPr>
          <m:t>⋅</m:t>
        </m:r>
        <m:r>
          <m:t>2</m:t>
        </m:r>
        <m:r>
          <m:rPr>
            <m:sty m:val="p"/>
          </m:rPr>
          <m:t>=</m:t>
        </m:r>
        <m:r>
          <m:t>4</m:t>
        </m:r>
      </m:oMath>
      <w:ins w:id="4374" w:author="PR Preview" w:date="2026-01-01T00:00:00Z">
        <w:r>
          <w:t xml:space="preserve">,</w:t>
        </w:r>
      </w:ins>
      <w:ins w:id="4375" w:author="PR Preview" w:date="2026-01-01T00:00:00Z">
        <w:r>
          <w:t xml:space="preserve"> </w:t>
        </w:r>
      </w:ins>
      <w:ins w:id="4376"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26"/>
    <w:bookmarkStart w:id="427" w:name="thm-frobenius-norm-columns"/>
    <w:p>
      <w:pPr>
        <w:pStyle w:val="FirstParagraph"/>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del w:id="4377" w:author="PR Preview" w:date="2026-01-01T00:00:00Z">
        <w:r>
          <w:delText xml:space="preserve">For example,</w:delText>
        </w:r>
      </w:del>
      <w:del w:id="4378"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del w:id="4379" w:author="PR Preview" w:date="2026-01-01T00:00:00Z">
        <w:r>
          <w:delText xml:space="preserve"> </w:delText>
        </w:r>
      </w:del>
      <w:del w:id="4380" w:author="PR Preview" w:date="2026-01-01T00:00:00Z">
        <w:r>
          <w:delText xml:space="preserve">rotates each vector in the plane counterclockwise by</w:delText>
        </w:r>
      </w:del>
      <w:del w:id="4381" w:author="PR Preview" w:date="2026-01-01T00:00:00Z">
        <w:r>
          <w:delText xml:space="preserve"> </w:delText>
        </w:r>
      </w:del>
      <m:oMath>
        <m:r>
          <m:t>90</m:t>
        </m:r>
      </m:oMath>
      <w:del w:id="4382" w:author="PR Preview" w:date="2026-01-01T00:00:00Z">
        <w:r>
          <w:delText xml:space="preserve"> </w:delText>
        </w:r>
      </w:del>
      <w:del w:id="4383" w:author="PR Preview" w:date="2026-01-01T00:00:00Z">
        <w:r>
          <w:delText xml:space="preserve">degrees:</w:delText>
        </w:r>
      </w:del>
      <w:del w:id="4384" w:author="PR Preview" w:date="2026-01-01T00:00:00Z">
        <w:r>
          <w:delText xml:space="preserve"> </w:delText>
        </w:r>
      </w:del>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del w:id="4385" w:author="PR Preview" w:date="2026-01-01T00:00:00Z">
        <w:r>
          <w:delText xml:space="preserve">.</w:delText>
        </w:r>
      </w:del>
      <w:del w:id="4386" w:author="PR Preview" w:date="2026-01-01T00:00:00Z">
        <w:r>
          <w:delText xml:space="preserve"> </w:delText>
        </w:r>
      </w:del>
      <w:del w:id="4387" w:author="PR Preview" w:date="2026-01-01T00:00:00Z">
        <w:r>
          <w:delText xml:space="preserve">Suppose</w:delText>
        </w:r>
      </w:del>
      <w:del w:id="4388" w:author="PR Preview" w:date="2026-01-01T00:00:00Z">
        <w:r>
          <w:delText xml:space="preserve"> </w:delText>
        </w:r>
      </w:del>
      <m:oMath>
        <m:r>
          <m:rPr>
            <m:sty m:val="bi"/>
          </m:rPr>
          <m:t>R</m:t>
        </m:r>
        <m:acc>
          <m:accPr>
            <m:chr m:val="̃"/>
          </m:accPr>
          <m:e>
            <m:r>
              <m:t>v</m:t>
            </m:r>
          </m:e>
        </m:acc>
        <m:r>
          <m:rPr>
            <m:sty m:val="p"/>
          </m:rPr>
          <m:t>=</m:t>
        </m:r>
        <m:r>
          <m:t>λ</m:t>
        </m:r>
        <m:acc>
          <m:accPr>
            <m:chr m:val="̃"/>
          </m:accPr>
          <m:e>
            <m:r>
              <m:t>v</m:t>
            </m:r>
          </m:e>
        </m:acc>
      </m:oMath>
      <w:del w:id="4389" w:author="PR Preview" w:date="2026-01-01T00:00:00Z">
        <w:r>
          <w:delText xml:space="preserve"> </w:delText>
        </w:r>
      </w:del>
      <w:del w:id="4390" w:author="PR Preview" w:date="2026-01-01T00:00:00Z">
        <w:r>
          <w:delText xml:space="preserve">for a real number</w:delText>
        </w:r>
      </w:del>
      <w:del w:id="4391" w:author="PR Preview" w:date="2026-01-01T00:00:00Z">
        <w:r>
          <w:delText xml:space="preserve"> </w:delText>
        </w:r>
      </w:del>
      <m:oMath>
        <m:r>
          <m:t>λ</m:t>
        </m:r>
      </m:oMath>
      <w:del w:id="4392" w:author="PR Preview" w:date="2026-01-01T00:00:00Z">
        <w:r>
          <w:delText xml:space="preserve">.</w:delText>
        </w:r>
      </w:del>
      <w:del w:id="4393" w:author="PR Preview" w:date="2026-01-01T00:00:00Z">
        <w:r>
          <w:delText xml:space="preserve"> </w:delText>
        </w:r>
      </w:del>
      <w:del w:id="4394" w:author="PR Preview" w:date="2026-01-01T00:00:00Z">
        <w:r>
          <w:delText xml:space="preserve">Matching entries gives</w:delText>
        </w:r>
      </w:del>
      <w:del w:id="4395" w:author="PR Preview" w:date="2026-01-01T00:00:00Z">
        <w:r>
          <w:delText xml:space="preserve"> </w:delText>
        </w:r>
      </w:del>
      <m:oMath>
        <m:r>
          <m:rPr>
            <m:sty m:val="p"/>
          </m:rPr>
          <m:t>−</m:t>
        </m:r>
        <m:sSub>
          <m:e>
            <m:r>
              <m:t>v</m:t>
            </m:r>
          </m:e>
          <m:sub>
            <m:r>
              <m:t>2</m:t>
            </m:r>
          </m:sub>
        </m:sSub>
        <m:r>
          <m:rPr>
            <m:sty m:val="p"/>
          </m:rPr>
          <m:t>=</m:t>
        </m:r>
        <m:r>
          <m:t>λ</m:t>
        </m:r>
        <m:sSub>
          <m:e>
            <m:r>
              <m:t>v</m:t>
            </m:r>
          </m:e>
          <m:sub>
            <m:r>
              <m:t>1</m:t>
            </m:r>
          </m:sub>
        </m:sSub>
      </m:oMath>
      <w:del w:id="4396" w:author="PR Preview" w:date="2026-01-01T00:00:00Z">
        <w:r>
          <w:delText xml:space="preserve"> </w:delText>
        </w:r>
      </w:del>
      <w:del w:id="4397" w:author="PR Preview" w:date="2026-01-01T00:00:00Z">
        <w:r>
          <w:delText xml:space="preserve">and</w:delText>
        </w:r>
      </w:del>
      <w:del w:id="4398" w:author="PR Preview" w:date="2026-01-01T00:00:00Z">
        <w:r>
          <w:delText xml:space="preserve"> </w:delText>
        </w:r>
      </w:del>
      <m:oMath>
        <m:sSub>
          <m:e>
            <m:r>
              <m:t>v</m:t>
            </m:r>
          </m:e>
          <m:sub>
            <m:r>
              <m:t>1</m:t>
            </m:r>
          </m:sub>
        </m:sSub>
        <m:r>
          <m:rPr>
            <m:sty m:val="p"/>
          </m:rPr>
          <m:t>=</m:t>
        </m:r>
        <m:r>
          <m:t>λ</m:t>
        </m:r>
        <m:sSub>
          <m:e>
            <m:r>
              <m:t>v</m:t>
            </m:r>
          </m:e>
          <m:sub>
            <m:r>
              <m:t>2</m:t>
            </m:r>
          </m:sub>
        </m:sSub>
      </m:oMath>
      <w:del w:id="4399" w:author="PR Preview" w:date="2026-01-01T00:00:00Z">
        <w:r>
          <w:delText xml:space="preserve">.</w:delText>
        </w:r>
      </w:del>
      <w:del w:id="4400" w:author="PR Preview" w:date="2026-01-01T00:00:00Z">
        <w:r>
          <w:delText xml:space="preserve"> </w:delText>
        </w:r>
      </w:del>
      <w:del w:id="4401" w:author="PR Preview" w:date="2026-01-01T00:00:00Z">
        <w:r>
          <w:delText xml:space="preserve">Substituting the second equation into the first gives</w:delText>
        </w:r>
      </w:del>
      <w:del w:id="4402" w:author="PR Preview" w:date="2026-01-01T00:00:00Z">
        <w:r>
          <w:delText xml:space="preserve"> </w:delText>
        </w:r>
      </w:del>
      <m:oMath>
        <m:r>
          <m:rPr>
            <m:sty m:val="p"/>
          </m:rPr>
          <m:t>−</m:t>
        </m:r>
        <m:sSub>
          <m:e>
            <m:r>
              <m:t>v</m:t>
            </m:r>
          </m:e>
          <m:sub>
            <m:r>
              <m:t>2</m:t>
            </m:r>
          </m:sub>
        </m:sSub>
        <m:r>
          <m:rPr>
            <m:sty m:val="p"/>
          </m:rPr>
          <m:t>=</m:t>
        </m:r>
        <m:sSup>
          <m:e>
            <m:r>
              <m:t>λ</m:t>
            </m:r>
          </m:e>
          <m:sup>
            <m:r>
              <m:t>2</m:t>
            </m:r>
          </m:sup>
        </m:sSup>
        <m:sSub>
          <m:e>
            <m:r>
              <m:t>v</m:t>
            </m:r>
          </m:e>
          <m:sub>
            <m:r>
              <m:t>2</m:t>
            </m:r>
          </m:sub>
        </m:sSub>
      </m:oMath>
      <w:del w:id="4403" w:author="PR Preview" w:date="2026-01-01T00:00:00Z">
        <w:r>
          <w:delText xml:space="preserve">,</w:delText>
        </w:r>
      </w:del>
      <w:del w:id="4404" w:author="PR Preview" w:date="2026-01-01T00:00:00Z">
        <w:r>
          <w:delText xml:space="preserve"> </w:delText>
        </w:r>
      </w:del>
      <w:del w:id="4405" w:author="PR Preview" w:date="2026-01-01T00:00:00Z">
        <w:r>
          <w:delText xml:space="preserve">so</w:delText>
        </w:r>
      </w:del>
      <w:del w:id="4406" w:author="PR Preview" w:date="2026-01-01T00:00:00Z">
        <w:r>
          <w:delText xml:space="preserve"> </w:delText>
        </w:r>
      </w:del>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del w:id="4407" w:author="PR Preview" w:date="2026-01-01T00:00:00Z">
        <w:r>
          <w:delText xml:space="preserve">.</w:delText>
        </w:r>
      </w:del>
      <w:del w:id="4408" w:author="PR Preview" w:date="2026-01-01T00:00:00Z">
        <w:r>
          <w:delText xml:space="preserve"> </w:delText>
        </w:r>
      </w:del>
      <w:del w:id="4409" w:author="PR Preview" w:date="2026-01-01T00:00:00Z">
        <w:r>
          <w:delText xml:space="preserve">Since</w:delText>
        </w:r>
      </w:del>
      <w:del w:id="4410" w:author="PR Preview" w:date="2026-01-01T00:00:00Z">
        <w:r>
          <w:delText xml:space="preserve"> </w:delText>
        </w:r>
      </w:del>
      <m:oMath>
        <m:r>
          <m:t>1</m:t>
        </m:r>
        <m:r>
          <m:rPr>
            <m:sty m:val="p"/>
          </m:rPr>
          <m:t>+</m:t>
        </m:r>
        <m:sSup>
          <m:e>
            <m:r>
              <m:t>λ</m:t>
            </m:r>
          </m:e>
          <m:sup>
            <m:r>
              <m:t>2</m:t>
            </m:r>
          </m:sup>
        </m:sSup>
        <m:r>
          <m:rPr>
            <m:sty m:val="p"/>
          </m:rPr>
          <m:t>&gt;</m:t>
        </m:r>
        <m:r>
          <m:t>0</m:t>
        </m:r>
      </m:oMath>
      <w:del w:id="4411" w:author="PR Preview" w:date="2026-01-01T00:00:00Z">
        <w:r>
          <w:delText xml:space="preserve">,</w:delText>
        </w:r>
      </w:del>
      <w:del w:id="4412" w:author="PR Preview" w:date="2026-01-01T00:00:00Z">
        <w:r>
          <w:delText xml:space="preserve"> </w:delText>
        </w:r>
      </w:del>
      <m:oMath>
        <m:sSub>
          <m:e>
            <m:r>
              <m:t>v</m:t>
            </m:r>
          </m:e>
          <m:sub>
            <m:r>
              <m:t>2</m:t>
            </m:r>
          </m:sub>
        </m:sSub>
        <m:r>
          <m:rPr>
            <m:sty m:val="p"/>
          </m:rPr>
          <m:t>=</m:t>
        </m:r>
        <m:r>
          <m:t>0</m:t>
        </m:r>
      </m:oMath>
      <w:del w:id="4413" w:author="PR Preview" w:date="2026-01-01T00:00:00Z">
        <w:r>
          <w:delText xml:space="preserve">,</w:delText>
        </w:r>
      </w:del>
      <w:del w:id="4414" w:author="PR Preview" w:date="2026-01-01T00:00:00Z">
        <w:r>
          <w:delText xml:space="preserve"> </w:delText>
        </w:r>
      </w:del>
      <w:del w:id="4415" w:author="PR Preview" w:date="2026-01-01T00:00:00Z">
        <w:r>
          <w:delText xml:space="preserve">and then</w:delText>
        </w:r>
      </w:del>
      <w:del w:id="4416" w:author="PR Preview" w:date="2026-01-01T00:00:00Z">
        <w:r>
          <w:delText xml:space="preserve"> </w:delText>
        </w:r>
      </w:del>
      <m:oMath>
        <m:sSub>
          <m:e>
            <m:r>
              <m:t>v</m:t>
            </m:r>
          </m:e>
          <m:sub>
            <m:r>
              <m:t>1</m:t>
            </m:r>
          </m:sub>
        </m:sSub>
        <m:r>
          <m:rPr>
            <m:sty m:val="p"/>
          </m:rPr>
          <m:t>=</m:t>
        </m:r>
        <m:r>
          <m:t>λ</m:t>
        </m:r>
        <m:sSub>
          <m:e>
            <m:r>
              <m:t>v</m:t>
            </m:r>
          </m:e>
          <m:sub>
            <m:r>
              <m:t>2</m:t>
            </m:r>
          </m:sub>
        </m:sSub>
        <m:r>
          <m:rPr>
            <m:sty m:val="p"/>
          </m:rPr>
          <m:t>=</m:t>
        </m:r>
        <m:r>
          <m:t>0</m:t>
        </m:r>
      </m:oMath>
      <w:del w:id="4417" w:author="PR Preview" w:date="2026-01-01T00:00:00Z">
        <w:r>
          <w:delText xml:space="preserve">.</w:delText>
        </w:r>
      </w:del>
      <w:del w:id="4418" w:author="PR Preview" w:date="2026-01-01T00:00:00Z">
        <w:r>
          <w:delText xml:space="preserve"> </w:delText>
        </w:r>
      </w:del>
      <w:del w:id="4419" w:author="PR Preview" w:date="2026-01-01T00:00:00Z">
        <w:r>
          <w:delText xml:space="preserve">So the only solution is</w:delText>
        </w:r>
      </w:del>
      <w:del w:id="4420" w:author="PR Preview" w:date="2026-01-01T00:00:00Z">
        <w:r>
          <w:delText xml:space="preserve"> </w:delText>
        </w:r>
      </w:del>
      <m:oMath>
        <m:acc>
          <m:accPr>
            <m:chr m:val="̃"/>
          </m:accPr>
          <m:e>
            <m:r>
              <m:t>v</m:t>
            </m:r>
          </m:e>
        </m:acc>
        <m:r>
          <m:rPr>
            <m:sty m:val="p"/>
          </m:rPr>
          <m:t>=</m:t>
        </m:r>
        <m:acc>
          <m:accPr>
            <m:chr m:val="̃"/>
          </m:accPr>
          <m:e>
            <m:r>
              <m:t>0</m:t>
            </m:r>
          </m:e>
        </m:acc>
      </m:oMath>
      <w:del w:id="4421" w:author="PR Preview" w:date="2026-01-01T00:00:00Z">
        <w:r>
          <w:delText xml:space="preserve">,</w:delText>
        </w:r>
      </w:del>
      <w:del w:id="4422" w:author="PR Preview" w:date="2026-01-01T00:00:00Z">
        <w:r>
          <w:delText xml:space="preserve"> </w:delText>
        </w:r>
      </w:del>
      <w:del w:id="4423" w:author="PR Preview" w:date="2026-01-01T00:00:00Z">
        <w:r>
          <w:delText xml:space="preserve">and</w:delText>
        </w:r>
      </w:del>
      <w:del w:id="4424" w:author="PR Preview" w:date="2026-01-01T00:00:00Z">
        <w:r>
          <w:delText xml:space="preserve"> </w:delText>
        </w:r>
      </w:del>
      <m:oMath>
        <m:r>
          <m:rPr>
            <m:sty m:val="bi"/>
          </m:rPr>
          <m:t>R</m:t>
        </m:r>
      </m:oMath>
      <w:del w:id="4425" w:author="PR Preview" w:date="2026-01-01T00:00:00Z">
        <w:r>
          <w:delText xml:space="preserve"> </w:delText>
        </w:r>
      </w:del>
      <w:del w:id="4426" w:author="PR Preview" w:date="2026-01-01T00:00:00Z">
        <w:r>
          <w:delText xml:space="preserve">has no real eigenvalue.</w:delText>
        </w:r>
      </w:del>
    </w:p>
    <w:p>
      <w:pPr>
        <w:pStyle w:val="BodyText"/>
      </w:pPr>
      <w:ins w:id="4427" w:author="PR Preview" w:date="2026-01-01T00:00:00Z">
        <w:r>
          <w:t xml:space="preserve">For example,</w:t>
        </w:r>
      </w:ins>
      <w:ins w:id="4428"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ins w:id="4429" w:author="PR Preview" w:date="2026-01-01T00:00:00Z">
        <w:r>
          <w:t xml:space="preserve"> </w:t>
        </w:r>
      </w:ins>
      <w:ins w:id="4430" w:author="PR Preview" w:date="2026-01-01T00:00:00Z">
        <w:r>
          <w:t xml:space="preserve">rotates each vector in the plane counterclockwise by</w:t>
        </w:r>
      </w:ins>
      <w:ins w:id="4431" w:author="PR Preview" w:date="2026-01-01T00:00:00Z">
        <w:r>
          <w:t xml:space="preserve"> </w:t>
        </w:r>
      </w:ins>
      <m:oMath>
        <m:r>
          <m:t>90</m:t>
        </m:r>
      </m:oMath>
      <w:ins w:id="4432" w:author="PR Preview" w:date="2026-01-01T00:00:00Z">
        <w:r>
          <w:t xml:space="preserve"> </w:t>
        </w:r>
      </w:ins>
      <w:ins w:id="4433" w:author="PR Preview" w:date="2026-01-01T00:00:00Z">
        <w:r>
          <w:t xml:space="preserve">degrees:</w:t>
        </w:r>
      </w:ins>
      <w:ins w:id="4434" w:author="PR Preview" w:date="2026-01-01T00:00:00Z">
        <w:r>
          <w:t xml:space="preserve"> </w:t>
        </w:r>
      </w:ins>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ins w:id="4435" w:author="PR Preview" w:date="2026-01-01T00:00:00Z">
        <w:r>
          <w:t xml:space="preserve">.</w:t>
        </w:r>
      </w:ins>
      <w:ins w:id="4436" w:author="PR Preview" w:date="2026-01-01T00:00:00Z">
        <w:r>
          <w:t xml:space="preserve"> </w:t>
        </w:r>
      </w:ins>
      <w:ins w:id="4437" w:author="PR Preview" w:date="2026-01-01T00:00:00Z">
        <w:r>
          <w:t xml:space="preserve">Suppose</w:t>
        </w:r>
      </w:ins>
      <w:ins w:id="4438" w:author="PR Preview" w:date="2026-01-01T00:00:00Z">
        <w:r>
          <w:t xml:space="preserve"> </w:t>
        </w:r>
      </w:ins>
      <m:oMath>
        <m:r>
          <m:rPr>
            <m:sty m:val="bi"/>
          </m:rPr>
          <m:t>R</m:t>
        </m:r>
        <m:acc>
          <m:accPr>
            <m:chr m:val="̃"/>
          </m:accPr>
          <m:e>
            <m:r>
              <m:t>v</m:t>
            </m:r>
          </m:e>
        </m:acc>
        <m:r>
          <m:rPr>
            <m:sty m:val="p"/>
          </m:rPr>
          <m:t>=</m:t>
        </m:r>
        <m:r>
          <m:t>λ</m:t>
        </m:r>
        <m:acc>
          <m:accPr>
            <m:chr m:val="̃"/>
          </m:accPr>
          <m:e>
            <m:r>
              <m:t>v</m:t>
            </m:r>
          </m:e>
        </m:acc>
      </m:oMath>
      <w:ins w:id="4439" w:author="PR Preview" w:date="2026-01-01T00:00:00Z">
        <w:r>
          <w:t xml:space="preserve"> </w:t>
        </w:r>
      </w:ins>
      <w:ins w:id="4440" w:author="PR Preview" w:date="2026-01-01T00:00:00Z">
        <w:r>
          <w:t xml:space="preserve">for a real number</w:t>
        </w:r>
      </w:ins>
      <w:ins w:id="4441" w:author="PR Preview" w:date="2026-01-01T00:00:00Z">
        <w:r>
          <w:t xml:space="preserve"> </w:t>
        </w:r>
      </w:ins>
      <m:oMath>
        <m:r>
          <m:t>λ</m:t>
        </m:r>
      </m:oMath>
      <w:ins w:id="4442" w:author="PR Preview" w:date="2026-01-01T00:00:00Z">
        <w:r>
          <w:t xml:space="preserve">.</w:t>
        </w:r>
      </w:ins>
      <w:ins w:id="4443" w:author="PR Preview" w:date="2026-01-01T00:00:00Z">
        <w:r>
          <w:t xml:space="preserve"> </w:t>
        </w:r>
      </w:ins>
      <w:ins w:id="4444" w:author="PR Preview" w:date="2026-01-01T00:00:00Z">
        <w:r>
          <w:t xml:space="preserve">Matching entries gives</w:t>
        </w:r>
      </w:ins>
      <w:ins w:id="4445" w:author="PR Preview" w:date="2026-01-01T00:00:00Z">
        <w:r>
          <w:t xml:space="preserve"> </w:t>
        </w:r>
      </w:ins>
      <m:oMath>
        <m:r>
          <m:rPr>
            <m:sty m:val="p"/>
          </m:rPr>
          <m:t>−</m:t>
        </m:r>
        <m:sSub>
          <m:e>
            <m:r>
              <m:t>v</m:t>
            </m:r>
          </m:e>
          <m:sub>
            <m:r>
              <m:t>2</m:t>
            </m:r>
          </m:sub>
        </m:sSub>
        <m:r>
          <m:rPr>
            <m:sty m:val="p"/>
          </m:rPr>
          <m:t>=</m:t>
        </m:r>
        <m:r>
          <m:t>λ</m:t>
        </m:r>
        <m:sSub>
          <m:e>
            <m:r>
              <m:t>v</m:t>
            </m:r>
          </m:e>
          <m:sub>
            <m:r>
              <m:t>1</m:t>
            </m:r>
          </m:sub>
        </m:sSub>
      </m:oMath>
      <w:ins w:id="4446" w:author="PR Preview" w:date="2026-01-01T00:00:00Z">
        <w:r>
          <w:t xml:space="preserve"> </w:t>
        </w:r>
      </w:ins>
      <w:ins w:id="4447" w:author="PR Preview" w:date="2026-01-01T00:00:00Z">
        <w:r>
          <w:t xml:space="preserve">and</w:t>
        </w:r>
      </w:ins>
      <w:ins w:id="4448" w:author="PR Preview" w:date="2026-01-01T00:00:00Z">
        <w:r>
          <w:t xml:space="preserve"> </w:t>
        </w:r>
      </w:ins>
      <m:oMath>
        <m:sSub>
          <m:e>
            <m:r>
              <m:t>v</m:t>
            </m:r>
          </m:e>
          <m:sub>
            <m:r>
              <m:t>1</m:t>
            </m:r>
          </m:sub>
        </m:sSub>
        <m:r>
          <m:rPr>
            <m:sty m:val="p"/>
          </m:rPr>
          <m:t>=</m:t>
        </m:r>
        <m:r>
          <m:t>λ</m:t>
        </m:r>
        <m:sSub>
          <m:e>
            <m:r>
              <m:t>v</m:t>
            </m:r>
          </m:e>
          <m:sub>
            <m:r>
              <m:t>2</m:t>
            </m:r>
          </m:sub>
        </m:sSub>
      </m:oMath>
      <w:ins w:id="4449" w:author="PR Preview" w:date="2026-01-01T00:00:00Z">
        <w:r>
          <w:t xml:space="preserve">.</w:t>
        </w:r>
      </w:ins>
      <w:ins w:id="4450" w:author="PR Preview" w:date="2026-01-01T00:00:00Z">
        <w:r>
          <w:t xml:space="preserve"> </w:t>
        </w:r>
      </w:ins>
      <w:ins w:id="4451" w:author="PR Preview" w:date="2026-01-01T00:00:00Z">
        <w:r>
          <w:t xml:space="preserve">Substituting the second equation into the first gives</w:t>
        </w:r>
      </w:ins>
      <w:ins w:id="4452" w:author="PR Preview" w:date="2026-01-01T00:00:00Z">
        <w:r>
          <w:t xml:space="preserve"> </w:t>
        </w:r>
      </w:ins>
      <m:oMath>
        <m:r>
          <m:rPr>
            <m:sty m:val="p"/>
          </m:rPr>
          <m:t>−</m:t>
        </m:r>
        <m:sSub>
          <m:e>
            <m:r>
              <m:t>v</m:t>
            </m:r>
          </m:e>
          <m:sub>
            <m:r>
              <m:t>2</m:t>
            </m:r>
          </m:sub>
        </m:sSub>
        <m:r>
          <m:rPr>
            <m:sty m:val="p"/>
          </m:rPr>
          <m:t>=</m:t>
        </m:r>
        <m:sSup>
          <m:e>
            <m:r>
              <m:t>λ</m:t>
            </m:r>
          </m:e>
          <m:sup>
            <m:r>
              <m:t>2</m:t>
            </m:r>
          </m:sup>
        </m:sSup>
        <m:sSub>
          <m:e>
            <m:r>
              <m:t>v</m:t>
            </m:r>
          </m:e>
          <m:sub>
            <m:r>
              <m:t>2</m:t>
            </m:r>
          </m:sub>
        </m:sSub>
      </m:oMath>
      <w:ins w:id="4453" w:author="PR Preview" w:date="2026-01-01T00:00:00Z">
        <w:r>
          <w:t xml:space="preserve">,</w:t>
        </w:r>
      </w:ins>
      <w:ins w:id="4454" w:author="PR Preview" w:date="2026-01-01T00:00:00Z">
        <w:r>
          <w:t xml:space="preserve"> </w:t>
        </w:r>
      </w:ins>
      <w:ins w:id="4455" w:author="PR Preview" w:date="2026-01-01T00:00:00Z">
        <w:r>
          <w:t xml:space="preserve">so</w:t>
        </w:r>
      </w:ins>
      <w:ins w:id="4456" w:author="PR Preview" w:date="2026-01-01T00:00:00Z">
        <w:r>
          <w:t xml:space="preserve"> </w:t>
        </w:r>
      </w:ins>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ins w:id="4457" w:author="PR Preview" w:date="2026-01-01T00:00:00Z">
        <w:r>
          <w:t xml:space="preserve">.</w:t>
        </w:r>
      </w:ins>
      <w:ins w:id="4458" w:author="PR Preview" w:date="2026-01-01T00:00:00Z">
        <w:r>
          <w:t xml:space="preserve"> </w:t>
        </w:r>
      </w:ins>
      <w:ins w:id="4459" w:author="PR Preview" w:date="2026-01-01T00:00:00Z">
        <w:r>
          <w:t xml:space="preserve">Since</w:t>
        </w:r>
      </w:ins>
      <w:ins w:id="4460" w:author="PR Preview" w:date="2026-01-01T00:00:00Z">
        <w:r>
          <w:t xml:space="preserve"> </w:t>
        </w:r>
      </w:ins>
      <m:oMath>
        <m:r>
          <m:t>1</m:t>
        </m:r>
        <m:r>
          <m:rPr>
            <m:sty m:val="p"/>
          </m:rPr>
          <m:t>+</m:t>
        </m:r>
        <m:sSup>
          <m:e>
            <m:r>
              <m:t>λ</m:t>
            </m:r>
          </m:e>
          <m:sup>
            <m:r>
              <m:t>2</m:t>
            </m:r>
          </m:sup>
        </m:sSup>
        <m:r>
          <m:rPr>
            <m:sty m:val="p"/>
          </m:rPr>
          <m:t>&gt;</m:t>
        </m:r>
        <m:r>
          <m:t>0</m:t>
        </m:r>
      </m:oMath>
      <w:ins w:id="4461" w:author="PR Preview" w:date="2026-01-01T00:00:00Z">
        <w:r>
          <w:t xml:space="preserve">,</w:t>
        </w:r>
      </w:ins>
      <w:ins w:id="4462" w:author="PR Preview" w:date="2026-01-01T00:00:00Z">
        <w:r>
          <w:t xml:space="preserve"> </w:t>
        </w:r>
      </w:ins>
      <m:oMath>
        <m:sSub>
          <m:e>
            <m:r>
              <m:t>v</m:t>
            </m:r>
          </m:e>
          <m:sub>
            <m:r>
              <m:t>2</m:t>
            </m:r>
          </m:sub>
        </m:sSub>
        <m:r>
          <m:rPr>
            <m:sty m:val="p"/>
          </m:rPr>
          <m:t>=</m:t>
        </m:r>
        <m:r>
          <m:t>0</m:t>
        </m:r>
      </m:oMath>
      <w:ins w:id="4463" w:author="PR Preview" w:date="2026-01-01T00:00:00Z">
        <w:r>
          <w:t xml:space="preserve">,</w:t>
        </w:r>
      </w:ins>
      <w:ins w:id="4464" w:author="PR Preview" w:date="2026-01-01T00:00:00Z">
        <w:r>
          <w:t xml:space="preserve"> </w:t>
        </w:r>
      </w:ins>
      <w:ins w:id="4465" w:author="PR Preview" w:date="2026-01-01T00:00:00Z">
        <w:r>
          <w:t xml:space="preserve">and then</w:t>
        </w:r>
      </w:ins>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ins w:id="4466" w:author="PR Preview" w:date="2026-01-01T00:00:00Z">
        <w:r>
          <w:t xml:space="preserve">So the only solution is</w:t>
        </w:r>
      </w:ins>
      <w:ins w:id="4467" w:author="PR Preview" w:date="2026-01-01T00:00:00Z">
        <w:r>
          <w:t xml:space="preserve"> </w:t>
        </w:r>
      </w:ins>
      <m:oMath>
        <m:acc>
          <m:accPr>
            <m:chr m:val="̃"/>
          </m:accPr>
          <m:e>
            <m:r>
              <m:t>v</m:t>
            </m:r>
          </m:e>
        </m:acc>
        <m:r>
          <m:rPr>
            <m:sty m:val="p"/>
          </m:rPr>
          <m:t>=</m:t>
        </m:r>
        <m:acc>
          <m:accPr>
            <m:chr m:val="̃"/>
          </m:accPr>
          <m:e>
            <m:r>
              <m:t>0</m:t>
            </m:r>
          </m:e>
        </m:acc>
      </m:oMath>
      <w:ins w:id="4468" w:author="PR Preview" w:date="2026-01-01T00:00:00Z">
        <w:r>
          <w:t xml:space="preserve">,</w:t>
        </w:r>
      </w:ins>
      <w:ins w:id="4469" w:author="PR Preview" w:date="2026-01-01T00:00:00Z">
        <w:r>
          <w:t xml:space="preserve"> </w:t>
        </w:r>
      </w:ins>
      <w:ins w:id="4470" w:author="PR Preview" w:date="2026-01-01T00:00:00Z">
        <w:r>
          <w:t xml:space="preserve">and</w:t>
        </w:r>
      </w:ins>
      <w:ins w:id="4471" w:author="PR Preview" w:date="2026-01-01T00:00:00Z">
        <w:r>
          <w:t xml:space="preserve"> </w:t>
        </w:r>
      </w:ins>
      <m:oMath>
        <m:r>
          <m:rPr>
            <m:sty m:val="bi"/>
          </m:rPr>
          <m:t>R</m:t>
        </m:r>
      </m:oMath>
      <w:ins w:id="4472" w:author="PR Preview" w:date="2026-01-01T00:00:00Z">
        <w:r>
          <w:t xml:space="preserve"> </w:t>
        </w:r>
      </w:ins>
      <w:ins w:id="4473" w:author="PR Preview" w:date="2026-01-01T00:00:00Z">
        <w:r>
          <w:t xml:space="preserve">has no real eigenvalue.</w:t>
        </w:r>
      </w:ins>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del w:id="4474" w:author="PR Preview" w:date="2026-01-01T00:00:00Z">
        <w:r>
          <w:rPr>
            <w:i/>
            <w:iCs/>
          </w:rPr>
          <w:delText xml:space="preserve">Remark 30</w:delText>
        </w:r>
      </w:del>
      <w:del w:id="4475" w:author="PR Preview" w:date="2026-01-01T00:00:00Z">
        <w:r>
          <w:delText xml:space="preserve"> (An equivalent form of the spectral theorem). </w:delText>
        </w:r>
      </w:del>
      <w:del w:id="4476" w:author="PR Preview" w:date="2026-01-01T00:00:00Z">
        <w:r>
          <w:delText xml:space="preserve">The proof, by</w:delText>
        </w:r>
      </w:del>
      <w:del w:id="4477" w:author="PR Preview" w:date="2026-01-01T00:00:00Z">
        <w:r>
          <w:delText xml:space="preserve"> </w:delText>
        </w:r>
      </w:del>
      <w:hyperlink r:id="rId133">
        <w:del w:id="4478" w:author="PR Preview" w:date="2026-01-01T00:00:00Z">
          <w:r>
            <w:rPr>
              <w:rStyle w:val="Hyperlink"/>
            </w:rPr>
            <w:delText xml:space="preserve">induction</w:delText>
          </w:r>
        </w:del>
      </w:hyperlink>
      <w:del w:id="4479" w:author="PR Preview" w:date="2026-01-01T00:00:00Z">
        <w:r>
          <w:delText xml:space="preserve"> </w:delText>
        </w:r>
      </w:del>
      <w:del w:id="4480" w:author="PR Preview" w:date="2026-01-01T00:00:00Z">
        <w:r>
          <w:delText xml:space="preserve">on</w:delText>
        </w:r>
      </w:del>
      <w:del w:id="4481" w:author="PR Preview" w:date="2026-01-01T00:00:00Z">
        <w:r>
          <w:delText xml:space="preserve"> </w:delText>
        </w:r>
      </w:del>
      <m:oMath>
        <m:r>
          <m:t>p</m:t>
        </m:r>
      </m:oMath>
      <w:del w:id="4482" w:author="PR Preview" w:date="2026-01-01T00:00:00Z">
        <w:r>
          <w:delText xml:space="preserve">, is outside the scope of these notes;</w:delText>
        </w:r>
      </w:del>
      <w:del w:id="4483" w:author="PR Preview" w:date="2026-01-01T00:00:00Z">
        <w:r>
          <w:delText xml:space="preserve"> </w:delText>
        </w:r>
      </w:del>
      <w:del w:id="4484" w:author="PR Preview" w:date="2026-01-01T00:00:00Z">
        <w:r>
          <w:delText xml:space="preserve">see</w:delText>
        </w:r>
      </w:del>
      <w:del w:id="4485" w:author="PR Preview" w:date="2026-01-01T00:00:00Z">
        <w:r>
          <w:delText xml:space="preserve"> </w:delText>
        </w:r>
      </w:del>
      <w:del w:id="4486" w:author="PR Preview" w:date="2026-01-01T00:00:00Z">
        <w:r>
          <w:delText xml:space="preserve">Banerjee and Roy (2014, chap. 11, Theorem 11.27, p. 349)</w:delText>
        </w:r>
      </w:del>
      <w:del w:id="4487" w:author="PR Preview" w:date="2026-01-01T00:00:00Z">
        <w:r>
          <w:delText xml:space="preserve">,</w:delText>
        </w:r>
      </w:del>
      <w:del w:id="4488" w:author="PR Preview" w:date="2026-01-01T00:00:00Z">
        <w:r>
          <w:delText xml:space="preserve"> </w:delText>
        </w:r>
      </w:del>
      <w:del w:id="4489" w:author="PR Preview" w:date="2026-01-01T00:00:00Z">
        <w:r>
          <w:delText xml:space="preserve">which states the result in the equivalent form</w:delText>
        </w:r>
      </w:del>
      <w:del w:id="4490" w:author="PR Preview" w:date="2026-01-01T00:00:00Z">
        <w:r>
          <w:delText xml:space="preserve"> </w:delText>
        </w:r>
      </w:del>
      <m:oMath>
        <m:sSup>
          <m:e>
            <m:r>
              <m:rPr>
                <m:sty m:val="bi"/>
              </m:rPr>
              <m:t>Q</m:t>
            </m:r>
          </m:e>
          <m:sup>
            <m:r>
              <m:rPr>
                <m:sty m:val="p"/>
              </m:rPr>
              <m:t>⊤</m:t>
            </m:r>
          </m:sup>
        </m:sSup>
        <m:r>
          <m:rPr>
            <m:sty m:val="bi"/>
          </m:rPr>
          <m:t>A</m:t>
        </m:r>
        <m:r>
          <m:rPr>
            <m:sty m:val="bi"/>
          </m:rPr>
          <m:t>Q</m:t>
        </m:r>
        <m:r>
          <m:rPr>
            <m:sty m:val="p"/>
          </m:rPr>
          <m:t>=</m:t>
        </m:r>
        <m:r>
          <m:rPr>
            <m:sty m:val="b"/>
          </m:rPr>
          <m:t>Λ</m:t>
        </m:r>
      </m:oMath>
      <w:del w:id="4491" w:author="PR Preview" w:date="2026-01-01T00:00:00Z">
        <w:r>
          <w:delText xml:space="preserve">.</w:delText>
        </w:r>
      </w:del>
      <w:del w:id="4492" w:author="PR Preview" w:date="2026-01-01T00:00:00Z">
        <w:r>
          <w:delText xml:space="preserve"> </w:delText>
        </w:r>
      </w:del>
      <w:del w:id="4493" w:author="PR Preview" w:date="2026-01-01T00:00:00Z">
        <w:r>
          <w:delText xml:space="preserve">The two forms are equivalent because</w:delText>
        </w:r>
      </w:del>
      <w:del w:id="4494" w:author="PR Preview" w:date="2026-01-01T00:00:00Z">
        <w:r>
          <w:delText xml:space="preserve"> </w:delText>
        </w:r>
      </w:del>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del w:id="4495" w:author="PR Preview" w:date="2026-01-01T00:00:00Z">
        <w:r>
          <w:delText xml:space="preserve"> </w:delText>
        </w:r>
      </w:del>
      <w:del w:id="4496" w:author="PR Preview" w:date="2026-01-01T00:00:00Z">
        <w:r>
          <w:delText xml:space="preserve">(</w:delText>
        </w:r>
      </w:del>
      <w:hyperlink w:anchor="rem-orthogonal-matrix-columns">
        <w:del w:id="4497" w:author="PR Preview" w:date="2026-01-01T00:00:00Z">
          <w:r>
            <w:rPr>
              <w:rStyle w:val="Hyperlink"/>
            </w:rPr>
            <w:delText xml:space="preserve">Remark 23</w:delText>
          </w:r>
        </w:del>
      </w:hyperlink>
      <w:del w:id="4498" w:author="PR Preview" w:date="2026-01-01T00:00:00Z">
        <w:r>
          <w:delText xml:space="preserve">).</w:delText>
        </w:r>
      </w:del>
      <w:del w:id="4499" w:author="PR Preview" w:date="2026-01-01T00:00:00Z">
        <w:r>
          <w:delText xml:space="preserve"> </w:delText>
        </w:r>
      </w:del>
      <w:del w:id="4500" w:author="PR Preview" w:date="2026-01-01T00:00:00Z">
        <w:r>
          <w:delText xml:space="preserve">Multiplying</w:delText>
        </w:r>
      </w:del>
      <w:del w:id="4501"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4502" w:author="PR Preview" w:date="2026-01-01T00:00:00Z">
        <w:r>
          <w:delText xml:space="preserve"> </w:delText>
        </w:r>
      </w:del>
      <w:del w:id="4503" w:author="PR Preview" w:date="2026-01-01T00:00:00Z">
        <w:r>
          <w:delText xml:space="preserve">by</w:delText>
        </w:r>
      </w:del>
      <w:del w:id="4504" w:author="PR Preview" w:date="2026-01-01T00:00:00Z">
        <w:r>
          <w:delText xml:space="preserve"> </w:delText>
        </w:r>
      </w:del>
      <m:oMath>
        <m:sSup>
          <m:e>
            <m:r>
              <m:rPr>
                <m:sty m:val="bi"/>
              </m:rPr>
              <m:t>Q</m:t>
            </m:r>
          </m:e>
          <m:sup>
            <m:r>
              <m:rPr>
                <m:sty m:val="p"/>
              </m:rPr>
              <m:t>⊤</m:t>
            </m:r>
          </m:sup>
        </m:sSup>
      </m:oMath>
      <w:del w:id="4505" w:author="PR Preview" w:date="2026-01-01T00:00:00Z">
        <w:r>
          <w:delText xml:space="preserve"> </w:delText>
        </w:r>
      </w:del>
      <w:del w:id="4506" w:author="PR Preview" w:date="2026-01-01T00:00:00Z">
        <w:r>
          <w:delText xml:space="preserve">on the left and by</w:delText>
        </w:r>
      </w:del>
      <w:del w:id="4507" w:author="PR Preview" w:date="2026-01-01T00:00:00Z">
        <w:r>
          <w:delText xml:space="preserve"> </w:delText>
        </w:r>
      </w:del>
      <m:oMath>
        <m:r>
          <m:rPr>
            <m:sty m:val="bi"/>
          </m:rPr>
          <m:t>Q</m:t>
        </m:r>
      </m:oMath>
      <w:del w:id="4508" w:author="PR Preview" w:date="2026-01-01T00:00:00Z">
        <w:r>
          <w:delText xml:space="preserve"> </w:delText>
        </w:r>
      </w:del>
      <w:del w:id="4509" w:author="PR Preview" w:date="2026-01-01T00:00:00Z">
        <w:r>
          <w:delText xml:space="preserve">on the right gives</w:delText>
        </w:r>
      </w:del>
    </w:p>
    <w:p>
      <w:pPr>
        <w:pStyle w:val="BodyText"/>
      </w:pPr>
      <w:ins w:id="4510" w:author="PR Preview" w:date="2026-01-01T00:00:00Z">
        <w:r>
          <w:rPr>
            <w:i/>
            <w:iCs/>
          </w:rPr>
          <w:t xml:space="preserve">Remark 30</w:t>
        </w:r>
      </w:ins>
      <w:ins w:id="4511" w:author="PR Preview" w:date="2026-01-01T00:00:00Z">
        <w:r>
          <w:t xml:space="preserve"> (An equivalent form of the spectral theorem). </w:t>
        </w:r>
      </w:ins>
      <w:ins w:id="4512" w:author="PR Preview" w:date="2026-01-01T00:00:00Z">
        <w:r>
          <w:t xml:space="preserve">The proof, by</w:t>
        </w:r>
      </w:ins>
      <w:ins w:id="4513" w:author="PR Preview" w:date="2026-01-01T00:00:00Z">
        <w:r>
          <w:t xml:space="preserve"> </w:t>
        </w:r>
      </w:ins>
      <w:hyperlink r:id="rId133">
        <w:ins w:id="4514" w:author="PR Preview" w:date="2026-01-01T00:00:00Z">
          <w:r>
            <w:rPr>
              <w:rStyle w:val="Hyperlink"/>
            </w:rPr>
            <w:t xml:space="preserve">induction</w:t>
          </w:r>
        </w:ins>
      </w:hyperlink>
      <w:ins w:id="4515" w:author="PR Preview" w:date="2026-01-01T00:00:00Z">
        <w:r>
          <w:t xml:space="preserve"> </w:t>
        </w:r>
      </w:ins>
      <w:ins w:id="4516" w:author="PR Preview" w:date="2026-01-01T00:00:00Z">
        <w:r>
          <w:t xml:space="preserve">on</w:t>
        </w:r>
      </w:ins>
      <w:ins w:id="4517" w:author="PR Preview" w:date="2026-01-01T00:00:00Z">
        <w:r>
          <w:t xml:space="preserve"> </w:t>
        </w:r>
      </w:ins>
      <m:oMath>
        <m:r>
          <m:t>p</m:t>
        </m:r>
      </m:oMath>
      <w:ins w:id="4518" w:author="PR Preview" w:date="2026-01-01T00:00:00Z">
        <w:r>
          <w:t xml:space="preserve">, is outside the scope of these notes;</w:t>
        </w:r>
      </w:ins>
      <w:ins w:id="4519" w:author="PR Preview" w:date="2026-01-01T00:00:00Z">
        <w:r>
          <w:t xml:space="preserve"> </w:t>
        </w:r>
      </w:ins>
      <w:ins w:id="4520" w:author="PR Preview" w:date="2026-01-01T00:00:00Z">
        <w:r>
          <w:t xml:space="preserve">see</w:t>
        </w:r>
      </w:ins>
      <w:ins w:id="4521" w:author="PR Preview" w:date="2026-01-01T00:00:00Z">
        <w:r>
          <w:t xml:space="preserve"> </w:t>
        </w:r>
      </w:ins>
      <w:ins w:id="4522" w:author="PR Preview" w:date="2026-01-01T00:00:00Z">
        <w:r>
          <w:t xml:space="preserve">Banerjee and Roy (2014, chap. 11, Theorem 11.27, p. 349)</w:t>
        </w:r>
      </w:ins>
      <w:ins w:id="4523" w:author="PR Preview" w:date="2026-01-01T00:00:00Z">
        <w:r>
          <w:t xml:space="preserve">,</w:t>
        </w:r>
      </w:ins>
      <w:ins w:id="4524" w:author="PR Preview" w:date="2026-01-01T00:00:00Z">
        <w:r>
          <w:t xml:space="preserve"> </w:t>
        </w:r>
      </w:ins>
      <w:ins w:id="4525" w:author="PR Preview" w:date="2026-01-01T00:00:00Z">
        <w:r>
          <w:t xml:space="preserve">which states the result in the equivalent form</w:t>
        </w:r>
      </w:ins>
      <w:ins w:id="4526" w:author="PR Preview" w:date="2026-01-01T00:00:00Z">
        <w:r>
          <w:t xml:space="preserve"> </w:t>
        </w:r>
      </w:ins>
      <m:oMath>
        <m:sSup>
          <m:e>
            <m:r>
              <m:rPr>
                <m:sty m:val="bi"/>
              </m:rPr>
              <m:t>Q</m:t>
            </m:r>
          </m:e>
          <m:sup>
            <m:r>
              <m:rPr>
                <m:sty m:val="p"/>
              </m:rPr>
              <m:t>⊤</m:t>
            </m:r>
          </m:sup>
        </m:sSup>
        <m:r>
          <m:rPr>
            <m:sty m:val="bi"/>
          </m:rPr>
          <m:t>A</m:t>
        </m:r>
        <m:r>
          <m:rPr>
            <m:sty m:val="bi"/>
          </m:rPr>
          <m:t>Q</m:t>
        </m:r>
        <m:r>
          <m:rPr>
            <m:sty m:val="p"/>
          </m:rPr>
          <m:t>=</m:t>
        </m:r>
        <m:r>
          <m:rPr>
            <m:sty m:val="b"/>
          </m:rPr>
          <m:t>Λ</m:t>
        </m:r>
      </m:oMath>
      <w:ins w:id="4527" w:author="PR Preview" w:date="2026-01-01T00:00:00Z">
        <w:r>
          <w:t xml:space="preserve">.</w:t>
        </w:r>
      </w:ins>
      <w:ins w:id="4528" w:author="PR Preview" w:date="2026-01-01T00:00:00Z">
        <w:r>
          <w:t xml:space="preserve"> </w:t>
        </w:r>
      </w:ins>
      <w:ins w:id="4529" w:author="PR Preview" w:date="2026-01-01T00:00:00Z">
        <w:r>
          <w:t xml:space="preserve">The two forms are equivalent because</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ins w:id="4530" w:author="PR Preview" w:date="2026-01-01T00:00:00Z">
        <w:r>
          <w:t xml:space="preserve">(</w:t>
        </w:r>
      </w:ins>
      <w:hyperlink w:anchor="rem-orthogonal-matrix-columns">
        <w:ins w:id="4531" w:author="PR Preview" w:date="2026-01-01T00:00:00Z">
          <w:r>
            <w:rPr>
              <w:rStyle w:val="Hyperlink"/>
            </w:rPr>
            <w:t xml:space="preserve">Remark 23</w:t>
          </w:r>
        </w:ins>
      </w:hyperlink>
      <w:ins w:id="4532" w:author="PR Preview" w:date="2026-01-01T00:00:00Z">
        <w:r>
          <w:t xml:space="preserve">).</w:t>
        </w:r>
      </w:ins>
      <w:ins w:id="4533" w:author="PR Preview" w:date="2026-01-01T00:00:00Z">
        <w:r>
          <w:t xml:space="preserve"> </w:t>
        </w:r>
      </w:ins>
      <w:ins w:id="4534" w:author="PR Preview" w:date="2026-01-01T00:00:00Z">
        <w:r>
          <w:t xml:space="preserve">Multiplying</w:t>
        </w:r>
      </w:ins>
      <w:ins w:id="4535"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4536" w:author="PR Preview" w:date="2026-01-01T00:00:00Z">
        <w:r>
          <w:t xml:space="preserve"> </w:t>
        </w:r>
      </w:ins>
      <w:ins w:id="4537" w:author="PR Preview" w:date="2026-01-01T00:00:00Z">
        <w:r>
          <w:t xml:space="preserve">by</w:t>
        </w:r>
      </w:ins>
      <w:ins w:id="4538" w:author="PR Preview" w:date="2026-01-01T00:00:00Z">
        <w:r>
          <w:t xml:space="preserve"> </w:t>
        </w:r>
      </w:ins>
      <m:oMath>
        <m:sSup>
          <m:e>
            <m:r>
              <m:rPr>
                <m:sty m:val="bi"/>
              </m:rPr>
              <m:t>Q</m:t>
            </m:r>
          </m:e>
          <m:sup>
            <m:r>
              <m:rPr>
                <m:sty m:val="p"/>
              </m:rPr>
              <m:t>⊤</m:t>
            </m:r>
          </m:sup>
        </m:sSup>
      </m:oMath>
      <w:ins w:id="4539" w:author="PR Preview" w:date="2026-01-01T00:00:00Z">
        <w:r>
          <w:t xml:space="preserve"> </w:t>
        </w:r>
      </w:ins>
      <w:ins w:id="4540" w:author="PR Preview" w:date="2026-01-01T00:00:00Z">
        <w:r>
          <w:t xml:space="preserve">on the left and by</w:t>
        </w:r>
      </w:ins>
      <w:ins w:id="4541" w:author="PR Preview" w:date="2026-01-01T00:00:00Z">
        <w:r>
          <w:t xml:space="preserve"> </w:t>
        </w:r>
      </w:ins>
      <m:oMath>
        <m:r>
          <m:rPr>
            <m:sty m:val="bi"/>
          </m:rPr>
          <m:t>Q</m:t>
        </m:r>
      </m:oMath>
      <w:ins w:id="4542" w:author="PR Preview" w:date="2026-01-01T00:00:00Z">
        <w:r>
          <w:t xml:space="preserve"> </w:t>
        </w:r>
      </w:ins>
      <w:ins w:id="4543" w:author="PR Preview" w:date="2026-01-01T00:00:00Z">
        <w:r>
          <w:t xml:space="preserve">on the right gives</w:t>
        </w:r>
      </w:ins>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del w:id="4544" w:author="PR Preview" w:date="2026-01-01T00:00:00Z">
        <w:r>
          <w:delText xml:space="preserve"> </w:delText>
        </w:r>
      </w:del>
      <w:del w:id="4545" w:author="PR Preview" w:date="2026-01-01T00:00:00Z">
        <w:r>
          <w:delText xml:space="preserve">is orthogonal because</w:delText>
        </w:r>
      </w:del>
      <w:del w:id="4546" w:author="PR Preview" w:date="2026-01-01T00:00:00Z">
        <w:r>
          <w:delText xml:space="preserve"> </w:delText>
        </w:r>
      </w:del>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del w:id="4547" w:author="PR Preview" w:date="2026-01-01T00:00:00Z">
        <w:r>
          <w:delText xml:space="preserve">,</w:delText>
        </w:r>
      </w:del>
      <w:del w:id="4548" w:author="PR Preview" w:date="2026-01-01T00:00:00Z">
        <w:r>
          <w:delText xml:space="preserve"> </w:delText>
        </w:r>
      </w:del>
      <w:del w:id="4549" w:author="PR Preview" w:date="2026-01-01T00:00:00Z">
        <w:r>
          <w:delText xml:space="preserve">and the single singular value is</w:delText>
        </w:r>
      </w:del>
      <w:del w:id="4550" w:author="PR Preview" w:date="2026-01-01T00:00:00Z">
        <w:r>
          <w:delText xml:space="preserve"> </w:delText>
        </w:r>
      </w:del>
      <m:oMath>
        <m:sSub>
          <m:e>
            <m:r>
              <m:t>σ</m:t>
            </m:r>
          </m:e>
          <m:sub>
            <m:r>
              <m:t>1</m:t>
            </m:r>
          </m:sub>
        </m:sSub>
        <m:r>
          <m:rPr>
            <m:sty m:val="p"/>
          </m:rPr>
          <m:t>=</m:t>
        </m:r>
        <m:rad>
          <m:radPr>
            <m:degHide m:val="on"/>
          </m:radPr>
          <m:deg/>
          <m:e>
            <m:r>
              <m:t>2</m:t>
            </m:r>
          </m:e>
        </m:rad>
      </m:oMath>
      <w:del w:id="4551" w:author="PR Preview" w:date="2026-01-01T00:00:00Z">
        <w:r>
          <w:delText xml:space="preserve">.</w:delText>
        </w:r>
      </w:del>
    </w:p>
    <w:p>
      <w:pPr>
        <w:pStyle w:val="FirstParagraph"/>
      </w:pPr>
      <m:oMath>
        <m:r>
          <m:rPr>
            <m:sty m:val="bi"/>
          </m:rPr>
          <m:t>U</m:t>
        </m:r>
      </m:oMath>
      <w:ins w:id="4552" w:author="PR Preview" w:date="2026-01-01T00:00:00Z">
        <w:r>
          <w:t xml:space="preserve"> </w:t>
        </w:r>
      </w:ins>
      <w:ins w:id="4553" w:author="PR Preview" w:date="2026-01-01T00:00:00Z">
        <w:r>
          <w:t xml:space="preserve">is orthogonal because</w:t>
        </w:r>
      </w:ins>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ins w:id="4554" w:author="PR Preview" w:date="2026-01-01T00:00:00Z">
        <w:r>
          <w:t xml:space="preserve">and the single singular value is</w:t>
        </w:r>
      </w:ins>
      <w:ins w:id="4555" w:author="PR Preview" w:date="2026-01-01T00:00:00Z">
        <w:r>
          <w:t xml:space="preserve"> </w:t>
        </w:r>
      </w:ins>
      <m:oMath>
        <m:sSub>
          <m:e>
            <m:r>
              <m:t>σ</m:t>
            </m:r>
          </m:e>
          <m:sub>
            <m:r>
              <m:t>1</m:t>
            </m:r>
          </m:sub>
        </m:sSub>
        <m:r>
          <m:rPr>
            <m:sty m:val="p"/>
          </m:rPr>
          <m:t>=</m:t>
        </m:r>
        <m:rad>
          <m:radPr>
            <m:degHide m:val="on"/>
          </m:radPr>
          <m:deg/>
          <m:e>
            <m:r>
              <m:t>2</m:t>
            </m:r>
          </m:e>
        </m:rad>
      </m:oMath>
      <w:ins w:id="4556" w:author="PR Preview" w:date="2026-01-01T00:00:00Z">
        <w:r>
          <w:t xml:space="preserve">.</w:t>
        </w:r>
      </w:ins>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del w:id="4557" w:author="PR Preview" w:date="2026-01-01T00:00:00Z">
        <w:r>
          <w:delText xml:space="preserve">For example,</w:delText>
        </w:r>
      </w:del>
      <w:del w:id="4558"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del w:id="4559" w:author="PR Preview" w:date="2026-01-01T00:00:00Z">
        <w:r>
          <w:delText xml:space="preserve"> </w:delText>
        </w:r>
      </w:del>
      <w:del w:id="4560" w:author="PR Preview" w:date="2026-01-01T00:00:00Z">
        <w:r>
          <w:delText xml:space="preserve">has rank</w:delText>
        </w:r>
      </w:del>
      <w:del w:id="4561" w:author="PR Preview" w:date="2026-01-01T00:00:00Z">
        <w:r>
          <w:delText xml:space="preserve"> </w:delText>
        </w:r>
      </w:del>
      <m:oMath>
        <m:r>
          <m:t>r</m:t>
        </m:r>
        <m:r>
          <m:rPr>
            <m:sty m:val="p"/>
          </m:rPr>
          <m:t>=</m:t>
        </m:r>
        <m:r>
          <m:t>1</m:t>
        </m:r>
      </m:oMath>
      <w:del w:id="4562" w:author="PR Preview" w:date="2026-01-01T00:00:00Z">
        <w:r>
          <w:delText xml:space="preserve">.</w:delText>
        </w:r>
      </w:del>
      <w:del w:id="4563" w:author="PR Preview" w:date="2026-01-01T00:00:00Z">
        <w:r>
          <w:delText xml:space="preserve"> </w:delText>
        </w:r>
      </w:del>
      <w:del w:id="4564" w:author="PR Preview" w:date="2026-01-01T00:00:00Z">
        <w:r>
          <w:delText xml:space="preserve">Taking</w:delText>
        </w:r>
      </w:del>
      <w:del w:id="4565" w:author="PR Preview" w:date="2026-01-01T00:00:00Z">
        <w:r>
          <w:delText xml:space="preserve"> </w:delText>
        </w:r>
      </w:del>
      <m:oMath>
        <m:r>
          <m:rPr>
            <m:sty m:val="bi"/>
          </m:rPr>
          <m:t>U</m:t>
        </m:r>
        <m:r>
          <m:rPr>
            <m:sty m:val="p"/>
          </m:rPr>
          <m:t>=</m:t>
        </m:r>
        <m:r>
          <m:rPr>
            <m:sty m:val="bi"/>
          </m:rPr>
          <m:t>V</m:t>
        </m:r>
        <m:r>
          <m:rPr>
            <m:sty m:val="p"/>
          </m:rPr>
          <m:t>=</m:t>
        </m:r>
        <m:sSub>
          <m:e>
            <m:r>
              <m:rPr>
                <m:sty m:val="bi"/>
              </m:rPr>
              <m:t>I</m:t>
            </m:r>
          </m:e>
          <m:sub>
            <m:r>
              <m:t>2</m:t>
            </m:r>
          </m:sub>
        </m:sSub>
      </m:oMath>
      <w:del w:id="4566" w:author="PR Preview" w:date="2026-01-01T00:00:00Z">
        <w:r>
          <w:delText xml:space="preserve"> </w:delText>
        </w:r>
      </w:del>
      <w:del w:id="4567" w:author="PR Preview" w:date="2026-01-01T00:00:00Z">
        <w:r>
          <w:delText xml:space="preserve">and</w:delText>
        </w:r>
      </w:del>
      <w:del w:id="4568" w:author="PR Preview" w:date="2026-01-01T00:00:00Z">
        <w:r>
          <w:delText xml:space="preserve"> </w:delText>
        </w:r>
      </w:del>
      <m:oMath>
        <m:r>
          <m:rPr>
            <m:sty m:val="bi"/>
          </m:rPr>
          <m:t>D</m:t>
        </m:r>
        <m:r>
          <m:rPr>
            <m:sty m:val="p"/>
          </m:rPr>
          <m:t>=</m:t>
        </m:r>
        <m:r>
          <m:rPr>
            <m:sty m:val="bi"/>
          </m:rPr>
          <m:t>B</m:t>
        </m:r>
      </m:oMath>
      <w:del w:id="4569" w:author="PR Preview" w:date="2026-01-01T00:00:00Z">
        <w:r>
          <w:delText xml:space="preserve"> </w:delText>
        </w:r>
      </w:del>
      <w:del w:id="4570" w:author="PR Preview" w:date="2026-01-01T00:00:00Z">
        <w:r>
          <w:delText xml:space="preserve">gives an SVD</w:delText>
        </w:r>
      </w:del>
      <w:del w:id="4571" w:author="PR Preview" w:date="2026-01-01T00:00:00Z">
        <w:r>
          <w:delText xml:space="preserve"> </w:delText>
        </w:r>
      </w:del>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del w:id="4572" w:author="PR Preview" w:date="2026-01-01T00:00:00Z">
        <w:r>
          <w:delText xml:space="preserve">,</w:delText>
        </w:r>
      </w:del>
      <w:del w:id="4573" w:author="PR Preview" w:date="2026-01-01T00:00:00Z">
        <w:r>
          <w:delText xml:space="preserve"> </w:delText>
        </w:r>
      </w:del>
      <w:del w:id="4574" w:author="PR Preview" w:date="2026-01-01T00:00:00Z">
        <w:r>
          <w:delText xml:space="preserve">so by</w:delText>
        </w:r>
      </w:del>
      <w:del w:id="4575" w:author="PR Preview" w:date="2026-01-01T00:00:00Z">
        <w:r>
          <w:delText xml:space="preserve"> </w:delText>
        </w:r>
      </w:del>
      <w:hyperlink w:anchor="def-svd">
        <w:del w:id="4576" w:author="PR Preview" w:date="2026-01-01T00:00:00Z">
          <w:r>
            <w:rPr>
              <w:rStyle w:val="Hyperlink"/>
            </w:rPr>
            <w:delText xml:space="preserve">Definition 84</w:delText>
          </w:r>
        </w:del>
      </w:hyperlink>
      <w:del w:id="4577" w:author="PR Preview" w:date="2026-01-01T00:00:00Z">
        <w:r>
          <w:delText xml:space="preserve">,</w:delText>
        </w:r>
      </w:del>
      <w:del w:id="4578" w:author="PR Preview" w:date="2026-01-01T00:00:00Z">
        <w:r>
          <w:delText xml:space="preserve"> </w:delText>
        </w:r>
      </w:del>
      <m:oMath>
        <m:r>
          <m:rPr>
            <m:sty m:val="bi"/>
          </m:rPr>
          <m:t>B</m:t>
        </m:r>
      </m:oMath>
      <w:del w:id="4579" w:author="PR Preview" w:date="2026-01-01T00:00:00Z">
        <w:r>
          <w:delText xml:space="preserve"> </w:delText>
        </w:r>
      </w:del>
      <w:del w:id="4580" w:author="PR Preview" w:date="2026-01-01T00:00:00Z">
        <w:r>
          <w:delText xml:space="preserve">has one singular value,</w:delText>
        </w:r>
      </w:del>
      <w:del w:id="4581" w:author="PR Preview" w:date="2026-01-01T00:00:00Z">
        <w:r>
          <w:delText xml:space="preserve"> </w:delText>
        </w:r>
      </w:del>
      <m:oMath>
        <m:sSub>
          <m:e>
            <m:r>
              <m:t>σ</m:t>
            </m:r>
          </m:e>
          <m:sub>
            <m:r>
              <m:t>1</m:t>
            </m:r>
          </m:sub>
        </m:sSub>
        <m:r>
          <m:rPr>
            <m:sty m:val="p"/>
          </m:rPr>
          <m:t>=</m:t>
        </m:r>
        <m:r>
          <m:t>3</m:t>
        </m:r>
      </m:oMath>
      <w:del w:id="4582" w:author="PR Preview" w:date="2026-01-01T00:00:00Z">
        <w:r>
          <w:delText xml:space="preserve">.</w:delText>
        </w:r>
      </w:del>
      <w:del w:id="4583" w:author="PR Preview" w:date="2026-01-01T00:00:00Z">
        <w:r>
          <w:delText xml:space="preserve"> </w:delText>
        </w:r>
      </w:del>
      <w:del w:id="4584" w:author="PR Preview" w:date="2026-01-01T00:00:00Z">
        <w:r>
          <w:delText xml:space="preserve">R’s</w:delText>
        </w:r>
      </w:del>
      <w:del w:id="4585" w:author="PR Preview" w:date="2026-01-01T00:00:00Z">
        <w:r>
          <w:delText xml:space="preserve"> </w:delText>
        </w:r>
      </w:del>
      <w:del w:id="4586" w:author="PR Preview" w:date="2026-01-01T00:00:00Z">
        <w:r>
          <w:rPr>
            <w:rStyle w:val="VerbatimChar"/>
          </w:rPr>
          <w:delText xml:space="preserve">svd()</w:delText>
        </w:r>
      </w:del>
      <w:del w:id="4587" w:author="PR Preview" w:date="2026-01-01T00:00:00Z">
        <w:r>
          <w:delText xml:space="preserve"> </w:delText>
        </w:r>
      </w:del>
      <w:del w:id="4588" w:author="PR Preview" w:date="2026-01-01T00:00:00Z">
        <w:r>
          <w:delText xml:space="preserve">reports</w:delText>
        </w:r>
      </w:del>
      <w:del w:id="4589" w:author="PR Preview" w:date="2026-01-01T00:00:00Z">
        <w:r>
          <w:delText xml:space="preserve"> </w:delText>
        </w:r>
      </w:del>
      <m:oMath>
        <m:r>
          <m:rPr>
            <m:sty m:val="p"/>
          </m:rPr>
          <m:t>min</m:t>
        </m:r>
        <m:r>
          <m:rPr>
            <m:sty m:val="p"/>
          </m:rPr>
          <m:t>(</m:t>
        </m:r>
        <m:r>
          <m:t>2</m:t>
        </m:r>
        <m:r>
          <m:rPr>
            <m:sty m:val="p"/>
          </m:rPr>
          <m:t>,</m:t>
        </m:r>
        <m:r>
          <m:t>2</m:t>
        </m:r>
        <m:r>
          <m:rPr>
            <m:sty m:val="p"/>
          </m:rPr>
          <m:t>)</m:t>
        </m:r>
        <m:r>
          <m:rPr>
            <m:sty m:val="p"/>
          </m:rPr>
          <m:t>=</m:t>
        </m:r>
        <m:r>
          <m:t>2</m:t>
        </m:r>
      </m:oMath>
      <w:del w:id="4590" w:author="PR Preview" w:date="2026-01-01T00:00:00Z">
        <w:r>
          <w:delText xml:space="preserve"> </w:delText>
        </w:r>
      </w:del>
      <w:del w:id="4591" w:author="PR Preview" w:date="2026-01-01T00:00:00Z">
        <w:r>
          <w:delText xml:space="preserve">singular values for</w:delText>
        </w:r>
      </w:del>
      <w:del w:id="4592" w:author="PR Preview" w:date="2026-01-01T00:00:00Z">
        <w:r>
          <w:delText xml:space="preserve"> </w:delText>
        </w:r>
      </w:del>
      <m:oMath>
        <m:r>
          <m:rPr>
            <m:sty m:val="bi"/>
          </m:rPr>
          <m:t>B</m:t>
        </m:r>
      </m:oMath>
      <w:del w:id="4593" w:author="PR Preview" w:date="2026-01-01T00:00:00Z">
        <w:r>
          <w:delText xml:space="preserve">:</w:delText>
        </w:r>
      </w:del>
      <w:del w:id="4594" w:author="PR Preview" w:date="2026-01-01T00:00:00Z">
        <w:r>
          <w:delText xml:space="preserve"> </w:delText>
        </w:r>
      </w:del>
      <m:oMath>
        <m:r>
          <m:t>3</m:t>
        </m:r>
      </m:oMath>
      <w:del w:id="4595" w:author="PR Preview" w:date="2026-01-01T00:00:00Z">
        <w:r>
          <w:delText xml:space="preserve"> </w:delText>
        </w:r>
      </w:del>
      <w:del w:id="4596" w:author="PR Preview" w:date="2026-01-01T00:00:00Z">
        <w:r>
          <w:delText xml:space="preserve">and</w:delText>
        </w:r>
      </w:del>
      <w:del w:id="4597" w:author="PR Preview" w:date="2026-01-01T00:00:00Z">
        <w:r>
          <w:delText xml:space="preserve"> </w:delText>
        </w:r>
      </w:del>
      <m:oMath>
        <m:r>
          <m:t>0</m:t>
        </m:r>
      </m:oMath>
      <w:del w:id="4598" w:author="PR Preview" w:date="2026-01-01T00:00:00Z">
        <w:r>
          <w:delText xml:space="preserve">.</w:delText>
        </w:r>
      </w:del>
    </w:p>
    <w:p>
      <w:pPr>
        <w:pStyle w:val="BodyText"/>
      </w:pPr>
      <w:ins w:id="4599" w:author="PR Preview" w:date="2026-01-01T00:00:00Z">
        <w:r>
          <w:t xml:space="preserve">For example,</w:t>
        </w:r>
      </w:ins>
      <w:ins w:id="460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ins w:id="4601" w:author="PR Preview" w:date="2026-01-01T00:00:00Z">
        <w:r>
          <w:t xml:space="preserve"> </w:t>
        </w:r>
      </w:ins>
      <w:ins w:id="4602" w:author="PR Preview" w:date="2026-01-01T00:00:00Z">
        <w:r>
          <w:t xml:space="preserve">has rank</w:t>
        </w:r>
      </w:ins>
      <w:ins w:id="4603" w:author="PR Preview" w:date="2026-01-01T00:00:00Z">
        <w:r>
          <w:t xml:space="preserve"> </w:t>
        </w:r>
      </w:ins>
      <m:oMath>
        <m:r>
          <m:t>r</m:t>
        </m:r>
        <m:r>
          <m:rPr>
            <m:sty m:val="p"/>
          </m:rPr>
          <m:t>=</m:t>
        </m:r>
        <m:r>
          <m:t>1</m:t>
        </m:r>
      </m:oMath>
      <w:ins w:id="4604" w:author="PR Preview" w:date="2026-01-01T00:00:00Z">
        <w:r>
          <w:t xml:space="preserve">.</w:t>
        </w:r>
      </w:ins>
      <w:ins w:id="4605" w:author="PR Preview" w:date="2026-01-01T00:00:00Z">
        <w:r>
          <w:t xml:space="preserve"> </w:t>
        </w:r>
      </w:ins>
      <w:ins w:id="4606" w:author="PR Preview" w:date="2026-01-01T00:00:00Z">
        <w:r>
          <w:t xml:space="preserve">Taking</w:t>
        </w:r>
      </w:ins>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ins w:id="4607" w:author="PR Preview" w:date="2026-01-01T00:00:00Z">
        <w:r>
          <w:t xml:space="preserve">and</w:t>
        </w:r>
      </w:ins>
      <w:ins w:id="4608" w:author="PR Preview" w:date="2026-01-01T00:00:00Z">
        <w:r>
          <w:t xml:space="preserve"> </w:t>
        </w:r>
      </w:ins>
      <m:oMath>
        <m:r>
          <m:rPr>
            <m:sty m:val="bi"/>
          </m:rPr>
          <m:t>D</m:t>
        </m:r>
        <m:r>
          <m:rPr>
            <m:sty m:val="p"/>
          </m:rPr>
          <m:t>=</m:t>
        </m:r>
        <m:r>
          <m:rPr>
            <m:sty m:val="bi"/>
          </m:rPr>
          <m:t>B</m:t>
        </m:r>
      </m:oMath>
      <w:ins w:id="4609" w:author="PR Preview" w:date="2026-01-01T00:00:00Z">
        <w:r>
          <w:t xml:space="preserve"> </w:t>
        </w:r>
      </w:ins>
      <w:ins w:id="4610" w:author="PR Preview" w:date="2026-01-01T00:00:00Z">
        <w:r>
          <w:t xml:space="preserve">gives an SVD</w:t>
        </w:r>
      </w:ins>
      <w:ins w:id="4611" w:author="PR Preview" w:date="2026-01-01T00:00:00Z">
        <w:r>
          <w:t xml:space="preserve"> </w:t>
        </w:r>
      </w:ins>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ins w:id="4612" w:author="PR Preview" w:date="2026-01-01T00:00:00Z">
        <w:r>
          <w:t xml:space="preserve">,</w:t>
        </w:r>
      </w:ins>
      <w:ins w:id="4613" w:author="PR Preview" w:date="2026-01-01T00:00:00Z">
        <w:r>
          <w:t xml:space="preserve"> </w:t>
        </w:r>
      </w:ins>
      <w:ins w:id="4614" w:author="PR Preview" w:date="2026-01-01T00:00:00Z">
        <w:r>
          <w:t xml:space="preserve">so by</w:t>
        </w:r>
      </w:ins>
      <w:ins w:id="4615" w:author="PR Preview" w:date="2026-01-01T00:00:00Z">
        <w:r>
          <w:t xml:space="preserve"> </w:t>
        </w:r>
      </w:ins>
      <w:hyperlink w:anchor="def-svd">
        <w:ins w:id="4616" w:author="PR Preview" w:date="2026-01-01T00:00:00Z">
          <w:r>
            <w:rPr>
              <w:rStyle w:val="Hyperlink"/>
            </w:rPr>
            <w:t xml:space="preserve">Definition 84</w:t>
          </w:r>
        </w:ins>
      </w:hyperlink>
      <w:ins w:id="4617" w:author="PR Preview" w:date="2026-01-01T00:00:00Z">
        <w:r>
          <w:t xml:space="preserve">,</w:t>
        </w:r>
      </w:ins>
      <w:ins w:id="4618" w:author="PR Preview" w:date="2026-01-01T00:00:00Z">
        <w:r>
          <w:t xml:space="preserve"> </w:t>
        </w:r>
      </w:ins>
      <m:oMath>
        <m:r>
          <m:rPr>
            <m:sty m:val="bi"/>
          </m:rPr>
          <m:t>B</m:t>
        </m:r>
      </m:oMath>
      <w:ins w:id="4619" w:author="PR Preview" w:date="2026-01-01T00:00:00Z">
        <w:r>
          <w:t xml:space="preserve"> </w:t>
        </w:r>
      </w:ins>
      <w:ins w:id="4620" w:author="PR Preview" w:date="2026-01-01T00:00:00Z">
        <w:r>
          <w:t xml:space="preserve">has one singular value,</w:t>
        </w:r>
      </w:ins>
      <w:ins w:id="4621" w:author="PR Preview" w:date="2026-01-01T00:00:00Z">
        <w:r>
          <w:t xml:space="preserve"> </w:t>
        </w:r>
      </w:ins>
      <m:oMath>
        <m:sSub>
          <m:e>
            <m:r>
              <m:t>σ</m:t>
            </m:r>
          </m:e>
          <m:sub>
            <m:r>
              <m:t>1</m:t>
            </m:r>
          </m:sub>
        </m:sSub>
        <m:r>
          <m:rPr>
            <m:sty m:val="p"/>
          </m:rPr>
          <m:t>=</m:t>
        </m:r>
        <m:r>
          <m:t>3</m:t>
        </m:r>
      </m:oMath>
      <w:ins w:id="4622" w:author="PR Preview" w:date="2026-01-01T00:00:00Z">
        <w:r>
          <w:t xml:space="preserve">.</w:t>
        </w:r>
      </w:ins>
      <w:ins w:id="4623" w:author="PR Preview" w:date="2026-01-01T00:00:00Z">
        <w:r>
          <w:t xml:space="preserve"> </w:t>
        </w:r>
      </w:ins>
      <w:ins w:id="4624" w:author="PR Preview" w:date="2026-01-01T00:00:00Z">
        <w:r>
          <w:t xml:space="preserve">R’s</w:t>
        </w:r>
      </w:ins>
      <w:ins w:id="4625" w:author="PR Preview" w:date="2026-01-01T00:00:00Z">
        <w:r>
          <w:t xml:space="preserve"> </w:t>
        </w:r>
      </w:ins>
      <w:ins w:id="4626" w:author="PR Preview" w:date="2026-01-01T00:00:00Z">
        <w:r>
          <w:rPr>
            <w:rStyle w:val="VerbatimChar"/>
          </w:rPr>
          <w:t xml:space="preserve">svd()</w:t>
        </w:r>
      </w:ins>
      <w:ins w:id="4627" w:author="PR Preview" w:date="2026-01-01T00:00:00Z">
        <w:r>
          <w:t xml:space="preserve"> </w:t>
        </w:r>
      </w:ins>
      <w:ins w:id="4628" w:author="PR Preview" w:date="2026-01-01T00:00:00Z">
        <w:r>
          <w:t xml:space="preserve">reports</w:t>
        </w:r>
      </w:ins>
      <w:ins w:id="4629" w:author="PR Preview" w:date="2026-01-01T00:00:00Z">
        <w:r>
          <w:t xml:space="preserve"> </w:t>
        </w:r>
      </w:ins>
      <m:oMath>
        <m:r>
          <m:rPr>
            <m:sty m:val="p"/>
          </m:rPr>
          <m:t>min</m:t>
        </m:r>
        <m:r>
          <m:rPr>
            <m:sty m:val="p"/>
          </m:rPr>
          <m:t>(</m:t>
        </m:r>
        <m:r>
          <m:t>2</m:t>
        </m:r>
        <m:r>
          <m:rPr>
            <m:sty m:val="p"/>
          </m:rPr>
          <m:t>,</m:t>
        </m:r>
        <m:r>
          <m:t>2</m:t>
        </m:r>
        <m:r>
          <m:rPr>
            <m:sty m:val="p"/>
          </m:rPr>
          <m:t>)</m:t>
        </m:r>
        <m:r>
          <m:rPr>
            <m:sty m:val="p"/>
          </m:rPr>
          <m:t>=</m:t>
        </m:r>
        <m:r>
          <m:t>2</m:t>
        </m:r>
      </m:oMath>
      <w:ins w:id="4630" w:author="PR Preview" w:date="2026-01-01T00:00:00Z">
        <w:r>
          <w:t xml:space="preserve"> </w:t>
        </w:r>
      </w:ins>
      <w:ins w:id="4631" w:author="PR Preview" w:date="2026-01-01T00:00:00Z">
        <w:r>
          <w:t xml:space="preserve">singular values for</w:t>
        </w:r>
      </w:ins>
      <w:ins w:id="4632" w:author="PR Preview" w:date="2026-01-01T00:00:00Z">
        <w:r>
          <w:t xml:space="preserve"> </w:t>
        </w:r>
      </w:ins>
      <m:oMath>
        <m:r>
          <m:rPr>
            <m:sty m:val="bi"/>
          </m:rPr>
          <m:t>B</m:t>
        </m:r>
      </m:oMath>
      <w:ins w:id="4633" w:author="PR Preview" w:date="2026-01-01T00:00:00Z">
        <w:r>
          <w:t xml:space="preserve">:</w:t>
        </w:r>
      </w:ins>
      <w:ins w:id="4634" w:author="PR Preview" w:date="2026-01-01T00:00:00Z">
        <w:r>
          <w:t xml:space="preserve"> </w:t>
        </w:r>
      </w:ins>
      <m:oMath>
        <m:r>
          <m:t>3</m:t>
        </m:r>
      </m:oMath>
      <w:ins w:id="4635" w:author="PR Preview" w:date="2026-01-01T00:00:00Z">
        <w:r>
          <w:t xml:space="preserve"> </w:t>
        </w:r>
      </w:ins>
      <w:ins w:id="4636" w:author="PR Preview" w:date="2026-01-01T00:00:00Z">
        <w:r>
          <w:t xml:space="preserve">and</w:t>
        </w:r>
      </w:ins>
      <w:ins w:id="4637" w:author="PR Preview" w:date="2026-01-01T00:00:00Z">
        <w:r>
          <w:t xml:space="preserve"> </w:t>
        </w:r>
      </w:ins>
      <m:oMath>
        <m:r>
          <m:t>0</m:t>
        </m:r>
      </m:oMath>
      <w:ins w:id="4638" w:author="PR Preview" w:date="2026-01-01T00:00:00Z">
        <w:r>
          <w:t xml:space="preserve">.</w:t>
        </w:r>
      </w:ins>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4639" w:author="PR Preview" w:date="2026-01-01T00:00:00Z">
        <w:r>
          <w:delText xml:space="preserve"> </w:delText>
        </w:r>
      </w:del>
      <w:del w:id="4640" w:author="PR Preview" w:date="2026-01-01T00:00:00Z">
        <w:r>
          <w:delText xml:space="preserve">from</w:delText>
        </w:r>
      </w:del>
      <w:del w:id="4641" w:author="PR Preview" w:date="2026-01-01T00:00:00Z">
        <w:r>
          <w:delText xml:space="preserve"> </w:delText>
        </w:r>
      </w:del>
      <w:hyperlink w:anchor="exm-positive-semidefinite">
        <w:del w:id="4642" w:author="PR Preview" w:date="2026-01-01T00:00:00Z">
          <w:r>
            <w:rPr>
              <w:rStyle w:val="Hyperlink"/>
            </w:rPr>
            <w:delText xml:space="preserve">Example 140</w:delText>
          </w:r>
        </w:del>
      </w:hyperlink>
      <w:del w:id="4643" w:author="PR Preview" w:date="2026-01-01T00:00:00Z">
        <w:r>
          <w:delText xml:space="preserve"> </w:delText>
        </w:r>
      </w:del>
      <w:del w:id="4644" w:author="PR Preview" w:date="2026-01-01T00:00:00Z">
        <w:r>
          <w:delText xml:space="preserve">is positive semidefinite</w:delText>
        </w:r>
      </w:del>
      <w:del w:id="4645" w:author="PR Preview" w:date="2026-01-01T00:00:00Z">
        <w:r>
          <w:delText xml:space="preserve"> </w:delText>
        </w:r>
      </w:del>
      <w:del w:id="4646" w:author="PR Preview" w:date="2026-01-01T00:00:00Z">
        <w:r>
          <w:delText xml:space="preserve">but not positive definite:</w:delText>
        </w:r>
      </w:del>
      <w:del w:id="4647" w:author="PR Preview" w:date="2026-01-01T00:00:00Z">
        <w:r>
          <w:delText xml:space="preserve"> </w:delText>
        </w:r>
      </w:del>
      <w:del w:id="4648" w:author="PR Preview" w:date="2026-01-01T00:00:00Z">
        <w:r>
          <w:delText xml:space="preserve">at</w:delText>
        </w:r>
      </w:del>
      <w:del w:id="4649" w:author="PR Preview" w:date="2026-01-01T00:00:00Z">
        <w:r>
          <w:delText xml:space="preserve"> </w:delText>
        </w:r>
      </w:del>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del w:id="4650" w:author="PR Preview" w:date="2026-01-01T00:00:00Z">
        <w:r>
          <w:delText xml:space="preserve">,</w:delText>
        </w:r>
      </w:del>
      <w:del w:id="4651" w:author="PR Preview" w:date="2026-01-01T00:00:00Z">
        <w:r>
          <w:delText xml:space="preserve"> </w:delText>
        </w:r>
      </w:del>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del w:id="4652" w:author="PR Preview" w:date="2026-01-01T00:00:00Z">
        <w:r>
          <w:delText xml:space="preserve">.</w:delText>
        </w:r>
      </w:del>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4653" w:author="PR Preview" w:date="2026-01-01T00:00:00Z">
        <w:r>
          <w:delText xml:space="preserve"> </w:delText>
        </w:r>
      </w:del>
      <w:del w:id="4654" w:author="PR Preview" w:date="2026-01-01T00:00:00Z">
        <w:r>
          <w:delText xml:space="preserve">is symmetric</w:delText>
        </w:r>
      </w:del>
      <w:del w:id="4655" w:author="PR Preview" w:date="2026-01-01T00:00:00Z">
        <w:r>
          <w:delText xml:space="preserve"> </w:delText>
        </w:r>
      </w:del>
      <w:del w:id="4656" w:author="PR Preview" w:date="2026-01-01T00:00:00Z">
        <w:r>
          <w:delText xml:space="preserve">but not positive semidefinite:</w:delText>
        </w:r>
      </w:del>
      <w:del w:id="4657" w:author="PR Preview" w:date="2026-01-01T00:00:00Z">
        <w:r>
          <w:delText xml:space="preserve"> </w:delText>
        </w:r>
      </w:del>
      <w:del w:id="4658" w:author="PR Preview" w:date="2026-01-01T00:00:00Z">
        <w:r>
          <w:delText xml:space="preserve">at</w:delText>
        </w:r>
      </w:del>
      <w:del w:id="4659" w:author="PR Preview" w:date="2026-01-01T00:00:00Z">
        <w:r>
          <w:delText xml:space="preserve"> </w:delText>
        </w:r>
      </w:del>
      <m:oMath>
        <m:acc>
          <m:accPr>
            <m:chr m:val="̃"/>
          </m:accPr>
          <m:e>
            <m:r>
              <m:t>x</m:t>
            </m:r>
          </m:e>
        </m:acc>
        <m:r>
          <m:rPr>
            <m:sty m:val="p"/>
          </m:rPr>
          <m:t>=</m:t>
        </m:r>
        <m:r>
          <m:rPr>
            <m:sty m:val="p"/>
          </m:rPr>
          <m:t>(</m:t>
        </m:r>
        <m:r>
          <m:t>1</m:t>
        </m:r>
        <m:r>
          <m:rPr>
            <m:sty m:val="p"/>
          </m:rPr>
          <m:t>,</m:t>
        </m:r>
        <m:r>
          <m:rPr>
            <m:sty m:val="p"/>
          </m:rPr>
          <m:t>−</m:t>
        </m:r>
        <m:r>
          <m:t>1</m:t>
        </m:r>
        <m:r>
          <m:rPr>
            <m:sty m:val="p"/>
          </m:rPr>
          <m:t>)</m:t>
        </m:r>
      </m:oMath>
      <w:del w:id="4660" w:author="PR Preview" w:date="2026-01-01T00:00:00Z">
        <w:r>
          <w:delText xml:space="preserve">,</w:delText>
        </w:r>
      </w:del>
      <w:del w:id="4661" w:author="PR Preview" w:date="2026-01-01T00:00:00Z">
        <w:r>
          <w:delText xml:space="preserve"> </w:delText>
        </w:r>
      </w:del>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del w:id="4662" w:author="PR Preview" w:date="2026-01-01T00:00:00Z">
        <w:r>
          <w:delText xml:space="preserve">.</w:delText>
        </w:r>
      </w:del>
    </w:p>
    <w:p>
      <w:pPr>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4663" w:author="PR Preview" w:date="2026-01-01T00:00:00Z">
        <w:r>
          <w:t xml:space="preserve"> </w:t>
        </w:r>
      </w:ins>
      <w:ins w:id="4664" w:author="PR Preview" w:date="2026-01-01T00:00:00Z">
        <w:r>
          <w:t xml:space="preserve">from</w:t>
        </w:r>
      </w:ins>
      <w:ins w:id="4665" w:author="PR Preview" w:date="2026-01-01T00:00:00Z">
        <w:r>
          <w:t xml:space="preserve"> </w:t>
        </w:r>
      </w:ins>
      <w:hyperlink w:anchor="exm-positive-semidefinite">
        <w:ins w:id="4666" w:author="PR Preview" w:date="2026-01-01T00:00:00Z">
          <w:r>
            <w:rPr>
              <w:rStyle w:val="Hyperlink"/>
            </w:rPr>
            <w:t xml:space="preserve">Example 140</w:t>
          </w:r>
        </w:ins>
      </w:hyperlink>
      <w:ins w:id="4667" w:author="PR Preview" w:date="2026-01-01T00:00:00Z">
        <w:r>
          <w:t xml:space="preserve"> </w:t>
        </w:r>
      </w:ins>
      <w:ins w:id="4668" w:author="PR Preview" w:date="2026-01-01T00:00:00Z">
        <w:r>
          <w:t xml:space="preserve">is positive semidefinite</w:t>
        </w:r>
      </w:ins>
      <w:ins w:id="4669" w:author="PR Preview" w:date="2026-01-01T00:00:00Z">
        <w:r>
          <w:t xml:space="preserve"> </w:t>
        </w:r>
      </w:ins>
      <w:ins w:id="4670" w:author="PR Preview" w:date="2026-01-01T00:00:00Z">
        <w:r>
          <w:t xml:space="preserve">but not positive definite:</w:t>
        </w:r>
      </w:ins>
      <w:ins w:id="4671" w:author="PR Preview" w:date="2026-01-01T00:00:00Z">
        <w:r>
          <w:t xml:space="preserve"> </w:t>
        </w:r>
      </w:ins>
      <w:ins w:id="4672" w:author="PR Preview" w:date="2026-01-01T00:00:00Z">
        <w:r>
          <w:t xml:space="preserve">at</w:t>
        </w:r>
      </w:ins>
      <w:ins w:id="4673" w:author="PR Preview" w:date="2026-01-01T00:00:00Z">
        <w:r>
          <w:t xml:space="preserve"> </w:t>
        </w:r>
      </w:ins>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ins w:id="4674"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4675" w:author="PR Preview" w:date="2026-01-01T00:00:00Z">
        <w:r>
          <w:t xml:space="preserve"> </w:t>
        </w:r>
      </w:ins>
      <w:ins w:id="4676" w:author="PR Preview" w:date="2026-01-01T00:00:00Z">
        <w:r>
          <w:t xml:space="preserve">is symmetric</w:t>
        </w:r>
      </w:ins>
      <w:ins w:id="4677" w:author="PR Preview" w:date="2026-01-01T00:00:00Z">
        <w:r>
          <w:t xml:space="preserve"> </w:t>
        </w:r>
      </w:ins>
      <w:ins w:id="4678" w:author="PR Preview" w:date="2026-01-01T00:00:00Z">
        <w:r>
          <w:t xml:space="preserve">but not positive semidefinite:</w:t>
        </w:r>
      </w:ins>
      <w:ins w:id="4679" w:author="PR Preview" w:date="2026-01-01T00:00:00Z">
        <w:r>
          <w:t xml:space="preserve"> </w:t>
        </w:r>
      </w:ins>
      <w:ins w:id="4680" w:author="PR Preview" w:date="2026-01-01T00:00:00Z">
        <w:r>
          <w:t xml:space="preserve">at</w:t>
        </w:r>
      </w:ins>
      <w:ins w:id="4681" w:author="PR Preview" w:date="2026-01-01T00:00:00Z">
        <w:r>
          <w:t xml:space="preserve"> </w:t>
        </w:r>
      </w:ins>
      <m:oMath>
        <m:acc>
          <m:accPr>
            <m:chr m:val="̃"/>
          </m:accPr>
          <m:e>
            <m:r>
              <m:t>x</m:t>
            </m:r>
          </m:e>
        </m:acc>
        <m:r>
          <m:rPr>
            <m:sty m:val="p"/>
          </m:rPr>
          <m:t>=</m:t>
        </m:r>
        <m:r>
          <m:rPr>
            <m:sty m:val="p"/>
          </m:rPr>
          <m:t>(</m:t>
        </m:r>
        <m:r>
          <m:t>1</m:t>
        </m:r>
        <m:r>
          <m:rPr>
            <m:sty m:val="p"/>
          </m:rPr>
          <m:t>,</m:t>
        </m:r>
        <m:r>
          <m:rPr>
            <m:sty m:val="p"/>
          </m:rPr>
          <m:t>−</m:t>
        </m:r>
        <m:r>
          <m:t>1</m:t>
        </m:r>
        <m:r>
          <m:rPr>
            <m:sty m:val="p"/>
          </m:rPr>
          <m:t>)</m:t>
        </m:r>
      </m:oMath>
      <w:ins w:id="4682"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del w:id="4683" w:author="PR Preview" w:date="2026-01-01T00:00:00Z">
        <w:r>
          <w:delText xml:space="preserve">which is positive for every</w:delText>
        </w:r>
      </w:del>
      <w:del w:id="4684" w:author="PR Preview" w:date="2026-01-01T00:00:00Z">
        <w:r>
          <w:delText xml:space="preserve"> </w:delText>
        </w:r>
      </w:del>
      <m:oMath>
        <m:acc>
          <m:accPr>
            <m:chr m:val="̃"/>
          </m:accPr>
          <m:e>
            <m:r>
              <m:t>x</m:t>
            </m:r>
          </m:e>
        </m:acc>
        <m:r>
          <m:rPr>
            <m:sty m:val="p"/>
          </m:rPr>
          <m:t>≠</m:t>
        </m:r>
        <m:acc>
          <m:accPr>
            <m:chr m:val="̃"/>
          </m:accPr>
          <m:e>
            <m:r>
              <m:t>0</m:t>
            </m:r>
          </m:e>
        </m:acc>
      </m:oMath>
      <w:del w:id="4685" w:author="PR Preview" w:date="2026-01-01T00:00:00Z">
        <w:r>
          <w:delText xml:space="preserve">.</w:delText>
        </w:r>
      </w:del>
      <w:del w:id="4686" w:author="PR Preview" w:date="2026-01-01T00:00:00Z">
        <w:r>
          <w:delText xml:space="preserve"> </w:delText>
        </w:r>
      </w:del>
      <w:del w:id="4687" w:author="PR Preview" w:date="2026-01-01T00:00:00Z">
        <w:r>
          <w:delText xml:space="preserve">But suppose</w:delText>
        </w:r>
      </w:del>
      <w:del w:id="4688" w:author="PR Preview" w:date="2026-01-01T00:00:00Z">
        <w:r>
          <w:delText xml:space="preserve"> </w:delText>
        </w:r>
      </w:del>
      <m:oMath>
        <m:r>
          <m:rPr>
            <m:sty m:val="bi"/>
          </m:rPr>
          <m:t>C</m:t>
        </m:r>
        <m:acc>
          <m:accPr>
            <m:chr m:val="̃"/>
          </m:accPr>
          <m:e>
            <m:r>
              <m:t>v</m:t>
            </m:r>
          </m:e>
        </m:acc>
        <m:r>
          <m:rPr>
            <m:sty m:val="p"/>
          </m:rPr>
          <m:t>=</m:t>
        </m:r>
        <m:r>
          <m:t>λ</m:t>
        </m:r>
        <m:acc>
          <m:accPr>
            <m:chr m:val="̃"/>
          </m:accPr>
          <m:e>
            <m:r>
              <m:t>v</m:t>
            </m:r>
          </m:e>
        </m:acc>
      </m:oMath>
      <w:del w:id="4689" w:author="PR Preview" w:date="2026-01-01T00:00:00Z">
        <w:r>
          <w:delText xml:space="preserve"> </w:delText>
        </w:r>
      </w:del>
      <w:del w:id="4690" w:author="PR Preview" w:date="2026-01-01T00:00:00Z">
        <w:r>
          <w:delText xml:space="preserve">for a real number</w:delText>
        </w:r>
      </w:del>
      <w:del w:id="4691" w:author="PR Preview" w:date="2026-01-01T00:00:00Z">
        <w:r>
          <w:delText xml:space="preserve"> </w:delText>
        </w:r>
      </w:del>
      <m:oMath>
        <m:r>
          <m:t>λ</m:t>
        </m:r>
      </m:oMath>
      <w:del w:id="4692" w:author="PR Preview" w:date="2026-01-01T00:00:00Z">
        <w:r>
          <w:delText xml:space="preserve">.</w:delText>
        </w:r>
      </w:del>
      <w:del w:id="4693" w:author="PR Preview" w:date="2026-01-01T00:00:00Z">
        <w:r>
          <w:delText xml:space="preserve"> </w:delText>
        </w:r>
      </w:del>
      <w:del w:id="4694" w:author="PR Preview" w:date="2026-01-01T00:00:00Z">
        <w:r>
          <w:delText xml:space="preserve">Matching entries gives</w:delText>
        </w:r>
      </w:del>
      <w:del w:id="4695" w:author="PR Preview" w:date="2026-01-01T00:00:00Z">
        <w:r>
          <w:delText xml:space="preserve"> </w:delText>
        </w:r>
      </w:del>
      <m:oMath>
        <m:sSub>
          <m:e>
            <m:r>
              <m:t>v</m:t>
            </m:r>
          </m:e>
          <m:sub>
            <m:r>
              <m:t>1</m:t>
            </m:r>
          </m:sub>
        </m:sSub>
        <m:r>
          <m:rPr>
            <m:sty m:val="p"/>
          </m:rPr>
          <m:t>+</m:t>
        </m:r>
        <m:sSub>
          <m:e>
            <m:r>
              <m:t>v</m:t>
            </m:r>
          </m:e>
          <m:sub>
            <m:r>
              <m:t>2</m:t>
            </m:r>
          </m:sub>
        </m:sSub>
        <m:r>
          <m:rPr>
            <m:sty m:val="p"/>
          </m:rPr>
          <m:t>=</m:t>
        </m:r>
        <m:r>
          <m:t>λ</m:t>
        </m:r>
        <m:sSub>
          <m:e>
            <m:r>
              <m:t>v</m:t>
            </m:r>
          </m:e>
          <m:sub>
            <m:r>
              <m:t>1</m:t>
            </m:r>
          </m:sub>
        </m:sSub>
      </m:oMath>
      <w:del w:id="4696" w:author="PR Preview" w:date="2026-01-01T00:00:00Z">
        <w:r>
          <w:delText xml:space="preserve"> </w:delText>
        </w:r>
      </w:del>
      <w:del w:id="4697" w:author="PR Preview" w:date="2026-01-01T00:00:00Z">
        <w:r>
          <w:delText xml:space="preserve">and</w:delText>
        </w:r>
      </w:del>
      <w:del w:id="4698"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del w:id="4699" w:author="PR Preview" w:date="2026-01-01T00:00:00Z">
        <w:r>
          <w:delText xml:space="preserve">,</w:delText>
        </w:r>
      </w:del>
      <w:del w:id="4700" w:author="PR Preview" w:date="2026-01-01T00:00:00Z">
        <w:r>
          <w:delText xml:space="preserve"> </w:delText>
        </w:r>
      </w:del>
      <w:del w:id="4701" w:author="PR Preview" w:date="2026-01-01T00:00:00Z">
        <w:r>
          <w:delText xml:space="preserve">so</w:delText>
        </w:r>
      </w:del>
      <w:del w:id="4702" w:author="PR Preview" w:date="2026-01-01T00:00:00Z">
        <w:r>
          <w:delText xml:space="preserve"> </w:delText>
        </w:r>
      </w:del>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del w:id="4703" w:author="PR Preview" w:date="2026-01-01T00:00:00Z">
        <w:r>
          <w:delText xml:space="preserve"> </w:delText>
        </w:r>
      </w:del>
      <w:del w:id="4704" w:author="PR Preview" w:date="2026-01-01T00:00:00Z">
        <w:r>
          <w:delText xml:space="preserve">and</w:delText>
        </w:r>
      </w:del>
      <w:del w:id="4705"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del w:id="4706" w:author="PR Preview" w:date="2026-01-01T00:00:00Z">
        <w:r>
          <w:delText xml:space="preserve">.</w:delText>
        </w:r>
      </w:del>
      <w:del w:id="4707" w:author="PR Preview" w:date="2026-01-01T00:00:00Z">
        <w:r>
          <w:delText xml:space="preserve"> </w:delText>
        </w:r>
      </w:del>
      <w:del w:id="4708" w:author="PR Preview" w:date="2026-01-01T00:00:00Z">
        <w:r>
          <w:delText xml:space="preserve">Substituting the first into the second gives</w:delText>
        </w:r>
      </w:del>
      <w:del w:id="4709"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del w:id="4710" w:author="PR Preview" w:date="2026-01-01T00:00:00Z">
        <w:r>
          <w:delText xml:space="preserve">,</w:delText>
        </w:r>
      </w:del>
      <w:del w:id="4711" w:author="PR Preview" w:date="2026-01-01T00:00:00Z">
        <w:r>
          <w:delText xml:space="preserve"> </w:delText>
        </w:r>
      </w:del>
      <w:del w:id="4712" w:author="PR Preview" w:date="2026-01-01T00:00:00Z">
        <w:r>
          <w:delText xml:space="preserve">so</w:delText>
        </w:r>
      </w:del>
      <w:del w:id="4713" w:author="PR Preview" w:date="2026-01-01T00:00:00Z">
        <w:r>
          <w:delText xml:space="preserve"> </w:delText>
        </w:r>
      </w:del>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del w:id="4714" w:author="PR Preview" w:date="2026-01-01T00:00:00Z">
        <w:r>
          <w:delText xml:space="preserve">.</w:delText>
        </w:r>
      </w:del>
      <w:del w:id="4715" w:author="PR Preview" w:date="2026-01-01T00:00:00Z">
        <w:r>
          <w:delText xml:space="preserve"> </w:delText>
        </w:r>
      </w:del>
      <w:del w:id="4716" w:author="PR Preview" w:date="2026-01-01T00:00:00Z">
        <w:r>
          <w:delText xml:space="preserve">Since</w:delText>
        </w:r>
      </w:del>
      <w:del w:id="4717" w:author="PR Preview" w:date="2026-01-01T00:00:00Z">
        <w:r>
          <w:delText xml:space="preserve"> </w:delText>
        </w:r>
      </w:del>
      <m:oMath>
        <m:r>
          <m:t>1</m:t>
        </m:r>
        <m:r>
          <m:rPr>
            <m:sty m:val="p"/>
          </m:rPr>
          <m:t>+</m:t>
        </m:r>
        <m:r>
          <m:rPr>
            <m:sty m:val="p"/>
          </m:rPr>
          <m:t>(</m:t>
        </m:r>
        <m:r>
          <m:t>λ</m:t>
        </m:r>
        <m:r>
          <m:rPr>
            <m:sty m:val="p"/>
          </m:rPr>
          <m:t>−</m:t>
        </m:r>
        <m:r>
          <m:t>1</m:t>
        </m:r>
        <m:sSup>
          <m:e>
            <m:r>
              <m:rPr>
                <m:sty m:val="p"/>
              </m:rPr>
              <m:t>)</m:t>
            </m:r>
          </m:e>
          <m:sup>
            <m:r>
              <m:t>2</m:t>
            </m:r>
          </m:sup>
        </m:sSup>
        <m:r>
          <m:rPr>
            <m:sty m:val="p"/>
          </m:rPr>
          <m:t>&gt;</m:t>
        </m:r>
        <m:r>
          <m:t>0</m:t>
        </m:r>
      </m:oMath>
      <w:del w:id="4718" w:author="PR Preview" w:date="2026-01-01T00:00:00Z">
        <w:r>
          <w:delText xml:space="preserve">,</w:delText>
        </w:r>
      </w:del>
      <w:del w:id="4719" w:author="PR Preview" w:date="2026-01-01T00:00:00Z">
        <w:r>
          <w:delText xml:space="preserve"> </w:delText>
        </w:r>
      </w:del>
      <m:oMath>
        <m:sSub>
          <m:e>
            <m:r>
              <m:t>v</m:t>
            </m:r>
          </m:e>
          <m:sub>
            <m:r>
              <m:t>1</m:t>
            </m:r>
          </m:sub>
        </m:sSub>
        <m:r>
          <m:rPr>
            <m:sty m:val="p"/>
          </m:rPr>
          <m:t>=</m:t>
        </m:r>
        <m:r>
          <m:t>0</m:t>
        </m:r>
      </m:oMath>
      <w:del w:id="4720" w:author="PR Preview" w:date="2026-01-01T00:00:00Z">
        <w:r>
          <w:delText xml:space="preserve">,</w:delText>
        </w:r>
      </w:del>
      <w:del w:id="4721" w:author="PR Preview" w:date="2026-01-01T00:00:00Z">
        <w:r>
          <w:delText xml:space="preserve"> </w:delText>
        </w:r>
      </w:del>
      <w:del w:id="4722" w:author="PR Preview" w:date="2026-01-01T00:00:00Z">
        <w:r>
          <w:delText xml:space="preserve">and then</w:delText>
        </w:r>
      </w:del>
      <w:del w:id="4723" w:author="PR Preview" w:date="2026-01-01T00:00:00Z">
        <w:r>
          <w:delText xml:space="preserve"> </w:delText>
        </w:r>
      </w:del>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del w:id="4724" w:author="PR Preview" w:date="2026-01-01T00:00:00Z">
        <w:r>
          <w:delText xml:space="preserve">.</w:delText>
        </w:r>
      </w:del>
      <w:del w:id="4725" w:author="PR Preview" w:date="2026-01-01T00:00:00Z">
        <w:r>
          <w:delText xml:space="preserve"> </w:delText>
        </w:r>
      </w:del>
      <w:del w:id="4726" w:author="PR Preview" w:date="2026-01-01T00:00:00Z">
        <w:r>
          <w:delText xml:space="preserve">So no real</w:delText>
        </w:r>
      </w:del>
      <w:del w:id="4727" w:author="PR Preview" w:date="2026-01-01T00:00:00Z">
        <w:r>
          <w:delText xml:space="preserve"> </w:delText>
        </w:r>
      </w:del>
      <m:oMath>
        <m:r>
          <m:t>λ</m:t>
        </m:r>
      </m:oMath>
      <w:del w:id="4728" w:author="PR Preview" w:date="2026-01-01T00:00:00Z">
        <w:r>
          <w:delText xml:space="preserve"> </w:delText>
        </w:r>
      </w:del>
      <w:del w:id="4729" w:author="PR Preview" w:date="2026-01-01T00:00:00Z">
        <w:r>
          <w:delText xml:space="preserve">has an eigenvector</w:delText>
        </w:r>
      </w:del>
      <w:del w:id="4730" w:author="PR Preview" w:date="2026-01-01T00:00:00Z">
        <w:r>
          <w:delText xml:space="preserve"> </w:delText>
        </w:r>
      </w:del>
      <m:oMath>
        <m:acc>
          <m:accPr>
            <m:chr m:val="̃"/>
          </m:accPr>
          <m:e>
            <m:r>
              <m:t>v</m:t>
            </m:r>
          </m:e>
        </m:acc>
        <m:r>
          <m:rPr>
            <m:sty m:val="p"/>
          </m:rPr>
          <m:t>≠</m:t>
        </m:r>
        <m:acc>
          <m:accPr>
            <m:chr m:val="̃"/>
          </m:accPr>
          <m:e>
            <m:r>
              <m:t>0</m:t>
            </m:r>
          </m:e>
        </m:acc>
      </m:oMath>
      <w:del w:id="4731" w:author="PR Preview" w:date="2026-01-01T00:00:00Z">
        <w:r>
          <w:delText xml:space="preserve">.</w:delText>
        </w:r>
      </w:del>
    </w:p>
    <w:p>
      <w:pPr>
        <w:pStyle w:val="FirstParagraph"/>
      </w:pPr>
      <w:ins w:id="4732" w:author="PR Preview" w:date="2026-01-01T00:00:00Z">
        <w:r>
          <w:t xml:space="preserve">which is positive for every</w:t>
        </w:r>
      </w:ins>
      <w:ins w:id="4733" w:author="PR Preview" w:date="2026-01-01T00:00:00Z">
        <w:r>
          <w:t xml:space="preserve"> </w:t>
        </w:r>
      </w:ins>
      <m:oMath>
        <m:acc>
          <m:accPr>
            <m:chr m:val="̃"/>
          </m:accPr>
          <m:e>
            <m:r>
              <m:t>x</m:t>
            </m:r>
          </m:e>
        </m:acc>
        <m:r>
          <m:rPr>
            <m:sty m:val="p"/>
          </m:rPr>
          <m:t>≠</m:t>
        </m:r>
        <m:acc>
          <m:accPr>
            <m:chr m:val="̃"/>
          </m:accPr>
          <m:e>
            <m:r>
              <m:t>0</m:t>
            </m:r>
          </m:e>
        </m:acc>
      </m:oMath>
      <w:ins w:id="4734" w:author="PR Preview" w:date="2026-01-01T00:00:00Z">
        <w:r>
          <w:t xml:space="preserve">.</w:t>
        </w:r>
      </w:ins>
      <w:ins w:id="4735" w:author="PR Preview" w:date="2026-01-01T00:00:00Z">
        <w:r>
          <w:t xml:space="preserve"> </w:t>
        </w:r>
      </w:ins>
      <w:ins w:id="4736" w:author="PR Preview" w:date="2026-01-01T00:00:00Z">
        <w:r>
          <w:t xml:space="preserve">But suppose</w:t>
        </w:r>
      </w:ins>
      <w:ins w:id="4737" w:author="PR Preview" w:date="2026-01-01T00:00:00Z">
        <w:r>
          <w:t xml:space="preserve"> </w:t>
        </w:r>
      </w:ins>
      <m:oMath>
        <m:r>
          <m:rPr>
            <m:sty m:val="bi"/>
          </m:rPr>
          <m:t>C</m:t>
        </m:r>
        <m:acc>
          <m:accPr>
            <m:chr m:val="̃"/>
          </m:accPr>
          <m:e>
            <m:r>
              <m:t>v</m:t>
            </m:r>
          </m:e>
        </m:acc>
        <m:r>
          <m:rPr>
            <m:sty m:val="p"/>
          </m:rPr>
          <m:t>=</m:t>
        </m:r>
        <m:r>
          <m:t>λ</m:t>
        </m:r>
        <m:acc>
          <m:accPr>
            <m:chr m:val="̃"/>
          </m:accPr>
          <m:e>
            <m:r>
              <m:t>v</m:t>
            </m:r>
          </m:e>
        </m:acc>
      </m:oMath>
      <w:ins w:id="4738" w:author="PR Preview" w:date="2026-01-01T00:00:00Z">
        <w:r>
          <w:t xml:space="preserve"> </w:t>
        </w:r>
      </w:ins>
      <w:ins w:id="4739" w:author="PR Preview" w:date="2026-01-01T00:00:00Z">
        <w:r>
          <w:t xml:space="preserve">for a real number</w:t>
        </w:r>
      </w:ins>
      <w:ins w:id="4740" w:author="PR Preview" w:date="2026-01-01T00:00:00Z">
        <w:r>
          <w:t xml:space="preserve"> </w:t>
        </w:r>
      </w:ins>
      <m:oMath>
        <m:r>
          <m:t>λ</m:t>
        </m:r>
      </m:oMath>
      <w:ins w:id="4741" w:author="PR Preview" w:date="2026-01-01T00:00:00Z">
        <w:r>
          <w:t xml:space="preserve">.</w:t>
        </w:r>
      </w:ins>
      <w:ins w:id="4742" w:author="PR Preview" w:date="2026-01-01T00:00:00Z">
        <w:r>
          <w:t xml:space="preserve"> </w:t>
        </w:r>
      </w:ins>
      <w:ins w:id="4743" w:author="PR Preview" w:date="2026-01-01T00:00:00Z">
        <w:r>
          <w:t xml:space="preserve">Matching entries gives</w:t>
        </w:r>
      </w:ins>
      <w:ins w:id="4744" w:author="PR Preview" w:date="2026-01-01T00:00:00Z">
        <w:r>
          <w:t xml:space="preserve"> </w:t>
        </w:r>
      </w:ins>
      <m:oMath>
        <m:sSub>
          <m:e>
            <m:r>
              <m:t>v</m:t>
            </m:r>
          </m:e>
          <m:sub>
            <m:r>
              <m:t>1</m:t>
            </m:r>
          </m:sub>
        </m:sSub>
        <m:r>
          <m:rPr>
            <m:sty m:val="p"/>
          </m:rPr>
          <m:t>+</m:t>
        </m:r>
        <m:sSub>
          <m:e>
            <m:r>
              <m:t>v</m:t>
            </m:r>
          </m:e>
          <m:sub>
            <m:r>
              <m:t>2</m:t>
            </m:r>
          </m:sub>
        </m:sSub>
        <m:r>
          <m:rPr>
            <m:sty m:val="p"/>
          </m:rPr>
          <m:t>=</m:t>
        </m:r>
        <m:r>
          <m:t>λ</m:t>
        </m:r>
        <m:sSub>
          <m:e>
            <m:r>
              <m:t>v</m:t>
            </m:r>
          </m:e>
          <m:sub>
            <m:r>
              <m:t>1</m:t>
            </m:r>
          </m:sub>
        </m:sSub>
      </m:oMath>
      <w:ins w:id="4745" w:author="PR Preview" w:date="2026-01-01T00:00:00Z">
        <w:r>
          <w:t xml:space="preserve"> </w:t>
        </w:r>
      </w:ins>
      <w:ins w:id="4746" w:author="PR Preview" w:date="2026-01-01T00:00:00Z">
        <w:r>
          <w:t xml:space="preserve">and</w:t>
        </w:r>
      </w:ins>
      <w:ins w:id="4747"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ins w:id="4748" w:author="PR Preview" w:date="2026-01-01T00:00:00Z">
        <w:r>
          <w:t xml:space="preserve">,</w:t>
        </w:r>
      </w:ins>
      <w:ins w:id="4749" w:author="PR Preview" w:date="2026-01-01T00:00:00Z">
        <w:r>
          <w:t xml:space="preserve"> </w:t>
        </w:r>
      </w:ins>
      <w:ins w:id="4750" w:author="PR Preview" w:date="2026-01-01T00:00:00Z">
        <w:r>
          <w:t xml:space="preserve">so</w:t>
        </w:r>
      </w:ins>
      <w:ins w:id="4751" w:author="PR Preview" w:date="2026-01-01T00:00:00Z">
        <w:r>
          <w:t xml:space="preserve"> </w:t>
        </w:r>
      </w:ins>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ins w:id="4752" w:author="PR Preview" w:date="2026-01-01T00:00:00Z">
        <w:r>
          <w:t xml:space="preserve"> </w:t>
        </w:r>
      </w:ins>
      <w:ins w:id="4753" w:author="PR Preview" w:date="2026-01-01T00:00:00Z">
        <w:r>
          <w:t xml:space="preserve">and</w:t>
        </w:r>
      </w:ins>
      <w:ins w:id="4754"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ins w:id="4755" w:author="PR Preview" w:date="2026-01-01T00:00:00Z">
        <w:r>
          <w:t xml:space="preserve">.</w:t>
        </w:r>
      </w:ins>
      <w:ins w:id="4756" w:author="PR Preview" w:date="2026-01-01T00:00:00Z">
        <w:r>
          <w:t xml:space="preserve"> </w:t>
        </w:r>
      </w:ins>
      <w:ins w:id="4757" w:author="PR Preview" w:date="2026-01-01T00:00:00Z">
        <w:r>
          <w:t xml:space="preserve">Substituting the first into the second gives</w:t>
        </w:r>
      </w:ins>
      <w:ins w:id="4758"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ins w:id="4759" w:author="PR Preview" w:date="2026-01-01T00:00:00Z">
        <w:r>
          <w:t xml:space="preserve">,</w:t>
        </w:r>
      </w:ins>
      <w:ins w:id="4760" w:author="PR Preview" w:date="2026-01-01T00:00:00Z">
        <w:r>
          <w:t xml:space="preserve"> </w:t>
        </w:r>
      </w:ins>
      <w:ins w:id="4761" w:author="PR Preview" w:date="2026-01-01T00:00:00Z">
        <w:r>
          <w:t xml:space="preserve">so</w:t>
        </w:r>
      </w:ins>
      <w:ins w:id="4762" w:author="PR Preview" w:date="2026-01-01T00:00:00Z">
        <w:r>
          <w:t xml:space="preserve"> </w:t>
        </w:r>
      </w:ins>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ins w:id="4763" w:author="PR Preview" w:date="2026-01-01T00:00:00Z">
        <w:r>
          <w:t xml:space="preserve">.</w:t>
        </w:r>
      </w:ins>
      <w:ins w:id="4764" w:author="PR Preview" w:date="2026-01-01T00:00:00Z">
        <w:r>
          <w:t xml:space="preserve"> </w:t>
        </w:r>
      </w:ins>
      <w:ins w:id="4765" w:author="PR Preview" w:date="2026-01-01T00:00:00Z">
        <w:r>
          <w:t xml:space="preserve">Since</w:t>
        </w:r>
      </w:ins>
      <w:ins w:id="4766" w:author="PR Preview" w:date="2026-01-01T00:00:00Z">
        <w:r>
          <w:t xml:space="preserve"> </w:t>
        </w:r>
      </w:ins>
      <m:oMath>
        <m:r>
          <m:t>1</m:t>
        </m:r>
        <m:r>
          <m:rPr>
            <m:sty m:val="p"/>
          </m:rPr>
          <m:t>+</m:t>
        </m:r>
        <m:r>
          <m:rPr>
            <m:sty m:val="p"/>
          </m:rPr>
          <m:t>(</m:t>
        </m:r>
        <m:r>
          <m:t>λ</m:t>
        </m:r>
        <m:r>
          <m:rPr>
            <m:sty m:val="p"/>
          </m:rPr>
          <m:t>−</m:t>
        </m:r>
        <m:r>
          <m:t>1</m:t>
        </m:r>
        <m:sSup>
          <m:e>
            <m:r>
              <m:rPr>
                <m:sty m:val="p"/>
              </m:rPr>
              <m:t>)</m:t>
            </m:r>
          </m:e>
          <m:sup>
            <m:r>
              <m:t>2</m:t>
            </m:r>
          </m:sup>
        </m:sSup>
        <m:r>
          <m:rPr>
            <m:sty m:val="p"/>
          </m:rPr>
          <m:t>&gt;</m:t>
        </m:r>
        <m:r>
          <m:t>0</m:t>
        </m:r>
      </m:oMath>
      <w:ins w:id="4767" w:author="PR Preview" w:date="2026-01-01T00:00:00Z">
        <w:r>
          <w:t xml:space="preserve">,</w:t>
        </w:r>
      </w:ins>
      <w:ins w:id="4768" w:author="PR Preview" w:date="2026-01-01T00:00:00Z">
        <w:r>
          <w:t xml:space="preserve"> </w:t>
        </w:r>
      </w:ins>
      <m:oMath>
        <m:sSub>
          <m:e>
            <m:r>
              <m:t>v</m:t>
            </m:r>
          </m:e>
          <m:sub>
            <m:r>
              <m:t>1</m:t>
            </m:r>
          </m:sub>
        </m:sSub>
        <m:r>
          <m:rPr>
            <m:sty m:val="p"/>
          </m:rPr>
          <m:t>=</m:t>
        </m:r>
        <m:r>
          <m:t>0</m:t>
        </m:r>
      </m:oMath>
      <w:ins w:id="4769" w:author="PR Preview" w:date="2026-01-01T00:00:00Z">
        <w:r>
          <w:t xml:space="preserve">,</w:t>
        </w:r>
      </w:ins>
      <w:ins w:id="4770" w:author="PR Preview" w:date="2026-01-01T00:00:00Z">
        <w:r>
          <w:t xml:space="preserve"> </w:t>
        </w:r>
      </w:ins>
      <w:ins w:id="4771" w:author="PR Preview" w:date="2026-01-01T00:00:00Z">
        <w:r>
          <w:t xml:space="preserve">and then</w:t>
        </w:r>
      </w:ins>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ins w:id="4772" w:author="PR Preview" w:date="2026-01-01T00:00:00Z">
        <w:r>
          <w:t xml:space="preserve">So no real</w:t>
        </w:r>
      </w:ins>
      <w:ins w:id="4773" w:author="PR Preview" w:date="2026-01-01T00:00:00Z">
        <w:r>
          <w:t xml:space="preserve"> </w:t>
        </w:r>
      </w:ins>
      <m:oMath>
        <m:r>
          <m:t>λ</m:t>
        </m:r>
      </m:oMath>
      <w:ins w:id="4774" w:author="PR Preview" w:date="2026-01-01T00:00:00Z">
        <w:r>
          <w:t xml:space="preserve"> </w:t>
        </w:r>
      </w:ins>
      <w:ins w:id="4775" w:author="PR Preview" w:date="2026-01-01T00:00:00Z">
        <w:r>
          <w:t xml:space="preserve">has an eigenvector</w:t>
        </w:r>
      </w:ins>
      <w:ins w:id="4776" w:author="PR Preview" w:date="2026-01-01T00:00:00Z">
        <w:r>
          <w:t xml:space="preserve"> </w:t>
        </w:r>
      </w:ins>
      <m:oMath>
        <m:acc>
          <m:accPr>
            <m:chr m:val="̃"/>
          </m:accPr>
          <m:e>
            <m:r>
              <m:t>v</m:t>
            </m:r>
          </m:e>
        </m:acc>
        <m:r>
          <m:rPr>
            <m:sty m:val="p"/>
          </m:rPr>
          <m:t>≠</m:t>
        </m:r>
        <m:acc>
          <m:accPr>
            <m:chr m:val="̃"/>
          </m:accPr>
          <m:e>
            <m:r>
              <m:t>0</m:t>
            </m:r>
          </m:e>
        </m:acc>
      </m:oMath>
      <w:ins w:id="4777" w:author="PR Preview" w:date="2026-01-01T00:00:00Z">
        <w:r>
          <w:t xml:space="preserve">.</w:t>
        </w:r>
      </w:ins>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del w:id="4778" w:author="PR Preview" w:date="2026-01-01T00:00:00Z">
        <w:r>
          <w:rPr>
            <w:i/>
            <w:iCs/>
          </w:rPr>
          <w:delText xml:space="preserve">Proof</w:delText>
        </w:r>
      </w:del>
      <w:del w:id="4779" w:author="PR Preview" w:date="2026-01-01T00:00:00Z">
        <w:r>
          <w:delText xml:space="preserve">. </w:delText>
        </w:r>
      </w:del>
      <w:del w:id="4780" w:author="PR Preview" w:date="2026-01-01T00:00:00Z">
        <w:r>
          <w:delText xml:space="preserve">By</w:delText>
        </w:r>
      </w:del>
      <w:del w:id="4781" w:author="PR Preview" w:date="2026-01-01T00:00:00Z">
        <w:r>
          <w:delText xml:space="preserve"> </w:delText>
        </w:r>
      </w:del>
      <w:hyperlink w:anchor="thm-definite-eigenvalues">
        <w:del w:id="4782" w:author="PR Preview" w:date="2026-01-01T00:00:00Z">
          <w:r>
            <w:rPr>
              <w:rStyle w:val="Hyperlink"/>
            </w:rPr>
            <w:delText xml:space="preserve">Theorem 73</w:delText>
          </w:r>
        </w:del>
      </w:hyperlink>
      <w:del w:id="4783" w:author="PR Preview" w:date="2026-01-01T00:00:00Z">
        <w:r>
          <w:delText xml:space="preserve">, every</w:delText>
        </w:r>
      </w:del>
      <w:del w:id="4784" w:author="PR Preview" w:date="2026-01-01T00:00:00Z">
        <w:r>
          <w:delText xml:space="preserve"> </w:delText>
        </w:r>
      </w:del>
      <m:oMath>
        <m:sSub>
          <m:e>
            <m:r>
              <m:t>λ</m:t>
            </m:r>
          </m:e>
          <m:sub>
            <m:r>
              <m:t>i</m:t>
            </m:r>
          </m:sub>
        </m:sSub>
        <m:r>
          <m:rPr>
            <m:sty m:val="p"/>
          </m:rPr>
          <m:t>&gt;</m:t>
        </m:r>
        <m:r>
          <m:t>0</m:t>
        </m:r>
      </m:oMath>
      <w:del w:id="4785" w:author="PR Preview" w:date="2026-01-01T00:00:00Z">
        <w:r>
          <w:delText xml:space="preserve">,</w:delText>
        </w:r>
      </w:del>
      <w:del w:id="4786" w:author="PR Preview" w:date="2026-01-01T00:00:00Z">
        <w:r>
          <w:delText xml:space="preserve"> </w:delText>
        </w:r>
      </w:del>
      <w:del w:id="4787" w:author="PR Preview" w:date="2026-01-01T00:00:00Z">
        <w:r>
          <w:delText xml:space="preserve">so</w:delText>
        </w:r>
      </w:del>
      <w:del w:id="4788" w:author="PR Preview" w:date="2026-01-01T00:00:00Z">
        <w:r>
          <w:delText xml:space="preserve"> </w:delText>
        </w:r>
      </w:del>
      <m:oMath>
        <m:sSup>
          <m:e>
            <m:r>
              <m:rPr>
                <m:sty m:val="b"/>
              </m:rPr>
              <m:t>Λ</m:t>
            </m:r>
          </m:e>
          <m:sup>
            <m:r>
              <m:rPr>
                <m:sty m:val="p"/>
              </m:rPr>
              <m:t>−</m:t>
            </m:r>
            <m:r>
              <m:t>1</m:t>
            </m:r>
          </m:sup>
        </m:sSup>
      </m:oMath>
      <w:del w:id="4789" w:author="PR Preview" w:date="2026-01-01T00:00:00Z">
        <w:r>
          <w:delText xml:space="preserve"> </w:delText>
        </w:r>
      </w:del>
      <w:del w:id="4790" w:author="PR Preview" w:date="2026-01-01T00:00:00Z">
        <w:r>
          <w:delText xml:space="preserve">is well defined,</w:delText>
        </w:r>
      </w:del>
      <w:del w:id="4791" w:author="PR Preview" w:date="2026-01-01T00:00:00Z">
        <w:r>
          <w:delText xml:space="preserve"> </w:delText>
        </w:r>
      </w:del>
      <w:del w:id="4792" w:author="PR Preview" w:date="2026-01-01T00:00:00Z">
        <w:r>
          <w:delText xml:space="preserve">and multiplying the two diagonal matrices entry by entry</w:delText>
        </w:r>
      </w:del>
      <w:del w:id="4793" w:author="PR Preview" w:date="2026-01-01T00:00:00Z">
        <w:r>
          <w:delText xml:space="preserve"> </w:delText>
        </w:r>
      </w:del>
      <w:del w:id="4794" w:author="PR Preview" w:date="2026-01-01T00:00:00Z">
        <w:r>
          <w:delText xml:space="preserve">gives</w:delText>
        </w:r>
      </w:del>
      <w:del w:id="4795" w:author="PR Preview" w:date="2026-01-01T00:00:00Z">
        <w:r>
          <w:delText xml:space="preserve"> </w:delText>
        </w:r>
      </w:del>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del w:id="4796" w:author="PR Preview" w:date="2026-01-01T00:00:00Z">
        <w:r>
          <w:delText xml:space="preserve">.</w:delText>
        </w:r>
      </w:del>
      <w:del w:id="4797" w:author="PR Preview" w:date="2026-01-01T00:00:00Z">
        <w:r>
          <w:delText xml:space="preserve"> </w:delText>
        </w:r>
      </w:del>
      <w:del w:id="4798" w:author="PR Preview" w:date="2026-01-01T00:00:00Z">
        <w:r>
          <w:delText xml:space="preserve">Write</w:delText>
        </w:r>
      </w:del>
      <w:del w:id="4799" w:author="PR Preview" w:date="2026-01-01T00:00:00Z">
        <w:r>
          <w:delText xml:space="preserve"> </w:delText>
        </w:r>
      </w:del>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del w:id="4800" w:author="PR Preview" w:date="2026-01-01T00:00:00Z">
        <w:r>
          <w:delText xml:space="preserve">. Then:</w:delText>
        </w:r>
      </w:del>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del w:id="4801" w:author="PR Preview" w:date="2026-01-01T00:00:00Z">
        <w:r>
          <w:delText xml:space="preserve">The same steps, with</w:delText>
        </w:r>
      </w:del>
      <w:del w:id="4802" w:author="PR Preview" w:date="2026-01-01T00:00:00Z">
        <w:r>
          <w:delText xml:space="preserve"> </w:delText>
        </w:r>
      </w:del>
      <m:oMath>
        <m:sSup>
          <m:e>
            <m:r>
              <m:rPr>
                <m:sty m:val="b"/>
              </m:rPr>
              <m:t>Λ</m:t>
            </m:r>
          </m:e>
          <m:sup>
            <m:r>
              <m:rPr>
                <m:sty m:val="p"/>
              </m:rPr>
              <m:t>−</m:t>
            </m:r>
            <m:r>
              <m:t>1</m:t>
            </m:r>
          </m:sup>
        </m:sSup>
      </m:oMath>
      <w:del w:id="4803" w:author="PR Preview" w:date="2026-01-01T00:00:00Z">
        <w:r>
          <w:delText xml:space="preserve"> </w:delText>
        </w:r>
      </w:del>
      <w:del w:id="4804" w:author="PR Preview" w:date="2026-01-01T00:00:00Z">
        <w:r>
          <w:delText xml:space="preserve">and</w:delText>
        </w:r>
      </w:del>
      <w:del w:id="4805" w:author="PR Preview" w:date="2026-01-01T00:00:00Z">
        <w:r>
          <w:delText xml:space="preserve"> </w:delText>
        </w:r>
      </w:del>
      <m:oMath>
        <m:r>
          <m:rPr>
            <m:sty m:val="b"/>
          </m:rPr>
          <m:t>Λ</m:t>
        </m:r>
      </m:oMath>
      <w:del w:id="4806" w:author="PR Preview" w:date="2026-01-01T00:00:00Z">
        <w:r>
          <w:delText xml:space="preserve"> </w:delText>
        </w:r>
      </w:del>
      <w:del w:id="4807" w:author="PR Preview" w:date="2026-01-01T00:00:00Z">
        <w:r>
          <w:delText xml:space="preserve">swapped,</w:delText>
        </w:r>
      </w:del>
      <w:del w:id="4808" w:author="PR Preview" w:date="2026-01-01T00:00:00Z">
        <w:r>
          <w:delText xml:space="preserve"> </w:delText>
        </w:r>
      </w:del>
      <w:del w:id="4809" w:author="PR Preview" w:date="2026-01-01T00:00:00Z">
        <w:r>
          <w:delText xml:space="preserve">give</w:delText>
        </w:r>
      </w:del>
      <w:del w:id="4810" w:author="PR Preview" w:date="2026-01-01T00:00:00Z">
        <w:r>
          <w:delText xml:space="preserve"> </w:delText>
        </w:r>
      </w:del>
      <m:oMath>
        <m:r>
          <m:rPr>
            <m:sty m:val="bi"/>
          </m:rPr>
          <m:t>B</m:t>
        </m:r>
        <m:r>
          <m:rPr>
            <m:sty m:val="bi"/>
          </m:rPr>
          <m:t>A</m:t>
        </m:r>
        <m:r>
          <m:rPr>
            <m:sty m:val="p"/>
          </m:rPr>
          <m:t>=</m:t>
        </m:r>
        <m:sSub>
          <m:e>
            <m:r>
              <m:rPr>
                <m:sty m:val="bi"/>
              </m:rPr>
              <m:t>I</m:t>
            </m:r>
          </m:e>
          <m:sub>
            <m:r>
              <m:t>p</m:t>
            </m:r>
          </m:sub>
        </m:sSub>
      </m:oMath>
      <w:del w:id="4811" w:author="PR Preview" w:date="2026-01-01T00:00:00Z">
        <w:r>
          <w:delText xml:space="preserve">,</w:delText>
        </w:r>
      </w:del>
      <w:del w:id="4812" w:author="PR Preview" w:date="2026-01-01T00:00:00Z">
        <w:r>
          <w:delText xml:space="preserve"> </w:delText>
        </w:r>
      </w:del>
      <w:del w:id="4813" w:author="PR Preview" w:date="2026-01-01T00:00:00Z">
        <w:r>
          <w:delText xml:space="preserve">so</w:delText>
        </w:r>
      </w:del>
      <w:del w:id="4814" w:author="PR Preview" w:date="2026-01-01T00:00:00Z">
        <w:r>
          <w:delText xml:space="preserve"> </w:delText>
        </w:r>
      </w:del>
      <m:oMath>
        <m:r>
          <m:rPr>
            <m:sty m:val="bi"/>
          </m:rPr>
          <m:t>B</m:t>
        </m:r>
        <m:r>
          <m:rPr>
            <m:sty m:val="p"/>
          </m:rPr>
          <m:t>=</m:t>
        </m:r>
        <m:sSup>
          <m:e>
            <m:r>
              <m:rPr>
                <m:sty m:val="bi"/>
              </m:rPr>
              <m:t>A</m:t>
            </m:r>
          </m:e>
          <m:sup>
            <m:r>
              <m:rPr>
                <m:sty m:val="p"/>
              </m:rPr>
              <m:t>−</m:t>
            </m:r>
            <m:r>
              <m:t>1</m:t>
            </m:r>
          </m:sup>
        </m:sSup>
      </m:oMath>
      <w:del w:id="4815" w:author="PR Preview" w:date="2026-01-01T00:00:00Z">
        <w:r>
          <w:delText xml:space="preserve"> </w:delText>
        </w:r>
      </w:del>
      <w:del w:id="4816" w:author="PR Preview" w:date="2026-01-01T00:00:00Z">
        <w:r>
          <w:delText xml:space="preserve">(</w:delText>
        </w:r>
      </w:del>
      <w:hyperlink w:anchor="def-matrix-inverse">
        <w:del w:id="4817" w:author="PR Preview" w:date="2026-01-01T00:00:00Z">
          <w:r>
            <w:rPr>
              <w:rStyle w:val="Hyperlink"/>
            </w:rPr>
            <w:delText xml:space="preserve">Definition 71</w:delText>
          </w:r>
        </w:del>
      </w:hyperlink>
      <w:del w:id="4818" w:author="PR Preview" w:date="2026-01-01T00:00:00Z">
        <w:r>
          <w:delText xml:space="preserve">).</w:delText>
        </w:r>
      </w:del>
      <w:del w:id="4819" w:author="PR Preview" w:date="2026-01-01T00:00:00Z">
        <w:r>
          <w:delText xml:space="preserve"> </w:delText>
        </w:r>
      </w:del>
      <w:del w:id="4820" w:author="PR Preview" w:date="2026-01-01T00:00:00Z">
        <w:r>
          <w:delText xml:space="preserve">The steps with</w:delText>
        </w:r>
      </w:del>
      <w:del w:id="4821" w:author="PR Preview" w:date="2026-01-01T00:00:00Z">
        <w:r>
          <w:delText xml:space="preserve"> </w:delText>
        </w:r>
      </w:del>
      <m:oMath>
        <m:r>
          <m:rPr>
            <m:sty m:val="bi"/>
          </m:rPr>
          <m:t>Q</m:t>
        </m:r>
      </m:oMath>
      <w:del w:id="4822" w:author="PR Preview" w:date="2026-01-01T00:00:00Z">
        <w:r>
          <w:delText xml:space="preserve"> </w:delText>
        </w:r>
      </w:del>
      <w:del w:id="4823" w:author="PR Preview" w:date="2026-01-01T00:00:00Z">
        <w:r>
          <w:delText xml:space="preserve">use</w:delText>
        </w:r>
      </w:del>
      <w:del w:id="4824" w:author="PR Preview" w:date="2026-01-01T00:00:00Z">
        <w:r>
          <w:delText xml:space="preserve"> </w:delText>
        </w:r>
      </w:del>
      <w:hyperlink w:anchor="def-orthogonal-matrix">
        <w:del w:id="4825" w:author="PR Preview" w:date="2026-01-01T00:00:00Z">
          <w:r>
            <w:rPr>
              <w:rStyle w:val="Hyperlink"/>
            </w:rPr>
            <w:delText xml:space="preserve">Definition 76</w:delText>
          </w:r>
        </w:del>
      </w:hyperlink>
      <w:del w:id="4826" w:author="PR Preview" w:date="2026-01-01T00:00:00Z">
        <w:r>
          <w:delText xml:space="preserve">,</w:delText>
        </w:r>
      </w:del>
      <w:del w:id="4827" w:author="PR Preview" w:date="2026-01-01T00:00:00Z">
        <w:r>
          <w:delText xml:space="preserve"> </w:delText>
        </w:r>
      </w:del>
      <w:del w:id="4828" w:author="PR Preview" w:date="2026-01-01T00:00:00Z">
        <w:r>
          <w:delText xml:space="preserve">whose remark records that</w:delText>
        </w:r>
      </w:del>
      <w:del w:id="4829"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4830" w:author="PR Preview" w:date="2026-01-01T00:00:00Z">
        <w:r>
          <w:delText xml:space="preserve"> </w:delText>
        </w:r>
      </w:del>
      <w:del w:id="4831" w:author="PR Preview" w:date="2026-01-01T00:00:00Z">
        <w:r>
          <w:delText xml:space="preserve">too,</w:delText>
        </w:r>
      </w:del>
      <w:del w:id="4832" w:author="PR Preview" w:date="2026-01-01T00:00:00Z">
        <w:r>
          <w:delText xml:space="preserve"> </w:delText>
        </w:r>
      </w:del>
      <w:del w:id="4833" w:author="PR Preview" w:date="2026-01-01T00:00:00Z">
        <w:r>
          <w:delText xml:space="preserve">and the identity step uses</w:delText>
        </w:r>
      </w:del>
      <w:del w:id="4834" w:author="PR Preview" w:date="2026-01-01T00:00:00Z">
        <w:r>
          <w:delText xml:space="preserve"> </w:delText>
        </w:r>
      </w:del>
      <w:hyperlink w:anchor="thm-identity">
        <w:del w:id="4835" w:author="PR Preview" w:date="2026-01-01T00:00:00Z">
          <w:r>
            <w:rPr>
              <w:rStyle w:val="Hyperlink"/>
            </w:rPr>
            <w:delText xml:space="preserve">Theorem 10</w:delText>
          </w:r>
        </w:del>
      </w:hyperlink>
      <w:del w:id="4836" w:author="PR Preview" w:date="2026-01-01T00:00:00Z">
        <w:r>
          <w:delText xml:space="preserve">.</w:delText>
        </w:r>
      </w:del>
    </w:p>
    <w:p>
      <w:pPr>
        <w:pStyle w:val="BodyText"/>
      </w:pPr>
      <w:ins w:id="4837" w:author="PR Preview" w:date="2026-01-01T00:00:00Z">
        <w:r>
          <w:rPr>
            <w:i/>
            <w:iCs/>
          </w:rPr>
          <w:t xml:space="preserve">Proof</w:t>
        </w:r>
      </w:ins>
      <w:ins w:id="4838" w:author="PR Preview" w:date="2026-01-01T00:00:00Z">
        <w:r>
          <w:t xml:space="preserve">. </w:t>
        </w:r>
      </w:ins>
      <w:ins w:id="4839" w:author="PR Preview" w:date="2026-01-01T00:00:00Z">
        <w:r>
          <w:t xml:space="preserve">By</w:t>
        </w:r>
      </w:ins>
      <w:ins w:id="4840" w:author="PR Preview" w:date="2026-01-01T00:00:00Z">
        <w:r>
          <w:t xml:space="preserve"> </w:t>
        </w:r>
      </w:ins>
      <w:hyperlink w:anchor="thm-definite-eigenvalues">
        <w:ins w:id="4841" w:author="PR Preview" w:date="2026-01-01T00:00:00Z">
          <w:r>
            <w:rPr>
              <w:rStyle w:val="Hyperlink"/>
            </w:rPr>
            <w:t xml:space="preserve">Theorem 73</w:t>
          </w:r>
        </w:ins>
      </w:hyperlink>
      <w:ins w:id="4842" w:author="PR Preview" w:date="2026-01-01T00:00:00Z">
        <w:r>
          <w:t xml:space="preserve">, every</w:t>
        </w:r>
      </w:ins>
      <w:ins w:id="4843" w:author="PR Preview" w:date="2026-01-01T00:00:00Z">
        <w:r>
          <w:t xml:space="preserve"> </w:t>
        </w:r>
      </w:ins>
      <m:oMath>
        <m:sSub>
          <m:e>
            <m:r>
              <m:t>λ</m:t>
            </m:r>
          </m:e>
          <m:sub>
            <m:r>
              <m:t>i</m:t>
            </m:r>
          </m:sub>
        </m:sSub>
        <m:r>
          <m:rPr>
            <m:sty m:val="p"/>
          </m:rPr>
          <m:t>&gt;</m:t>
        </m:r>
        <m:r>
          <m:t>0</m:t>
        </m:r>
      </m:oMath>
      <w:ins w:id="4844" w:author="PR Preview" w:date="2026-01-01T00:00:00Z">
        <w:r>
          <w:t xml:space="preserve">,</w:t>
        </w:r>
      </w:ins>
      <w:ins w:id="4845" w:author="PR Preview" w:date="2026-01-01T00:00:00Z">
        <w:r>
          <w:t xml:space="preserve"> </w:t>
        </w:r>
      </w:ins>
      <w:ins w:id="4846" w:author="PR Preview" w:date="2026-01-01T00:00:00Z">
        <w:r>
          <w:t xml:space="preserve">so</w:t>
        </w:r>
      </w:ins>
      <w:ins w:id="4847" w:author="PR Preview" w:date="2026-01-01T00:00:00Z">
        <w:r>
          <w:t xml:space="preserve"> </w:t>
        </w:r>
      </w:ins>
      <m:oMath>
        <m:sSup>
          <m:e>
            <m:r>
              <m:rPr>
                <m:sty m:val="b"/>
              </m:rPr>
              <m:t>Λ</m:t>
            </m:r>
          </m:e>
          <m:sup>
            <m:r>
              <m:rPr>
                <m:sty m:val="p"/>
              </m:rPr>
              <m:t>−</m:t>
            </m:r>
            <m:r>
              <m:t>1</m:t>
            </m:r>
          </m:sup>
        </m:sSup>
      </m:oMath>
      <w:ins w:id="4848" w:author="PR Preview" w:date="2026-01-01T00:00:00Z">
        <w:r>
          <w:t xml:space="preserve"> </w:t>
        </w:r>
      </w:ins>
      <w:ins w:id="4849" w:author="PR Preview" w:date="2026-01-01T00:00:00Z">
        <w:r>
          <w:t xml:space="preserve">is well defined,</w:t>
        </w:r>
      </w:ins>
      <w:ins w:id="4850" w:author="PR Preview" w:date="2026-01-01T00:00:00Z">
        <w:r>
          <w:t xml:space="preserve"> </w:t>
        </w:r>
      </w:ins>
      <w:ins w:id="4851" w:author="PR Preview" w:date="2026-01-01T00:00:00Z">
        <w:r>
          <w:t xml:space="preserve">and multiplying the two diagonal matrices entry by entry</w:t>
        </w:r>
      </w:ins>
      <w:ins w:id="4852" w:author="PR Preview" w:date="2026-01-01T00:00:00Z">
        <w:r>
          <w:t xml:space="preserve"> </w:t>
        </w:r>
      </w:ins>
      <w:ins w:id="4853"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ins w:id="4854" w:author="PR Preview" w:date="2026-01-01T00:00:00Z">
        <w:r>
          <w:t xml:space="preserve">Write</w:t>
        </w:r>
      </w:ins>
      <w:ins w:id="4855" w:author="PR Preview" w:date="2026-01-01T00:00:00Z">
        <w:r>
          <w:t xml:space="preserve"> </w:t>
        </w:r>
      </w:ins>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ins w:id="4856" w:author="PR Preview" w:date="2026-01-01T00:00:00Z">
        <w:r>
          <w:t xml:space="preserve">. Then:</w:t>
        </w:r>
      </w:ins>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ins w:id="4857" w:author="PR Preview" w:date="2026-01-01T00:00:00Z">
        <w:r>
          <w:t xml:space="preserve">The same steps, with</w:t>
        </w:r>
      </w:ins>
      <w:ins w:id="4858" w:author="PR Preview" w:date="2026-01-01T00:00:00Z">
        <w:r>
          <w:t xml:space="preserve"> </w:t>
        </w:r>
      </w:ins>
      <m:oMath>
        <m:sSup>
          <m:e>
            <m:r>
              <m:rPr>
                <m:sty m:val="b"/>
              </m:rPr>
              <m:t>Λ</m:t>
            </m:r>
          </m:e>
          <m:sup>
            <m:r>
              <m:rPr>
                <m:sty m:val="p"/>
              </m:rPr>
              <m:t>−</m:t>
            </m:r>
            <m:r>
              <m:t>1</m:t>
            </m:r>
          </m:sup>
        </m:sSup>
      </m:oMath>
      <w:ins w:id="4859" w:author="PR Preview" w:date="2026-01-01T00:00:00Z">
        <w:r>
          <w:t xml:space="preserve"> </w:t>
        </w:r>
      </w:ins>
      <w:ins w:id="4860" w:author="PR Preview" w:date="2026-01-01T00:00:00Z">
        <w:r>
          <w:t xml:space="preserve">and</w:t>
        </w:r>
      </w:ins>
      <w:ins w:id="4861" w:author="PR Preview" w:date="2026-01-01T00:00:00Z">
        <w:r>
          <w:t xml:space="preserve"> </w:t>
        </w:r>
      </w:ins>
      <m:oMath>
        <m:r>
          <m:rPr>
            <m:sty m:val="b"/>
          </m:rPr>
          <m:t>Λ</m:t>
        </m:r>
      </m:oMath>
      <w:ins w:id="4862" w:author="PR Preview" w:date="2026-01-01T00:00:00Z">
        <w:r>
          <w:t xml:space="preserve"> </w:t>
        </w:r>
      </w:ins>
      <w:ins w:id="4863" w:author="PR Preview" w:date="2026-01-01T00:00:00Z">
        <w:r>
          <w:t xml:space="preserve">swapped,</w:t>
        </w:r>
      </w:ins>
      <w:ins w:id="4864" w:author="PR Preview" w:date="2026-01-01T00:00:00Z">
        <w:r>
          <w:t xml:space="preserve"> </w:t>
        </w:r>
      </w:ins>
      <w:ins w:id="4865" w:author="PR Preview" w:date="2026-01-01T00:00:00Z">
        <w:r>
          <w:t xml:space="preserve">give</w:t>
        </w:r>
      </w:ins>
      <w:ins w:id="4866" w:author="PR Preview" w:date="2026-01-01T00:00:00Z">
        <w:r>
          <w:t xml:space="preserve"> </w:t>
        </w:r>
      </w:ins>
      <m:oMath>
        <m:r>
          <m:rPr>
            <m:sty m:val="bi"/>
          </m:rPr>
          <m:t>B</m:t>
        </m:r>
        <m:r>
          <m:rPr>
            <m:sty m:val="bi"/>
          </m:rPr>
          <m:t>A</m:t>
        </m:r>
        <m:r>
          <m:rPr>
            <m:sty m:val="p"/>
          </m:rPr>
          <m:t>=</m:t>
        </m:r>
        <m:sSub>
          <m:e>
            <m:r>
              <m:rPr>
                <m:sty m:val="bi"/>
              </m:rPr>
              <m:t>I</m:t>
            </m:r>
          </m:e>
          <m:sub>
            <m:r>
              <m:t>p</m:t>
            </m:r>
          </m:sub>
        </m:sSub>
      </m:oMath>
      <w:ins w:id="4867" w:author="PR Preview" w:date="2026-01-01T00:00:00Z">
        <w:r>
          <w:t xml:space="preserve">,</w:t>
        </w:r>
      </w:ins>
      <w:ins w:id="4868" w:author="PR Preview" w:date="2026-01-01T00:00:00Z">
        <w:r>
          <w:t xml:space="preserve"> </w:t>
        </w:r>
      </w:ins>
      <w:ins w:id="4869" w:author="PR Preview" w:date="2026-01-01T00:00:00Z">
        <w:r>
          <w:t xml:space="preserve">so</w:t>
        </w:r>
      </w:ins>
      <w:ins w:id="4870" w:author="PR Preview" w:date="2026-01-01T00:00:00Z">
        <w:r>
          <w:t xml:space="preserve"> </w:t>
        </w:r>
      </w:ins>
      <m:oMath>
        <m:r>
          <m:rPr>
            <m:sty m:val="bi"/>
          </m:rPr>
          <m:t>B</m:t>
        </m:r>
        <m:r>
          <m:rPr>
            <m:sty m:val="p"/>
          </m:rPr>
          <m:t>=</m:t>
        </m:r>
        <m:sSup>
          <m:e>
            <m:r>
              <m:rPr>
                <m:sty m:val="bi"/>
              </m:rPr>
              <m:t>A</m:t>
            </m:r>
          </m:e>
          <m:sup>
            <m:r>
              <m:rPr>
                <m:sty m:val="p"/>
              </m:rPr>
              <m:t>−</m:t>
            </m:r>
            <m:r>
              <m:t>1</m:t>
            </m:r>
          </m:sup>
        </m:sSup>
      </m:oMath>
      <w:ins w:id="4871" w:author="PR Preview" w:date="2026-01-01T00:00:00Z">
        <w:r>
          <w:t xml:space="preserve"> </w:t>
        </w:r>
      </w:ins>
      <w:ins w:id="4872" w:author="PR Preview" w:date="2026-01-01T00:00:00Z">
        <w:r>
          <w:t xml:space="preserve">(5).</w:t>
        </w:r>
      </w:ins>
      <w:ins w:id="4873" w:author="PR Preview" w:date="2026-01-01T00:00:00Z">
        <w:r>
          <w:t xml:space="preserve"> </w:t>
        </w:r>
      </w:ins>
      <w:ins w:id="4874" w:author="PR Preview" w:date="2026-01-01T00:00:00Z">
        <w:r>
          <w:t xml:space="preserve">The steps with</w:t>
        </w:r>
      </w:ins>
      <w:ins w:id="4875" w:author="PR Preview" w:date="2026-01-01T00:00:00Z">
        <w:r>
          <w:t xml:space="preserve"> </w:t>
        </w:r>
      </w:ins>
      <m:oMath>
        <m:r>
          <m:rPr>
            <m:sty m:val="bi"/>
          </m:rPr>
          <m:t>Q</m:t>
        </m:r>
      </m:oMath>
      <w:ins w:id="4876" w:author="PR Preview" w:date="2026-01-01T00:00:00Z">
        <w:r>
          <w:t xml:space="preserve"> </w:t>
        </w:r>
      </w:ins>
      <w:ins w:id="4877" w:author="PR Preview" w:date="2026-01-01T00:00:00Z">
        <w:r>
          <w:t xml:space="preserve">use</w:t>
        </w:r>
      </w:ins>
      <w:ins w:id="4878" w:author="PR Preview" w:date="2026-01-01T00:00:00Z">
        <w:r>
          <w:t xml:space="preserve"> </w:t>
        </w:r>
      </w:ins>
      <w:hyperlink w:anchor="def-orthogonal-matrix">
        <w:ins w:id="4879" w:author="PR Preview" w:date="2026-01-01T00:00:00Z">
          <w:r>
            <w:rPr>
              <w:rStyle w:val="Hyperlink"/>
            </w:rPr>
            <w:t xml:space="preserve">Definition 76</w:t>
          </w:r>
        </w:ins>
      </w:hyperlink>
      <w:ins w:id="4880" w:author="PR Preview" w:date="2026-01-01T00:00:00Z">
        <w:r>
          <w:t xml:space="preserve">,</w:t>
        </w:r>
      </w:ins>
      <w:ins w:id="4881" w:author="PR Preview" w:date="2026-01-01T00:00:00Z">
        <w:r>
          <w:t xml:space="preserve"> </w:t>
        </w:r>
      </w:ins>
      <w:ins w:id="4882" w:author="PR Preview" w:date="2026-01-01T00:00:00Z">
        <w:r>
          <w:t xml:space="preserve">whose remark records that</w:t>
        </w:r>
      </w:ins>
      <w:ins w:id="4883"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4884" w:author="PR Preview" w:date="2026-01-01T00:00:00Z">
        <w:r>
          <w:t xml:space="preserve"> </w:t>
        </w:r>
      </w:ins>
      <w:ins w:id="4885" w:author="PR Preview" w:date="2026-01-01T00:00:00Z">
        <w:r>
          <w:t xml:space="preserve">too,</w:t>
        </w:r>
      </w:ins>
      <w:ins w:id="4886" w:author="PR Preview" w:date="2026-01-01T00:00:00Z">
        <w:r>
          <w:t xml:space="preserve"> </w:t>
        </w:r>
      </w:ins>
      <w:ins w:id="4887" w:author="PR Preview" w:date="2026-01-01T00:00:00Z">
        <w:r>
          <w:t xml:space="preserve">and the identity step uses</w:t>
        </w:r>
      </w:ins>
      <w:ins w:id="4888" w:author="PR Preview" w:date="2026-01-01T00:00:00Z">
        <w:r>
          <w:t xml:space="preserve"> </w:t>
        </w:r>
      </w:ins>
      <w:hyperlink w:anchor="thm-identity">
        <w:ins w:id="4889" w:author="PR Preview" w:date="2026-01-01T00:00:00Z">
          <w:r>
            <w:rPr>
              <w:rStyle w:val="Hyperlink"/>
            </w:rPr>
            <w:t xml:space="preserve">Theorem 10</w:t>
          </w:r>
        </w:ins>
      </w:hyperlink>
      <w:ins w:id="4890" w:author="PR Preview" w:date="2026-01-01T00:00:00Z">
        <w:r>
          <w:t xml:space="preserve">.</w:t>
        </w:r>
      </w:ins>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del w:id="4891" w:author="PR Preview" w:date="2026-01-01T00:00:00Z">
        <w:r>
          <w:delText xml:space="preserve">Multiplying out,</w:delText>
        </w:r>
      </w:del>
      <w:del w:id="489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del w:id="4893" w:author="PR Preview" w:date="2026-01-01T00:00:00Z">
        <w:r>
          <w:delText xml:space="preserve">.</w:delText>
        </w:r>
      </w:del>
    </w:p>
    <w:p>
      <w:pPr>
        <w:pStyle w:val="FirstParagraph"/>
      </w:pPr>
      <w:ins w:id="4894" w:author="PR Preview" w:date="2026-01-01T00:00:00Z">
        <w:r>
          <w:t xml:space="preserve">Multiplying out,</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3"/>
    <w:bookmarkStart w:id="464"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del w:id="4895" w:author="PR Preview" w:date="2026-01-01T00:00:00Z">
        <w:r>
          <w:delText xml:space="preserve">Symmetry of</w:delText>
        </w:r>
      </w:del>
      <w:del w:id="4896" w:author="PR Preview" w:date="2026-01-01T00:00:00Z">
        <w:r>
          <w:delText xml:space="preserve"> </w:delText>
        </w:r>
      </w:del>
      <m:oMath>
        <m:d>
          <m:dPr>
            <m:begChr m:val="⟨"/>
            <m:sepChr m:val=""/>
            <m:endChr m:val="⟩"/>
            <m:grow/>
          </m:dPr>
          <m:e>
            <m:r>
              <m:rPr>
                <m:sty m:val="p"/>
              </m:rPr>
              <m:t>⋅</m:t>
            </m:r>
            <m:r>
              <m:rPr>
                <m:sty m:val="p"/>
              </m:rPr>
              <m:t>,</m:t>
            </m:r>
            <m:r>
              <m:rPr>
                <m:sty m:val="p"/>
              </m:rPr>
              <m:t>⋅</m:t>
            </m:r>
          </m:e>
        </m:d>
      </m:oMath>
      <w:del w:id="4897" w:author="PR Preview" w:date="2026-01-01T00:00:00Z">
        <w:r>
          <w:delText xml:space="preserve"> </w:delText>
        </w:r>
      </w:del>
      <w:del w:id="4898" w:author="PR Preview" w:date="2026-01-01T00:00:00Z">
        <w:r>
          <w:delText xml:space="preserve">ensures</w:delText>
        </w:r>
      </w:del>
      <w:del w:id="4899" w:author="PR Preview" w:date="2026-01-01T00:00:00Z">
        <w:r>
          <w:delText xml:space="preserve"> </w:delText>
        </w:r>
      </w:del>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del w:id="4900" w:author="PR Preview" w:date="2026-01-01T00:00:00Z">
        <w:r>
          <w:delText xml:space="preserve">,</w:delText>
        </w:r>
      </w:del>
      <w:del w:id="4901" w:author="PR Preview" w:date="2026-01-01T00:00:00Z">
        <w:r>
          <w:delText xml:space="preserve"> </w:delText>
        </w:r>
      </w:del>
      <w:del w:id="4902" w:author="PR Preview" w:date="2026-01-01T00:00:00Z">
        <w:r>
          <w:delText xml:space="preserve">so</w:delText>
        </w:r>
      </w:del>
      <w:del w:id="4903" w:author="PR Preview" w:date="2026-01-01T00:00:00Z">
        <w:r>
          <w:delText xml:space="preserve"> </w:delText>
        </w:r>
      </w:del>
      <m:oMath>
        <m:r>
          <m:rPr>
            <m:sty m:val="bi"/>
          </m:rPr>
          <m:t>A</m:t>
        </m:r>
      </m:oMath>
      <w:del w:id="4904" w:author="PR Preview" w:date="2026-01-01T00:00:00Z">
        <w:r>
          <w:delText xml:space="preserve"> </w:delText>
        </w:r>
      </w:del>
      <w:del w:id="4905" w:author="PR Preview" w:date="2026-01-01T00:00:00Z">
        <w:r>
          <w:delText xml:space="preserve">is symmetric (</w:delText>
        </w:r>
      </w:del>
      <w:hyperlink w:anchor="def-symmetric-matrix">
        <w:del w:id="4906" w:author="PR Preview" w:date="2026-01-01T00:00:00Z">
          <w:r>
            <w:rPr>
              <w:rStyle w:val="Hyperlink"/>
            </w:rPr>
            <w:delText xml:space="preserve">Definition 69</w:delText>
          </w:r>
        </w:del>
      </w:hyperlink>
      <w:del w:id="4907" w:author="PR Preview" w:date="2026-01-01T00:00:00Z">
        <w:r>
          <w:delText xml:space="preserve">).</w:delText>
        </w:r>
      </w:del>
      <w:del w:id="4908" w:author="PR Preview" w:date="2026-01-01T00:00:00Z">
        <w:r>
          <w:delText xml:space="preserve"> </w:delText>
        </w:r>
      </w:del>
      <w:del w:id="4909" w:author="PR Preview" w:date="2026-01-01T00:00:00Z">
        <w:r>
          <w:delText xml:space="preserve">For any</w:delText>
        </w:r>
      </w:del>
      <w:del w:id="4910" w:author="PR Preview" w:date="2026-01-01T00:00:00Z">
        <w:r>
          <w:delText xml:space="preserve"> </w:delText>
        </w:r>
      </w:del>
      <m:oMath>
        <m:acc>
          <m:accPr>
            <m:chr m:val="̃"/>
          </m:accPr>
          <m:e>
            <m:r>
              <m:t>x</m:t>
            </m:r>
          </m:e>
        </m:acc>
        <m:r>
          <m:rPr>
            <m:sty m:val="p"/>
          </m:rPr>
          <m:t>≠</m:t>
        </m:r>
        <m:acc>
          <m:accPr>
            <m:chr m:val="̃"/>
          </m:accPr>
          <m:e>
            <m:r>
              <m:t>0</m:t>
            </m:r>
          </m:e>
        </m:acc>
      </m:oMath>
      <w:del w:id="4911" w:author="PR Preview" w:date="2026-01-01T00:00:00Z">
        <w:r>
          <w:delText xml:space="preserve">,</w:delText>
        </w:r>
      </w:del>
      <w:del w:id="4912"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del w:id="4913" w:author="PR Preview" w:date="2026-01-01T00:00:00Z">
        <w:r>
          <w:delText xml:space="preserve"> </w:delText>
        </w:r>
      </w:del>
      <w:del w:id="4914" w:author="PR Preview" w:date="2026-01-01T00:00:00Z">
        <w:r>
          <w:delText xml:space="preserve">by positivity and definiteness of the inner product,</w:delText>
        </w:r>
      </w:del>
      <w:del w:id="4915" w:author="PR Preview" w:date="2026-01-01T00:00:00Z">
        <w:r>
          <w:delText xml:space="preserve"> </w:delText>
        </w:r>
      </w:del>
      <w:del w:id="4916" w:author="PR Preview" w:date="2026-01-01T00:00:00Z">
        <w:r>
          <w:delText xml:space="preserve">so</w:delText>
        </w:r>
      </w:del>
      <w:del w:id="4917" w:author="PR Preview" w:date="2026-01-01T00:00:00Z">
        <w:r>
          <w:delText xml:space="preserve"> </w:delText>
        </w:r>
      </w:del>
      <m:oMath>
        <m:r>
          <m:rPr>
            <m:sty m:val="bi"/>
          </m:rPr>
          <m:t>A</m:t>
        </m:r>
      </m:oMath>
      <w:del w:id="4918" w:author="PR Preview" w:date="2026-01-01T00:00:00Z">
        <w:r>
          <w:delText xml:space="preserve"> </w:delText>
        </w:r>
      </w:del>
      <w:del w:id="4919" w:author="PR Preview" w:date="2026-01-01T00:00:00Z">
        <w:r>
          <w:delText xml:space="preserve">is positive definite (</w:delText>
        </w:r>
      </w:del>
      <w:hyperlink w:anchor="def-positive-definite">
        <w:del w:id="4920" w:author="PR Preview" w:date="2026-01-01T00:00:00Z">
          <w:r>
            <w:rPr>
              <w:rStyle w:val="Hyperlink"/>
            </w:rPr>
            <w:delText xml:space="preserve">Definition 86</w:delText>
          </w:r>
        </w:del>
      </w:hyperlink>
      <w:del w:id="4921" w:author="PR Preview" w:date="2026-01-01T00:00:00Z">
        <w:r>
          <w:delText xml:space="preserve">).</w:delText>
        </w:r>
      </w:del>
    </w:p>
    <w:p>
      <w:pPr>
        <w:pStyle w:val="BodyText"/>
      </w:pPr>
      <w:del w:id="4922" w:author="PR Preview" w:date="2026-01-01T00:00:00Z">
        <w:r>
          <w:delText xml:space="preserve">For uniqueness, if another matrix</w:delText>
        </w:r>
      </w:del>
      <w:del w:id="4923" w:author="PR Preview" w:date="2026-01-01T00:00:00Z">
        <w:r>
          <w:delText xml:space="preserve"> </w:delText>
        </w:r>
      </w:del>
      <m:oMath>
        <m:r>
          <m:rPr>
            <m:sty m:val="bi"/>
          </m:rPr>
          <m:t>B</m:t>
        </m:r>
      </m:oMath>
      <w:del w:id="4924" w:author="PR Preview" w:date="2026-01-01T00:00:00Z">
        <w:r>
          <w:delText xml:space="preserve"> </w:delText>
        </w:r>
      </w:del>
      <w:del w:id="4925" w:author="PR Preview" w:date="2026-01-01T00:00:00Z">
        <w:r>
          <w:delText xml:space="preserve">satisfies</w:delText>
        </w:r>
      </w:del>
      <w:del w:id="4926" w:author="PR Preview" w:date="2026-01-01T00:00:00Z">
        <w:r>
          <w:delText xml:space="preserve"> </w:delText>
        </w:r>
      </w:del>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del w:id="4927" w:author="PR Preview" w:date="2026-01-01T00:00:00Z">
        <w:r>
          <w:delText xml:space="preserve"> </w:delText>
        </w:r>
      </w:del>
      <w:del w:id="4928" w:author="PR Preview" w:date="2026-01-01T00:00:00Z">
        <w:r>
          <w:delText xml:space="preserve">for all</w:delText>
        </w:r>
      </w:del>
      <w:del w:id="4929" w:author="PR Preview" w:date="2026-01-01T00:00:00Z">
        <w:r>
          <w:delText xml:space="preserve"> </w:delText>
        </w:r>
      </w:del>
      <m:oMath>
        <m:acc>
          <m:accPr>
            <m:chr m:val="̃"/>
          </m:accPr>
          <m:e>
            <m:r>
              <m:t>x</m:t>
            </m:r>
          </m:e>
        </m:acc>
        <m:r>
          <m:rPr>
            <m:sty m:val="p"/>
          </m:rPr>
          <m:t>,</m:t>
        </m:r>
        <m:acc>
          <m:accPr>
            <m:chr m:val="̃"/>
          </m:accPr>
          <m:e>
            <m:r>
              <m:t>y</m:t>
            </m:r>
          </m:e>
        </m:acc>
      </m:oMath>
      <w:del w:id="4930" w:author="PR Preview" w:date="2026-01-01T00:00:00Z">
        <w:r>
          <w:delText xml:space="preserve">,</w:delText>
        </w:r>
      </w:del>
      <w:del w:id="4931" w:author="PR Preview" w:date="2026-01-01T00:00:00Z">
        <w:r>
          <w:delText xml:space="preserve"> </w:delText>
        </w:r>
      </w:del>
      <w:del w:id="4932" w:author="PR Preview" w:date="2026-01-01T00:00:00Z">
        <w:r>
          <w:delText xml:space="preserve">evaluating at</w:delText>
        </w:r>
      </w:del>
      <w:del w:id="4933" w:author="PR Preview" w:date="2026-01-01T00:00:00Z">
        <w:r>
          <w:delText xml:space="preserve"> </w:delText>
        </w:r>
      </w:del>
      <m:oMath>
        <m:acc>
          <m:accPr>
            <m:chr m:val="̃"/>
          </m:accPr>
          <m:e>
            <m:r>
              <m:t>x</m:t>
            </m:r>
          </m:e>
        </m:acc>
        <m:r>
          <m:rPr>
            <m:sty m:val="p"/>
          </m:rPr>
          <m:t>=</m:t>
        </m:r>
        <m:sSub>
          <m:e>
            <m:acc>
              <m:accPr>
                <m:chr m:val="̃"/>
              </m:accPr>
              <m:e>
                <m:r>
                  <m:t>e</m:t>
                </m:r>
              </m:e>
            </m:acc>
          </m:e>
          <m:sub>
            <m:r>
              <m:t>i</m:t>
            </m:r>
          </m:sub>
        </m:sSub>
      </m:oMath>
      <w:del w:id="4934" w:author="PR Preview" w:date="2026-01-01T00:00:00Z">
        <w:r>
          <w:delText xml:space="preserve"> </w:delText>
        </w:r>
      </w:del>
      <w:del w:id="4935" w:author="PR Preview" w:date="2026-01-01T00:00:00Z">
        <w:r>
          <w:delText xml:space="preserve">and</w:delText>
        </w:r>
      </w:del>
      <w:del w:id="4936" w:author="PR Preview" w:date="2026-01-01T00:00:00Z">
        <w:r>
          <w:delText xml:space="preserve"> </w:delText>
        </w:r>
      </w:del>
      <m:oMath>
        <m:acc>
          <m:accPr>
            <m:chr m:val="̃"/>
          </m:accPr>
          <m:e>
            <m:r>
              <m:t>y</m:t>
            </m:r>
          </m:e>
        </m:acc>
        <m:r>
          <m:rPr>
            <m:sty m:val="p"/>
          </m:rPr>
          <m:t>=</m:t>
        </m:r>
        <m:sSub>
          <m:e>
            <m:acc>
              <m:accPr>
                <m:chr m:val="̃"/>
              </m:accPr>
              <m:e>
                <m:r>
                  <m:t>e</m:t>
                </m:r>
              </m:e>
            </m:acc>
          </m:e>
          <m:sub>
            <m:r>
              <m:t>j</m:t>
            </m:r>
          </m:sub>
        </m:sSub>
      </m:oMath>
      <w:del w:id="4937" w:author="PR Preview" w:date="2026-01-01T00:00:00Z">
        <w:r>
          <w:delText xml:space="preserve"> </w:delText>
        </w:r>
      </w:del>
      <w:del w:id="4938" w:author="PR Preview" w:date="2026-01-01T00:00:00Z">
        <w:r>
          <w:delText xml:space="preserve">gives</w:delText>
        </w:r>
      </w:del>
      <w:del w:id="4939" w:author="PR Preview" w:date="2026-01-01T00:00:00Z">
        <w:r>
          <w:delText xml:space="preserve"> </w:delText>
        </w:r>
      </w:del>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del w:id="4940" w:author="PR Preview" w:date="2026-01-01T00:00:00Z">
        <w:r>
          <w:delText xml:space="preserve">,</w:delText>
        </w:r>
      </w:del>
      <w:del w:id="4941" w:author="PR Preview" w:date="2026-01-01T00:00:00Z">
        <w:r>
          <w:delText xml:space="preserve"> </w:delText>
        </w:r>
      </w:del>
      <w:del w:id="4942" w:author="PR Preview" w:date="2026-01-01T00:00:00Z">
        <w:r>
          <w:delText xml:space="preserve">so</w:delText>
        </w:r>
      </w:del>
      <w:del w:id="4943" w:author="PR Preview" w:date="2026-01-01T00:00:00Z">
        <w:r>
          <w:delText xml:space="preserve"> </w:delText>
        </w:r>
      </w:del>
      <m:oMath>
        <m:r>
          <m:rPr>
            <m:sty m:val="bi"/>
          </m:rPr>
          <m:t>B</m:t>
        </m:r>
        <m:r>
          <m:rPr>
            <m:sty m:val="p"/>
          </m:rPr>
          <m:t>=</m:t>
        </m:r>
        <m:r>
          <m:rPr>
            <m:sty m:val="bi"/>
          </m:rPr>
          <m:t>A</m:t>
        </m:r>
      </m:oMath>
      <w:del w:id="4944" w:author="PR Preview" w:date="2026-01-01T00:00:00Z">
        <w:r>
          <w:delText xml:space="preserve">.</w:delText>
        </w:r>
      </w:del>
    </w:p>
    <w:p>
      <w:pPr>
        <w:pStyle w:val="FirstParagraph"/>
      </w:pPr>
      <w:ins w:id="4945" w:author="PR Preview" w:date="2026-01-01T00:00:00Z">
        <w:r>
          <w:t xml:space="preserve">Symmetry of</w:t>
        </w:r>
      </w:ins>
      <w:ins w:id="4946" w:author="PR Preview" w:date="2026-01-01T00:00:00Z">
        <w:r>
          <w:t xml:space="preserve"> </w:t>
        </w:r>
      </w:ins>
      <m:oMath>
        <m:d>
          <m:dPr>
            <m:begChr m:val="⟨"/>
            <m:sepChr m:val=""/>
            <m:endChr m:val="⟩"/>
            <m:grow/>
          </m:dPr>
          <m:e>
            <m:r>
              <m:rPr>
                <m:sty m:val="p"/>
              </m:rPr>
              <m:t>⋅</m:t>
            </m:r>
            <m:r>
              <m:rPr>
                <m:sty m:val="p"/>
              </m:rPr>
              <m:t>,</m:t>
            </m:r>
            <m:r>
              <m:rPr>
                <m:sty m:val="p"/>
              </m:rPr>
              <m:t>⋅</m:t>
            </m:r>
          </m:e>
        </m:d>
      </m:oMath>
      <w:ins w:id="4947" w:author="PR Preview" w:date="2026-01-01T00:00:00Z">
        <w:r>
          <w:t xml:space="preserve"> </w:t>
        </w:r>
      </w:ins>
      <w:ins w:id="4948" w:author="PR Preview" w:date="2026-01-01T00:00:00Z">
        <w:r>
          <w:t xml:space="preserve">ensures</w:t>
        </w:r>
      </w:ins>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ins w:id="4949" w:author="PR Preview" w:date="2026-01-01T00:00:00Z">
        <w:r>
          <w:t xml:space="preserve">so</w:t>
        </w:r>
      </w:ins>
      <w:ins w:id="4950" w:author="PR Preview" w:date="2026-01-01T00:00:00Z">
        <w:r>
          <w:t xml:space="preserve"> </w:t>
        </w:r>
      </w:ins>
      <m:oMath>
        <m:r>
          <m:rPr>
            <m:sty m:val="bi"/>
          </m:rPr>
          <m:t>A</m:t>
        </m:r>
      </m:oMath>
      <w:ins w:id="4951" w:author="PR Preview" w:date="2026-01-01T00:00:00Z">
        <w:r>
          <w:t xml:space="preserve"> </w:t>
        </w:r>
      </w:ins>
      <w:ins w:id="4952" w:author="PR Preview" w:date="2026-01-01T00:00:00Z">
        <w:r>
          <w:t xml:space="preserve">is symmetric (</w:t>
        </w:r>
      </w:ins>
      <w:hyperlink w:anchor="def-symmetric-matrix">
        <w:ins w:id="4953" w:author="PR Preview" w:date="2026-01-01T00:00:00Z">
          <w:r>
            <w:rPr>
              <w:rStyle w:val="Hyperlink"/>
            </w:rPr>
            <w:t xml:space="preserve">Definition 69</w:t>
          </w:r>
        </w:ins>
      </w:hyperlink>
      <w:ins w:id="4954" w:author="PR Preview" w:date="2026-01-01T00:00:00Z">
        <w:r>
          <w:t xml:space="preserve">).</w:t>
        </w:r>
      </w:ins>
      <w:ins w:id="4955" w:author="PR Preview" w:date="2026-01-01T00:00:00Z">
        <w:r>
          <w:t xml:space="preserve"> </w:t>
        </w:r>
      </w:ins>
      <w:ins w:id="4956" w:author="PR Preview" w:date="2026-01-01T00:00:00Z">
        <w:r>
          <w:t xml:space="preserve">For any</w:t>
        </w:r>
      </w:ins>
      <w:ins w:id="4957" w:author="PR Preview" w:date="2026-01-01T00:00:00Z">
        <w:r>
          <w:t xml:space="preserve"> </w:t>
        </w:r>
      </w:ins>
      <m:oMath>
        <m:acc>
          <m:accPr>
            <m:chr m:val="̃"/>
          </m:accPr>
          <m:e>
            <m:r>
              <m:t>x</m:t>
            </m:r>
          </m:e>
        </m:acc>
        <m:r>
          <m:rPr>
            <m:sty m:val="p"/>
          </m:rPr>
          <m:t>≠</m:t>
        </m:r>
        <m:acc>
          <m:accPr>
            <m:chr m:val="̃"/>
          </m:accPr>
          <m:e>
            <m:r>
              <m:t>0</m:t>
            </m:r>
          </m:e>
        </m:acc>
      </m:oMath>
      <w:ins w:id="4958" w:author="PR Preview" w:date="2026-01-01T00:00:00Z">
        <w:r>
          <w:t xml:space="preserve">,</w:t>
        </w:r>
      </w:ins>
      <w:ins w:id="4959"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ins w:id="4960" w:author="PR Preview" w:date="2026-01-01T00:00:00Z">
        <w:r>
          <w:t xml:space="preserve"> </w:t>
        </w:r>
      </w:ins>
      <w:ins w:id="4961" w:author="PR Preview" w:date="2026-01-01T00:00:00Z">
        <w:r>
          <w:t xml:space="preserve">by positivity and definiteness of the inner product,</w:t>
        </w:r>
      </w:ins>
      <w:ins w:id="4962" w:author="PR Preview" w:date="2026-01-01T00:00:00Z">
        <w:r>
          <w:t xml:space="preserve"> </w:t>
        </w:r>
      </w:ins>
      <w:ins w:id="4963" w:author="PR Preview" w:date="2026-01-01T00:00:00Z">
        <w:r>
          <w:t xml:space="preserve">so</w:t>
        </w:r>
      </w:ins>
      <w:ins w:id="4964" w:author="PR Preview" w:date="2026-01-01T00:00:00Z">
        <w:r>
          <w:t xml:space="preserve"> </w:t>
        </w:r>
      </w:ins>
      <m:oMath>
        <m:r>
          <m:rPr>
            <m:sty m:val="bi"/>
          </m:rPr>
          <m:t>A</m:t>
        </m:r>
      </m:oMath>
      <w:ins w:id="4965" w:author="PR Preview" w:date="2026-01-01T00:00:00Z">
        <w:r>
          <w:t xml:space="preserve"> </w:t>
        </w:r>
      </w:ins>
      <w:ins w:id="4966" w:author="PR Preview" w:date="2026-01-01T00:00:00Z">
        <w:r>
          <w:t xml:space="preserve">is positive definite (</w:t>
        </w:r>
      </w:ins>
      <w:hyperlink w:anchor="def-positive-definite">
        <w:ins w:id="4967" w:author="PR Preview" w:date="2026-01-01T00:00:00Z">
          <w:r>
            <w:rPr>
              <w:rStyle w:val="Hyperlink"/>
            </w:rPr>
            <w:t xml:space="preserve">Definition 86</w:t>
          </w:r>
        </w:ins>
      </w:hyperlink>
      <w:ins w:id="4968" w:author="PR Preview" w:date="2026-01-01T00:00:00Z">
        <w:r>
          <w:t xml:space="preserve">).</w:t>
        </w:r>
      </w:ins>
    </w:p>
    <w:p>
      <w:pPr>
        <w:pStyle w:val="BodyText"/>
      </w:pPr>
      <w:ins w:id="4969" w:author="PR Preview" w:date="2026-01-01T00:00:00Z">
        <w:r>
          <w:t xml:space="preserve">For uniqueness, if another matrix</w:t>
        </w:r>
      </w:ins>
      <w:ins w:id="4970" w:author="PR Preview" w:date="2026-01-01T00:00:00Z">
        <w:r>
          <w:t xml:space="preserve"> </w:t>
        </w:r>
      </w:ins>
      <m:oMath>
        <m:r>
          <m:rPr>
            <m:sty m:val="bi"/>
          </m:rPr>
          <m:t>B</m:t>
        </m:r>
      </m:oMath>
      <w:ins w:id="4971" w:author="PR Preview" w:date="2026-01-01T00:00:00Z">
        <w:r>
          <w:t xml:space="preserve"> </w:t>
        </w:r>
      </w:ins>
      <w:ins w:id="4972" w:author="PR Preview" w:date="2026-01-01T00:00:00Z">
        <w:r>
          <w:t xml:space="preserve">satisfies</w:t>
        </w:r>
      </w:ins>
      <w:ins w:id="4973" w:author="PR Preview" w:date="2026-01-01T00:00:00Z">
        <w:r>
          <w:t xml:space="preserve"> </w:t>
        </w:r>
      </w:ins>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ins w:id="4974" w:author="PR Preview" w:date="2026-01-01T00:00:00Z">
        <w:r>
          <w:t xml:space="preserve"> </w:t>
        </w:r>
      </w:ins>
      <w:ins w:id="4975" w:author="PR Preview" w:date="2026-01-01T00:00:00Z">
        <w:r>
          <w:t xml:space="preserve">for all</w:t>
        </w:r>
      </w:ins>
      <w:ins w:id="4976" w:author="PR Preview" w:date="2026-01-01T00:00:00Z">
        <w:r>
          <w:t xml:space="preserve"> </w:t>
        </w:r>
      </w:ins>
      <m:oMath>
        <m:acc>
          <m:accPr>
            <m:chr m:val="̃"/>
          </m:accPr>
          <m:e>
            <m:r>
              <m:t>x</m:t>
            </m:r>
          </m:e>
        </m:acc>
        <m:r>
          <m:rPr>
            <m:sty m:val="p"/>
          </m:rPr>
          <m:t>,</m:t>
        </m:r>
        <m:acc>
          <m:accPr>
            <m:chr m:val="̃"/>
          </m:accPr>
          <m:e>
            <m:r>
              <m:t>y</m:t>
            </m:r>
          </m:e>
        </m:acc>
      </m:oMath>
      <w:ins w:id="4977" w:author="PR Preview" w:date="2026-01-01T00:00:00Z">
        <w:r>
          <w:t xml:space="preserve">,</w:t>
        </w:r>
      </w:ins>
      <w:ins w:id="4978" w:author="PR Preview" w:date="2026-01-01T00:00:00Z">
        <w:r>
          <w:t xml:space="preserve"> </w:t>
        </w:r>
      </w:ins>
      <w:ins w:id="4979" w:author="PR Preview" w:date="2026-01-01T00:00:00Z">
        <w:r>
          <w:t xml:space="preserve">evaluating at</w:t>
        </w:r>
      </w:ins>
      <w:ins w:id="4980" w:author="PR Preview" w:date="2026-01-01T00:00:00Z">
        <w:r>
          <w:t xml:space="preserve"> </w:t>
        </w:r>
      </w:ins>
      <m:oMath>
        <m:acc>
          <m:accPr>
            <m:chr m:val="̃"/>
          </m:accPr>
          <m:e>
            <m:r>
              <m:t>x</m:t>
            </m:r>
          </m:e>
        </m:acc>
        <m:r>
          <m:rPr>
            <m:sty m:val="p"/>
          </m:rPr>
          <m:t>=</m:t>
        </m:r>
        <m:sSub>
          <m:e>
            <m:acc>
              <m:accPr>
                <m:chr m:val="̃"/>
              </m:accPr>
              <m:e>
                <m:r>
                  <m:t>e</m:t>
                </m:r>
              </m:e>
            </m:acc>
          </m:e>
          <m:sub>
            <m:r>
              <m:t>i</m:t>
            </m:r>
          </m:sub>
        </m:sSub>
      </m:oMath>
      <w:ins w:id="4981" w:author="PR Preview" w:date="2026-01-01T00:00:00Z">
        <w:r>
          <w:t xml:space="preserve"> </w:t>
        </w:r>
      </w:ins>
      <w:ins w:id="4982" w:author="PR Preview" w:date="2026-01-01T00:00:00Z">
        <w:r>
          <w:t xml:space="preserve">and</w:t>
        </w:r>
      </w:ins>
      <w:ins w:id="4983" w:author="PR Preview" w:date="2026-01-01T00:00:00Z">
        <w:r>
          <w:t xml:space="preserve"> </w:t>
        </w:r>
      </w:ins>
      <m:oMath>
        <m:acc>
          <m:accPr>
            <m:chr m:val="̃"/>
          </m:accPr>
          <m:e>
            <m:r>
              <m:t>y</m:t>
            </m:r>
          </m:e>
        </m:acc>
        <m:r>
          <m:rPr>
            <m:sty m:val="p"/>
          </m:rPr>
          <m:t>=</m:t>
        </m:r>
        <m:sSub>
          <m:e>
            <m:acc>
              <m:accPr>
                <m:chr m:val="̃"/>
              </m:accPr>
              <m:e>
                <m:r>
                  <m:t>e</m:t>
                </m:r>
              </m:e>
            </m:acc>
          </m:e>
          <m:sub>
            <m:r>
              <m:t>j</m:t>
            </m:r>
          </m:sub>
        </m:sSub>
      </m:oMath>
      <w:ins w:id="4984" w:author="PR Preview" w:date="2026-01-01T00:00:00Z">
        <w:r>
          <w:t xml:space="preserve"> </w:t>
        </w:r>
      </w:ins>
      <w:ins w:id="4985" w:author="PR Preview" w:date="2026-01-01T00:00:00Z">
        <w:r>
          <w:t xml:space="preserve">gives</w:t>
        </w:r>
      </w:ins>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ins w:id="4986" w:author="PR Preview" w:date="2026-01-01T00:00:00Z">
        <w:r>
          <w:t xml:space="preserve">so</w:t>
        </w:r>
      </w:ins>
      <w:ins w:id="4987" w:author="PR Preview" w:date="2026-01-01T00:00:00Z">
        <w:r>
          <w:t xml:space="preserve"> </w:t>
        </w:r>
      </w:ins>
      <m:oMath>
        <m:r>
          <m:rPr>
            <m:sty m:val="bi"/>
          </m:rPr>
          <m:t>B</m:t>
        </m:r>
        <m:r>
          <m:rPr>
            <m:sty m:val="p"/>
          </m:rPr>
          <m:t>=</m:t>
        </m:r>
        <m:r>
          <m:rPr>
            <m:sty m:val="bi"/>
          </m:rPr>
          <m:t>A</m:t>
        </m:r>
      </m:oMath>
      <w:ins w:id="4988" w:author="PR Preview" w:date="2026-01-01T00:00:00Z">
        <w:r>
          <w:t xml:space="preserve">.</w:t>
        </w:r>
      </w:ins>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del w:id="4989" w:author="PR Preview" w:date="2026-01-01T00:00:00Z">
        <w:r>
          <w:delText xml:space="preserve">The off-diagonal entries</w:delText>
        </w:r>
      </w:del>
      <w:del w:id="4990" w:author="PR Preview" w:date="2026-01-01T00:00:00Z">
        <w:r>
          <w:delText xml:space="preserve"> </w:delText>
        </w:r>
      </w:del>
      <m:oMath>
        <m:sSub>
          <m:e>
            <m:r>
              <m:t>A</m:t>
            </m:r>
          </m:e>
          <m:sub>
            <m:r>
              <m:t>12</m:t>
            </m:r>
          </m:sub>
        </m:sSub>
        <m:r>
          <m:rPr>
            <m:sty m:val="p"/>
          </m:rPr>
          <m:t>=</m:t>
        </m:r>
        <m:sSub>
          <m:e>
            <m:r>
              <m:t>A</m:t>
            </m:r>
          </m:e>
          <m:sub>
            <m:r>
              <m:t>21</m:t>
            </m:r>
          </m:sub>
        </m:sSub>
        <m:r>
          <m:rPr>
            <m:sty m:val="p"/>
          </m:rPr>
          <m:t>=</m:t>
        </m:r>
        <m:r>
          <m:t>1</m:t>
        </m:r>
      </m:oMath>
      <w:del w:id="4991" w:author="PR Preview" w:date="2026-01-01T00:00:00Z">
        <w:r>
          <w:delText xml:space="preserve"> </w:delText>
        </w:r>
      </w:del>
      <w:del w:id="4992" w:author="PR Preview" w:date="2026-01-01T00:00:00Z">
        <w:r>
          <w:delText xml:space="preserve">couple the coordinate directions,</w:delText>
        </w:r>
      </w:del>
      <w:del w:id="4993" w:author="PR Preview" w:date="2026-01-01T00:00:00Z">
        <w:r>
          <w:delText xml:space="preserve"> </w:delText>
        </w:r>
      </w:del>
      <w:del w:id="4994" w:author="PR Preview" w:date="2026-01-01T00:00:00Z">
        <w:r>
          <w:delText xml:space="preserve">altering lengths and angles from their Euclidean values.</w:delText>
        </w:r>
      </w:del>
      <w:del w:id="4995" w:author="PR Preview" w:date="2026-01-01T00:00:00Z">
        <w:r>
          <w:delText xml:space="preserve"> </w:delText>
        </w:r>
      </w:del>
      <w:del w:id="4996" w:author="PR Preview" w:date="2026-01-01T00:00:00Z">
        <w:r>
          <w:delText xml:space="preserve">When</w:delText>
        </w:r>
      </w:del>
      <w:del w:id="4997" w:author="PR Preview" w:date="2026-01-01T00:00:00Z">
        <w:r>
          <w:delText xml:space="preserve"> </w:delText>
        </w:r>
      </w:del>
      <m:oMath>
        <m:r>
          <m:rPr>
            <m:sty m:val="bi"/>
          </m:rPr>
          <m:t>A</m:t>
        </m:r>
        <m:r>
          <m:rPr>
            <m:sty m:val="p"/>
          </m:rPr>
          <m:t>=</m:t>
        </m:r>
        <m:sSub>
          <m:e>
            <m:r>
              <m:rPr>
                <m:sty m:val="bi"/>
              </m:rPr>
              <m:t>I</m:t>
            </m:r>
          </m:e>
          <m:sub>
            <m:r>
              <m:t>p</m:t>
            </m:r>
          </m:sub>
        </m:sSub>
      </m:oMath>
      <w:del w:id="4998" w:author="PR Preview" w:date="2026-01-01T00:00:00Z">
        <w:r>
          <w:delText xml:space="preserve">, the matrix-induced inner product recovers the standard dot product</w:delText>
        </w:r>
      </w:del>
      <w:del w:id="4999"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del w:id="5000" w:author="PR Preview" w:date="2026-01-01T00:00:00Z">
        <w:r>
          <w:delText xml:space="preserve">.</w:delText>
        </w:r>
      </w:del>
    </w:p>
    <w:p>
      <w:pPr>
        <w:pStyle w:val="FirstParagraph"/>
      </w:pPr>
      <w:ins w:id="5001" w:author="PR Preview" w:date="2026-01-01T00:00:00Z">
        <w:r>
          <w:t xml:space="preserve">The off-diagonal entries</w:t>
        </w:r>
      </w:ins>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ins w:id="5002" w:author="PR Preview" w:date="2026-01-01T00:00:00Z">
        <w:r>
          <w:t xml:space="preserve">couple the coordinate directions,</w:t>
        </w:r>
      </w:ins>
      <w:ins w:id="5003" w:author="PR Preview" w:date="2026-01-01T00:00:00Z">
        <w:r>
          <w:t xml:space="preserve"> </w:t>
        </w:r>
      </w:ins>
      <w:ins w:id="5004" w:author="PR Preview" w:date="2026-01-01T00:00:00Z">
        <w:r>
          <w:t xml:space="preserve">altering lengths and angles from their Euclidean values.</w:t>
        </w:r>
      </w:ins>
      <w:ins w:id="5005" w:author="PR Preview" w:date="2026-01-01T00:00:00Z">
        <w:r>
          <w:t xml:space="preserve"> </w:t>
        </w:r>
      </w:ins>
      <w:ins w:id="5006" w:author="PR Preview" w:date="2026-01-01T00:00:00Z">
        <w:r>
          <w:t xml:space="preserve">When</w:t>
        </w:r>
      </w:ins>
      <w:ins w:id="5007" w:author="PR Preview" w:date="2026-01-01T00:00:00Z">
        <w:r>
          <w:t xml:space="preserve"> </w:t>
        </w:r>
      </w:ins>
      <m:oMath>
        <m:r>
          <m:rPr>
            <m:sty m:val="bi"/>
          </m:rPr>
          <m:t>A</m:t>
        </m:r>
        <m:r>
          <m:rPr>
            <m:sty m:val="p"/>
          </m:rPr>
          <m:t>=</m:t>
        </m:r>
        <m:sSub>
          <m:e>
            <m:r>
              <m:rPr>
                <m:sty m:val="bi"/>
              </m:rPr>
              <m:t>I</m:t>
            </m:r>
          </m:e>
          <m:sub>
            <m:r>
              <m:t>p</m:t>
            </m:r>
          </m:sub>
        </m:sSub>
      </m:oMath>
      <w:ins w:id="5008" w:author="PR Preview" w:date="2026-01-01T00:00:00Z">
        <w:r>
          <w:t xml:space="preserve">, the matrix-induced inner product recovers the standard dot product</w:t>
        </w:r>
      </w:ins>
      <w:ins w:id="5009"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ins w:id="5010" w:author="PR Preview" w:date="2026-01-01T00:00:00Z">
        <w:r>
          <w:t xml:space="preserve">.</w:t>
        </w:r>
      </w:ins>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del w:id="5011" w:author="PR Preview" w:date="2026-01-01T00:00:00Z">
        <w:r>
          <w:delText xml:space="preserve">When embedding vectors are normalized to unit Euclidean norm (</w:delText>
        </w:r>
      </w:del>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del w:id="5012" w:author="PR Preview" w:date="2026-01-01T00:00:00Z">
        <w:r>
          <w:delText xml:space="preserve">),</w:delText>
        </w:r>
      </w:del>
      <w:del w:id="5013" w:author="PR Preview" w:date="2026-01-01T00:00:00Z">
        <w:r>
          <w:delText xml:space="preserve"> </w:delText>
        </w:r>
      </w:del>
      <w:del w:id="5014" w:author="PR Preview" w:date="2026-01-01T00:00:00Z">
        <w:r>
          <w:delText xml:space="preserve">cosine similarity equals the inner product</w:delText>
        </w:r>
      </w:del>
      <w:del w:id="5015" w:author="PR Preview" w:date="2026-01-01T00:00:00Z">
        <w:r>
          <w:delText xml:space="preserve"> </w:delText>
        </w:r>
      </w:del>
      <m:oMath>
        <m:d>
          <m:dPr>
            <m:begChr m:val="⟨"/>
            <m:sepChr m:val=""/>
            <m:endChr m:val="⟩"/>
            <m:grow/>
          </m:dPr>
          <m:e>
            <m:acc>
              <m:accPr>
                <m:chr m:val="̃"/>
              </m:accPr>
              <m:e>
                <m:r>
                  <m:t>x</m:t>
                </m:r>
              </m:e>
            </m:acc>
            <m:r>
              <m:rPr>
                <m:sty m:val="p"/>
              </m:rPr>
              <m:t>,</m:t>
            </m:r>
            <m:acc>
              <m:accPr>
                <m:chr m:val="̃"/>
              </m:accPr>
              <m:e>
                <m:r>
                  <m:t>y</m:t>
                </m:r>
              </m:e>
            </m:acc>
          </m:e>
        </m:d>
      </m:oMath>
      <w:del w:id="5016" w:author="PR Preview" w:date="2026-01-01T00:00:00Z">
        <w:r>
          <w:delText xml:space="preserve">.</w:delText>
        </w:r>
      </w:del>
      <w:del w:id="5017" w:author="PR Preview" w:date="2026-01-01T00:00:00Z">
        <w:r>
          <w:delText xml:space="preserve"> </w:delText>
        </w:r>
      </w:del>
      <w:del w:id="5018" w:author="PR Preview" w:date="2026-01-01T00:00:00Z">
        <w:r>
          <w:delText xml:space="preserve">Similarly, the self-attention mechanism in Transformers computes query-key alignment scores through scaled inner products</w:delText>
        </w:r>
      </w:del>
      <w:del w:id="5019" w:author="PR Preview" w:date="2026-01-01T00:00:00Z">
        <w:r>
          <w:delText xml:space="preserve"> </w:delText>
        </w:r>
      </w:del>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del w:id="5020" w:author="PR Preview" w:date="2026-01-01T00:00:00Z">
        <w:r>
          <w:delText xml:space="preserve">.</w:delText>
        </w:r>
      </w:del>
    </w:p>
    <w:p>
      <w:pPr>
        <w:numPr>
          <w:ilvl w:val="0"/>
          <w:numId w:val="1000"/>
        </w:numPr>
      </w:pPr>
      <w:ins w:id="5021" w:author="PR Preview" w:date="2026-01-01T00:00:00Z">
        <w:r>
          <w:t xml:space="preserve">When embedding vectors are normalized to unit Euclidean norm (</w:t>
        </w:r>
      </w:ins>
      <m:oMath>
        <m:r>
          <m:t>​</m:t>
        </m:r>
        <m:d>
          <m:dPr>
            <m:begChr m:val="∥"/>
            <m:sepChr m:val=""/>
            <m:endChr m:val="∥"/>
            <m:grow/>
          </m:dPr>
          <m:e>
            <m:acc>
              <m:accPr>
                <m:chr m:val="̃"/>
              </m:accPr>
              <m:e>
                <m:r>
                  <m:t>x</m:t>
                </m:r>
              </m:e>
            </m:acc>
          </m:e>
        </m:d>
        <m:r>
          <m:t>​</m:t>
        </m:r>
        <m:r>
          <m:rPr>
            <m:sty m:val="p"/>
          </m:rPr>
          <m:t>=</m:t>
        </m:r>
        <m:r>
          <m:t>1</m:t>
        </m:r>
      </m:oMath>
      <w:ins w:id="5022" w:author="PR Preview" w:date="2026-01-01T00:00:00Z">
        <w:r>
          <w:t xml:space="preserve"> </w:t>
        </w:r>
      </w:ins>
      <w:ins w:id="5023" w:author="PR Preview" w:date="2026-01-01T00:00:00Z">
        <w:r>
          <w:t xml:space="preserve">and</w:t>
        </w:r>
      </w:ins>
      <w:ins w:id="5024" w:author="PR Preview" w:date="2026-01-01T00:00:00Z">
        <w:r>
          <w:t xml:space="preserve"> </w:t>
        </w:r>
      </w:ins>
      <m:oMath>
        <m:r>
          <m:t>​</m:t>
        </m:r>
        <m:d>
          <m:dPr>
            <m:begChr m:val="∥"/>
            <m:sepChr m:val=""/>
            <m:endChr m:val="∥"/>
            <m:grow/>
          </m:dPr>
          <m:e>
            <m:acc>
              <m:accPr>
                <m:chr m:val="̃"/>
              </m:accPr>
              <m:e>
                <m:r>
                  <m:t>y</m:t>
                </m:r>
              </m:e>
            </m:acc>
          </m:e>
        </m:d>
        <m:r>
          <m:t>​</m:t>
        </m:r>
        <m:r>
          <m:rPr>
            <m:sty m:val="p"/>
          </m:rPr>
          <m:t>=</m:t>
        </m:r>
        <m:r>
          <m:t>1</m:t>
        </m:r>
      </m:oMath>
      <w:ins w:id="5025" w:author="PR Preview" w:date="2026-01-01T00:00:00Z">
        <w:r>
          <w:t xml:space="preserve">),</w:t>
        </w:r>
      </w:ins>
      <w:ins w:id="5026" w:author="PR Preview" w:date="2026-01-01T00:00:00Z">
        <w:r>
          <w:t xml:space="preserve"> </w:t>
        </w:r>
      </w:ins>
      <w:ins w:id="5027" w:author="PR Preview" w:date="2026-01-01T00:00:00Z">
        <w:r>
          <w:t xml:space="preserve">cosine similarity equals the inner product</w:t>
        </w:r>
      </w:ins>
      <w:ins w:id="5028" w:author="PR Preview" w:date="2026-01-01T00:00:00Z">
        <w:r>
          <w:t xml:space="preserve"> </w:t>
        </w:r>
      </w:ins>
      <m:oMath>
        <m:d>
          <m:dPr>
            <m:begChr m:val="⟨"/>
            <m:sepChr m:val=""/>
            <m:endChr m:val="⟩"/>
            <m:grow/>
          </m:dPr>
          <m:e>
            <m:acc>
              <m:accPr>
                <m:chr m:val="̃"/>
              </m:accPr>
              <m:e>
                <m:r>
                  <m:t>x</m:t>
                </m:r>
              </m:e>
            </m:acc>
            <m:r>
              <m:rPr>
                <m:sty m:val="p"/>
              </m:rPr>
              <m:t>,</m:t>
            </m:r>
            <m:acc>
              <m:accPr>
                <m:chr m:val="̃"/>
              </m:accPr>
              <m:e>
                <m:r>
                  <m:t>y</m:t>
                </m:r>
              </m:e>
            </m:acc>
          </m:e>
        </m:d>
      </m:oMath>
      <w:ins w:id="5029" w:author="PR Preview" w:date="2026-01-01T00:00:00Z">
        <w:r>
          <w:t xml:space="preserve">.</w:t>
        </w:r>
      </w:ins>
      <w:ins w:id="5030" w:author="PR Preview" w:date="2026-01-01T00:00:00Z">
        <w:r>
          <w:t xml:space="preserve"> </w:t>
        </w:r>
      </w:ins>
      <w:ins w:id="5031" w:author="PR Preview" w:date="2026-01-01T00:00:00Z">
        <w:r>
          <w:t xml:space="preserve">Similarly, the self-attention mechanism in Transformers computes query-key alignment scores through scaled inner products</w:t>
        </w:r>
      </w:ins>
      <w:ins w:id="5032" w:author="PR Preview" w:date="2026-01-01T00:00:00Z">
        <w:r>
          <w:t xml:space="preserve"> </w:t>
        </w:r>
      </w:ins>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ins w:id="5033" w:author="PR Preview" w:date="2026-01-01T00:00:00Z">
        <w:r>
          <w:t xml:space="preserve">.</w:t>
        </w:r>
      </w:ins>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del w:id="5034" w:author="PR Preview" w:date="2026-01-01T00:00:00Z">
        <w:r>
          <w:delText xml:space="preserve">For example,</w:delText>
        </w:r>
      </w:del>
      <w:del w:id="5035" w:author="PR Preview" w:date="2026-01-01T00:00:00Z">
        <w:r>
          <w:delText xml:space="preserve"> </w:delText>
        </w:r>
      </w:del>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del w:id="5036" w:author="PR Preview" w:date="2026-01-01T00:00:00Z">
        <w:r>
          <w:delText xml:space="preserve">.</w:delText>
        </w:r>
      </w:del>
    </w:p>
    <w:p>
      <w:pPr>
        <w:pStyle w:val="FirstParagraph"/>
      </w:pPr>
      <w:ins w:id="5037" w:author="PR Preview" w:date="2026-01-01T00:00:00Z">
        <w:r>
          <w:t xml:space="preserve">For example,</w:t>
        </w:r>
      </w:ins>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0"/>
    <w:bookmarkStart w:id="471"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del w:id="5038" w:author="PR Preview" w:date="2026-01-01T00:00:00Z">
        <w:r>
          <w:rPr>
            <w:b/>
            <w:bCs/>
          </w:rPr>
          <w:delText xml:space="preserve">Example 147 (Checking the product rule)</w:delText>
        </w:r>
      </w:del>
      <w:del w:id="5039" w:author="PR Preview" w:date="2026-01-01T00:00:00Z">
        <w:r>
          <w:delText xml:space="preserve"> </w:delText>
        </w:r>
      </w:del>
      <w:del w:id="5040" w:author="PR Preview" w:date="2026-01-01T00:00:00Z">
        <w:r>
          <w:delText xml:space="preserve">For</w:delText>
        </w:r>
      </w:del>
      <w:del w:id="504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5042" w:author="PR Preview" w:date="2026-01-01T00:00:00Z">
        <w:r>
          <w:delText xml:space="preserve"> </w:delText>
        </w:r>
      </w:del>
      <w:del w:id="5043" w:author="PR Preview" w:date="2026-01-01T00:00:00Z">
        <w:r>
          <w:delText xml:space="preserve">and</w:delText>
        </w:r>
      </w:del>
      <w:del w:id="504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5045" w:author="PR Preview" w:date="2026-01-01T00:00:00Z">
        <w:r>
          <w:delText xml:space="preserve">,</w:delText>
        </w:r>
      </w:del>
      <w:del w:id="5046" w:author="PR Preview" w:date="2026-01-01T00:00:00Z">
        <w:r>
          <w:delText xml:space="preserve"> </w:delText>
        </w:r>
      </w:del>
      <w:hyperlink w:anchor="exm-determinant">
        <w:del w:id="5047" w:author="PR Preview" w:date="2026-01-01T00:00:00Z">
          <w:r>
            <w:rPr>
              <w:rStyle w:val="Hyperlink"/>
            </w:rPr>
            <w:delText xml:space="preserve">Example 145</w:delText>
          </w:r>
        </w:del>
      </w:hyperlink>
      <w:del w:id="5048" w:author="PR Preview" w:date="2026-01-01T00:00:00Z">
        <w:r>
          <w:delText xml:space="preserve"> </w:delText>
        </w:r>
      </w:del>
      <w:del w:id="5049" w:author="PR Preview" w:date="2026-01-01T00:00:00Z">
        <w:r>
          <w:delText xml:space="preserve">gives</w:delText>
        </w:r>
      </w:del>
      <w:del w:id="5050" w:author="PR Preview" w:date="2026-01-01T00:00:00Z">
        <w:r>
          <w:delText xml:space="preserve"> </w:delText>
        </w:r>
      </w:del>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del w:id="5051" w:author="PR Preview" w:date="2026-01-01T00:00:00Z">
        <w:r>
          <w:delText xml:space="preserve"> </w:delText>
        </w:r>
      </w:del>
      <w:del w:id="5052" w:author="PR Preview" w:date="2026-01-01T00:00:00Z">
        <w:r>
          <w:delText xml:space="preserve">and</w:delText>
        </w:r>
      </w:del>
      <w:del w:id="5053" w:author="PR Preview" w:date="2026-01-01T00:00:00Z">
        <w:r>
          <w:delText xml:space="preserve"> </w:delText>
        </w:r>
      </w:del>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del w:id="5054" w:author="PR Preview" w:date="2026-01-01T00:00:00Z">
        <w:r>
          <w:delText xml:space="preserve">.</w:delText>
        </w:r>
      </w:del>
      <w:del w:id="5055" w:author="PR Preview" w:date="2026-01-01T00:00:00Z">
        <w:r>
          <w:delText xml:space="preserve"> </w:delText>
        </w:r>
      </w:del>
      <w:del w:id="5056" w:author="PR Preview" w:date="2026-01-01T00:00:00Z">
        <w:r>
          <w:delText xml:space="preserve">The product is</w:delText>
        </w:r>
      </w:del>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del w:id="5057" w:author="PR Preview" w:date="2026-01-01T00:00:00Z">
        <w:r>
          <w:delText xml:space="preserve">with</w:delText>
        </w:r>
      </w:del>
      <w:del w:id="5058" w:author="PR Preview" w:date="2026-01-01T00:00:00Z">
        <w:r>
          <w:delText xml:space="preserve"> </w:delText>
        </w:r>
      </w:del>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del w:id="5059" w:author="PR Preview" w:date="2026-01-01T00:00:00Z">
        <w:r>
          <w:delText xml:space="preserve">.</w:delText>
        </w:r>
      </w:del>
    </w:p>
    <w:p>
      <w:pPr>
        <w:pStyle w:val="FirstParagraph"/>
      </w:pPr>
      <w:ins w:id="5060" w:author="PR Preview" w:date="2026-01-01T00:00:00Z">
        <w:r>
          <w:rPr>
            <w:b/>
            <w:bCs/>
          </w:rPr>
          <w:t xml:space="preserve">Example 147 (Checking the product rule)</w:t>
        </w:r>
      </w:ins>
      <w:ins w:id="5061" w:author="PR Preview" w:date="2026-01-01T00:00:00Z">
        <w:r>
          <w:t xml:space="preserve"> </w:t>
        </w:r>
      </w:ins>
      <w:ins w:id="5062" w:author="PR Preview" w:date="2026-01-01T00:00:00Z">
        <w:r>
          <w:t xml:space="preserve">For</w:t>
        </w:r>
      </w:ins>
      <w:ins w:id="50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5064" w:author="PR Preview" w:date="2026-01-01T00:00:00Z">
        <w:r>
          <w:t xml:space="preserve"> </w:t>
        </w:r>
      </w:ins>
      <w:ins w:id="5065" w:author="PR Preview" w:date="2026-01-01T00:00:00Z">
        <w:r>
          <w:t xml:space="preserve">and</w:t>
        </w:r>
      </w:ins>
      <w:ins w:id="506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5067" w:author="PR Preview" w:date="2026-01-01T00:00:00Z">
        <w:r>
          <w:t xml:space="preserve">,</w:t>
        </w:r>
      </w:ins>
      <w:ins w:id="5068" w:author="PR Preview" w:date="2026-01-01T00:00:00Z">
        <w:r>
          <w:t xml:space="preserve"> </w:t>
        </w:r>
      </w:ins>
      <w:hyperlink w:anchor="exm-determinant">
        <w:ins w:id="5069" w:author="PR Preview" w:date="2026-01-01T00:00:00Z">
          <w:r>
            <w:rPr>
              <w:rStyle w:val="Hyperlink"/>
            </w:rPr>
            <w:t xml:space="preserve">Example 145</w:t>
          </w:r>
        </w:ins>
      </w:hyperlink>
      <w:ins w:id="5070" w:author="PR Preview" w:date="2026-01-01T00:00:00Z">
        <w:r>
          <w:t xml:space="preserve"> </w:t>
        </w:r>
      </w:ins>
      <w:ins w:id="5071"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ins w:id="5072" w:author="PR Preview" w:date="2026-01-01T00:00:00Z">
        <w:r>
          <w:t xml:space="preserve">and</w:t>
        </w:r>
      </w:ins>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ins w:id="5073" w:author="PR Preview" w:date="2026-01-01T00:00:00Z">
        <w:r>
          <w:t xml:space="preserve">The product is</w:t>
        </w:r>
      </w:ins>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ins w:id="5074" w:author="PR Preview" w:date="2026-01-01T00:00:00Z">
        <w:r>
          <w:t xml:space="preserve">with</w:t>
        </w:r>
      </w:ins>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79"/>
    <w:bookmarkStart w:id="480" w:name="rem-det-product-proof"/>
    <w:p>
      <w:pPr>
        <w:pStyle w:val="FirstParagraph"/>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del w:id="5075" w:author="PR Preview" w:date="2026-01-01T00:00:00Z">
        <w:r>
          <w:rPr>
            <w:b/>
            <w:bCs/>
          </w:rPr>
          <w:delText xml:space="preserve">Example 148 (Two ways to the same determinant)</w:delText>
        </w:r>
      </w:del>
      <w:del w:id="50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5077" w:author="PR Preview" w:date="2026-01-01T00:00:00Z">
        <w:r>
          <w:delText xml:space="preserve"> </w:delText>
        </w:r>
      </w:del>
      <w:del w:id="5078" w:author="PR Preview" w:date="2026-01-01T00:00:00Z">
        <w:r>
          <w:delText xml:space="preserve">has eigenvalues</w:delText>
        </w:r>
      </w:del>
      <w:del w:id="5079" w:author="PR Preview" w:date="2026-01-01T00:00:00Z">
        <w:r>
          <w:delText xml:space="preserve"> </w:delText>
        </w:r>
      </w:del>
      <m:oMath>
        <m:r>
          <m:t>3</m:t>
        </m:r>
      </m:oMath>
      <w:del w:id="5080" w:author="PR Preview" w:date="2026-01-01T00:00:00Z">
        <w:r>
          <w:delText xml:space="preserve"> </w:delText>
        </w:r>
      </w:del>
      <w:del w:id="5081" w:author="PR Preview" w:date="2026-01-01T00:00:00Z">
        <w:r>
          <w:delText xml:space="preserve">and</w:delText>
        </w:r>
      </w:del>
      <w:del w:id="5082" w:author="PR Preview" w:date="2026-01-01T00:00:00Z">
        <w:r>
          <w:delText xml:space="preserve"> </w:delText>
        </w:r>
      </w:del>
      <m:oMath>
        <m:r>
          <m:t>1</m:t>
        </m:r>
      </m:oMath>
      <w:del w:id="5083" w:author="PR Preview" w:date="2026-01-01T00:00:00Z">
        <w:r>
          <w:delText xml:space="preserve"> </w:delText>
        </w:r>
      </w:del>
      <w:del w:id="5084" w:author="PR Preview" w:date="2026-01-01T00:00:00Z">
        <w:r>
          <w:delText xml:space="preserve">(</w:delText>
        </w:r>
      </w:del>
      <w:hyperlink w:anchor="exm-eigenvalue">
        <w:del w:id="5085" w:author="PR Preview" w:date="2026-01-01T00:00:00Z">
          <w:r>
            <w:rPr>
              <w:rStyle w:val="Hyperlink"/>
            </w:rPr>
            <w:delText xml:space="preserve">Example 135</w:delText>
          </w:r>
        </w:del>
      </w:hyperlink>
      <w:del w:id="5086" w:author="PR Preview" w:date="2026-01-01T00:00:00Z">
        <w:r>
          <w:delText xml:space="preserve">),</w:delText>
        </w:r>
      </w:del>
      <w:del w:id="5087" w:author="PR Preview" w:date="2026-01-01T00:00:00Z">
        <w:r>
          <w:delText xml:space="preserve"> </w:delText>
        </w:r>
      </w:del>
      <w:del w:id="5088" w:author="PR Preview" w:date="2026-01-01T00:00:00Z">
        <w:r>
          <w:delText xml:space="preserve">so</w:delText>
        </w:r>
      </w:del>
      <w:del w:id="5089" w:author="PR Preview" w:date="2026-01-01T00:00:00Z">
        <w:r>
          <w:delText xml:space="preserve"> </w:delText>
        </w:r>
      </w:del>
      <w:hyperlink w:anchor="thm-det-eigenvalues">
        <w:del w:id="5090" w:author="PR Preview" w:date="2026-01-01T00:00:00Z">
          <w:r>
            <w:rPr>
              <w:rStyle w:val="Hyperlink"/>
            </w:rPr>
            <w:delText xml:space="preserve">Theorem 78</w:delText>
          </w:r>
        </w:del>
      </w:hyperlink>
      <w:del w:id="5091" w:author="PR Preview" w:date="2026-01-01T00:00:00Z">
        <w:r>
          <w:delText xml:space="preserve"> </w:delText>
        </w:r>
      </w:del>
      <w:del w:id="5092" w:author="PR Preview" w:date="2026-01-01T00:00:00Z">
        <w:r>
          <w:delText xml:space="preserve">gives</w:delText>
        </w:r>
      </w:del>
      <w:del w:id="5093" w:author="PR Preview" w:date="2026-01-01T00:00:00Z">
        <w:r>
          <w:delText xml:space="preserve"> </w:delText>
        </w:r>
      </w:del>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del w:id="5094" w:author="PR Preview" w:date="2026-01-01T00:00:00Z">
        <w:r>
          <w:delText xml:space="preserve">,</w:delText>
        </w:r>
      </w:del>
      <w:del w:id="5095" w:author="PR Preview" w:date="2026-01-01T00:00:00Z">
        <w:r>
          <w:delText xml:space="preserve"> </w:delText>
        </w:r>
      </w:del>
      <w:del w:id="5096" w:author="PR Preview" w:date="2026-01-01T00:00:00Z">
        <w:r>
          <w:delText xml:space="preserve">matching</w:delText>
        </w:r>
      </w:del>
      <w:del w:id="5097"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5098" w:author="PR Preview" w:date="2026-01-01T00:00:00Z">
        <w:r>
          <w:delText xml:space="preserve"> </w:delText>
        </w:r>
      </w:del>
      <w:del w:id="5099" w:author="PR Preview" w:date="2026-01-01T00:00:00Z">
        <w:r>
          <w:delText xml:space="preserve">from</w:delText>
        </w:r>
      </w:del>
      <w:del w:id="5100" w:author="PR Preview" w:date="2026-01-01T00:00:00Z">
        <w:r>
          <w:delText xml:space="preserve"> </w:delText>
        </w:r>
      </w:del>
      <w:hyperlink w:anchor="exm-determinant">
        <w:del w:id="5101" w:author="PR Preview" w:date="2026-01-01T00:00:00Z">
          <w:r>
            <w:rPr>
              <w:rStyle w:val="Hyperlink"/>
            </w:rPr>
            <w:delText xml:space="preserve">Example 145</w:delText>
          </w:r>
        </w:del>
      </w:hyperlink>
      <w:del w:id="5102" w:author="PR Preview" w:date="2026-01-01T00:00:00Z">
        <w:r>
          <w:delText xml:space="preserve">.</w:delText>
        </w:r>
      </w:del>
    </w:p>
    <w:p>
      <w:pPr>
        <w:pStyle w:val="BodyText"/>
      </w:pPr>
      <w:ins w:id="5103" w:author="PR Preview" w:date="2026-01-01T00:00:00Z">
        <w:r>
          <w:rPr>
            <w:b/>
            <w:bCs/>
          </w:rPr>
          <w:t xml:space="preserve">Example 148 (Two ways to the same determinant)</w:t>
        </w:r>
      </w:ins>
      <w:ins w:id="510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5105" w:author="PR Preview" w:date="2026-01-01T00:00:00Z">
        <w:r>
          <w:t xml:space="preserve"> </w:t>
        </w:r>
      </w:ins>
      <w:ins w:id="5106" w:author="PR Preview" w:date="2026-01-01T00:00:00Z">
        <w:r>
          <w:t xml:space="preserve">has eigenvalues</w:t>
        </w:r>
      </w:ins>
      <w:ins w:id="5107" w:author="PR Preview" w:date="2026-01-01T00:00:00Z">
        <w:r>
          <w:t xml:space="preserve"> </w:t>
        </w:r>
      </w:ins>
      <m:oMath>
        <m:r>
          <m:t>3</m:t>
        </m:r>
      </m:oMath>
      <w:ins w:id="5108" w:author="PR Preview" w:date="2026-01-01T00:00:00Z">
        <w:r>
          <w:t xml:space="preserve"> </w:t>
        </w:r>
      </w:ins>
      <w:ins w:id="5109" w:author="PR Preview" w:date="2026-01-01T00:00:00Z">
        <w:r>
          <w:t xml:space="preserve">and</w:t>
        </w:r>
      </w:ins>
      <w:ins w:id="5110" w:author="PR Preview" w:date="2026-01-01T00:00:00Z">
        <w:r>
          <w:t xml:space="preserve"> </w:t>
        </w:r>
      </w:ins>
      <m:oMath>
        <m:r>
          <m:t>1</m:t>
        </m:r>
      </m:oMath>
      <w:ins w:id="5111" w:author="PR Preview" w:date="2026-01-01T00:00:00Z">
        <w:r>
          <w:t xml:space="preserve"> </w:t>
        </w:r>
      </w:ins>
      <w:ins w:id="5112" w:author="PR Preview" w:date="2026-01-01T00:00:00Z">
        <w:r>
          <w:t xml:space="preserve">(</w:t>
        </w:r>
      </w:ins>
      <w:hyperlink w:anchor="exm-eigenvalue">
        <w:ins w:id="5113" w:author="PR Preview" w:date="2026-01-01T00:00:00Z">
          <w:r>
            <w:rPr>
              <w:rStyle w:val="Hyperlink"/>
            </w:rPr>
            <w:t xml:space="preserve">Example 135</w:t>
          </w:r>
        </w:ins>
      </w:hyperlink>
      <w:ins w:id="5114" w:author="PR Preview" w:date="2026-01-01T00:00:00Z">
        <w:r>
          <w:t xml:space="preserve">),</w:t>
        </w:r>
      </w:ins>
      <w:ins w:id="5115" w:author="PR Preview" w:date="2026-01-01T00:00:00Z">
        <w:r>
          <w:t xml:space="preserve"> </w:t>
        </w:r>
      </w:ins>
      <w:ins w:id="5116" w:author="PR Preview" w:date="2026-01-01T00:00:00Z">
        <w:r>
          <w:t xml:space="preserve">so</w:t>
        </w:r>
      </w:ins>
      <w:ins w:id="5117" w:author="PR Preview" w:date="2026-01-01T00:00:00Z">
        <w:r>
          <w:t xml:space="preserve"> </w:t>
        </w:r>
      </w:ins>
      <w:hyperlink w:anchor="thm-det-eigenvalues">
        <w:ins w:id="5118" w:author="PR Preview" w:date="2026-01-01T00:00:00Z">
          <w:r>
            <w:rPr>
              <w:rStyle w:val="Hyperlink"/>
            </w:rPr>
            <w:t xml:space="preserve">Theorem 78</w:t>
          </w:r>
        </w:ins>
      </w:hyperlink>
      <w:ins w:id="5119" w:author="PR Preview" w:date="2026-01-01T00:00:00Z">
        <w:r>
          <w:t xml:space="preserve"> </w:t>
        </w:r>
      </w:ins>
      <w:ins w:id="5120"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5121" w:author="PR Preview" w:date="2026-01-01T00:00:00Z">
        <w:r>
          <w:t xml:space="preserve">matching</w:t>
        </w:r>
      </w:ins>
      <w:ins w:id="5122"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5123" w:author="PR Preview" w:date="2026-01-01T00:00:00Z">
        <w:r>
          <w:t xml:space="preserve"> </w:t>
        </w:r>
      </w:ins>
      <w:ins w:id="5124" w:author="PR Preview" w:date="2026-01-01T00:00:00Z">
        <w:r>
          <w:t xml:space="preserve">from</w:t>
        </w:r>
      </w:ins>
      <w:ins w:id="5125" w:author="PR Preview" w:date="2026-01-01T00:00:00Z">
        <w:r>
          <w:t xml:space="preserve"> </w:t>
        </w:r>
      </w:ins>
      <w:hyperlink w:anchor="exm-determinant">
        <w:ins w:id="5126" w:author="PR Preview" w:date="2026-01-01T00:00:00Z">
          <w:r>
            <w:rPr>
              <w:rStyle w:val="Hyperlink"/>
            </w:rPr>
            <w:t xml:space="preserve">Example 145</w:t>
          </w:r>
        </w:ins>
      </w:hyperlink>
      <w:ins w:id="5127" w:author="PR Preview" w:date="2026-01-01T00:00:00Z">
        <w:r>
          <w:t xml:space="preserve">.</w:t>
        </w:r>
      </w:ins>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del w:id="5128" w:author="PR Preview" w:date="2026-01-01T00:00:00Z">
        <w:r>
          <w:delText xml:space="preserve">The matrix</w:delText>
        </w:r>
      </w:del>
      <w:del w:id="5129" w:author="PR Preview" w:date="2026-01-01T00:00:00Z">
        <w:r>
          <w:delText xml:space="preserve"> </w:delText>
        </w:r>
      </w:del>
      <m:oMath>
        <m:sSup>
          <m:e>
            <m:r>
              <m:rPr>
                <m:sty m:val="bi"/>
              </m:rPr>
              <m:t>X</m:t>
            </m:r>
          </m:e>
          <m:sup>
            <m:r>
              <m:rPr>
                <m:sty m:val="p"/>
              </m:rPr>
              <m:t>⊤</m:t>
            </m:r>
          </m:sup>
        </m:sSup>
        <m:r>
          <m:rPr>
            <m:sty m:val="bi"/>
          </m:rPr>
          <m:t>X</m:t>
        </m:r>
      </m:oMath>
      <w:del w:id="5130" w:author="PR Preview" w:date="2026-01-01T00:00:00Z">
        <w:r>
          <w:delText xml:space="preserve"> </w:delText>
        </w:r>
      </w:del>
      <w:del w:id="5131" w:author="PR Preview" w:date="2026-01-01T00:00:00Z">
        <w:r>
          <w:delText xml:space="preserve">is</w:delText>
        </w:r>
      </w:del>
      <w:del w:id="5132" w:author="PR Preview" w:date="2026-01-01T00:00:00Z">
        <w:r>
          <w:delText xml:space="preserve"> </w:delText>
        </w:r>
      </w:del>
      <m:oMath>
        <m:r>
          <m:t>p</m:t>
        </m:r>
        <m:r>
          <m:rPr>
            <m:sty m:val="p"/>
          </m:rPr>
          <m:t>×</m:t>
        </m:r>
        <m:r>
          <m:t>p</m:t>
        </m:r>
      </m:oMath>
      <w:del w:id="5133" w:author="PR Preview" w:date="2026-01-01T00:00:00Z">
        <w:r>
          <w:delText xml:space="preserve"> </w:delText>
        </w:r>
      </w:del>
      <w:del w:id="5134" w:author="PR Preview" w:date="2026-01-01T00:00:00Z">
        <w:r>
          <w:delText xml:space="preserve">and symmetric,</w:delText>
        </w:r>
      </w:del>
      <w:del w:id="5135" w:author="PR Preview" w:date="2026-01-01T00:00:00Z">
        <w:r>
          <w:delText xml:space="preserve"> </w:delText>
        </w:r>
      </w:del>
      <w:del w:id="5136" w:author="PR Preview" w:date="2026-01-01T00:00:00Z">
        <w:r>
          <w:delText xml:space="preserve">since</w:delText>
        </w:r>
      </w:del>
      <w:del w:id="5137" w:author="PR Preview" w:date="2026-01-01T00:00:00Z">
        <w:r>
          <w:delText xml:space="preserve"> </w:delText>
        </w:r>
      </w:del>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del w:id="5138" w:author="PR Preview" w:date="2026-01-01T00:00:00Z">
        <w:r>
          <w:delText xml:space="preserve"> </w:delText>
        </w:r>
      </w:del>
      <w:del w:id="5139" w:author="PR Preview" w:date="2026-01-01T00:00:00Z">
        <w:r>
          <w:delText xml:space="preserve">(</w:delText>
        </w:r>
      </w:del>
      <w:hyperlink w:anchor="thm-transpose-product">
        <w:del w:id="5140" w:author="PR Preview" w:date="2026-01-01T00:00:00Z">
          <w:r>
            <w:rPr>
              <w:rStyle w:val="Hyperlink"/>
            </w:rPr>
            <w:delText xml:space="preserve">Theorem 19</w:delText>
          </w:r>
        </w:del>
      </w:hyperlink>
      <w:del w:id="5141" w:author="PR Preview" w:date="2026-01-01T00:00:00Z">
        <w:r>
          <w:delText xml:space="preserve">).</w:delText>
        </w:r>
      </w:del>
      <w:del w:id="5142" w:author="PR Preview" w:date="2026-01-01T00:00:00Z">
        <w:r>
          <w:delText xml:space="preserve"> </w:delText>
        </w:r>
      </w:del>
      <w:del w:id="5143" w:author="PR Preview" w:date="2026-01-01T00:00:00Z">
        <w:r>
          <w:delText xml:space="preserve">When</w:delText>
        </w:r>
      </w:del>
      <w:del w:id="5144" w:author="PR Preview" w:date="2026-01-01T00:00:00Z">
        <w:r>
          <w:delText xml:space="preserve"> </w:delText>
        </w:r>
      </w:del>
      <m:oMath>
        <m:sSup>
          <m:e>
            <m:r>
              <m:rPr>
                <m:sty m:val="bi"/>
              </m:rPr>
              <m:t>X</m:t>
            </m:r>
          </m:e>
          <m:sup>
            <m:r>
              <m:rPr>
                <m:sty m:val="p"/>
              </m:rPr>
              <m:t>⊤</m:t>
            </m:r>
          </m:sup>
        </m:sSup>
        <m:r>
          <m:rPr>
            <m:sty m:val="bi"/>
          </m:rPr>
          <m:t>X</m:t>
        </m:r>
      </m:oMath>
      <w:del w:id="5145" w:author="PR Preview" w:date="2026-01-01T00:00:00Z">
        <w:r>
          <w:delText xml:space="preserve"> </w:delText>
        </w:r>
      </w:del>
      <w:del w:id="5146" w:author="PR Preview" w:date="2026-01-01T00:00:00Z">
        <w:r>
          <w:delText xml:space="preserve">is invertible,</w:delText>
        </w:r>
      </w:del>
      <w:del w:id="5147" w:author="PR Preview" w:date="2026-01-01T00:00:00Z">
        <w:r>
          <w:delText xml:space="preserve"> </w:delText>
        </w:r>
      </w:del>
      <w:del w:id="5148" w:author="PR Preview" w:date="2026-01-01T00:00:00Z">
        <w:r>
          <w:delText xml:space="preserve">it appears in the OLS estimator</w:delText>
        </w:r>
      </w:del>
      <w:del w:id="5149" w:author="PR Preview" w:date="2026-01-01T00:00:00Z">
        <w:r>
          <w:delText xml:space="preserve"> </w:delText>
        </w:r>
      </w:del>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del w:id="5150" w:author="PR Preview" w:date="2026-01-01T00:00:00Z">
        <w:r>
          <w:delText xml:space="preserve">.</w:delText>
        </w:r>
      </w:del>
    </w:p>
    <w:p>
      <w:pPr>
        <w:pStyle w:val="FirstParagraph"/>
      </w:pPr>
      <w:ins w:id="5151" w:author="PR Preview" w:date="2026-01-01T00:00:00Z">
        <w:r>
          <w:t xml:space="preserve">The matrix</w:t>
        </w:r>
      </w:ins>
      <w:ins w:id="5152" w:author="PR Preview" w:date="2026-01-01T00:00:00Z">
        <w:r>
          <w:t xml:space="preserve"> </w:t>
        </w:r>
      </w:ins>
      <m:oMath>
        <m:sSup>
          <m:e>
            <m:r>
              <m:rPr>
                <m:sty m:val="bi"/>
              </m:rPr>
              <m:t>X</m:t>
            </m:r>
          </m:e>
          <m:sup>
            <m:r>
              <m:rPr>
                <m:sty m:val="p"/>
              </m:rPr>
              <m:t>⊤</m:t>
            </m:r>
          </m:sup>
        </m:sSup>
        <m:r>
          <m:rPr>
            <m:sty m:val="bi"/>
          </m:rPr>
          <m:t>X</m:t>
        </m:r>
      </m:oMath>
      <w:ins w:id="5153" w:author="PR Preview" w:date="2026-01-01T00:00:00Z">
        <w:r>
          <w:t xml:space="preserve"> </w:t>
        </w:r>
      </w:ins>
      <w:ins w:id="5154" w:author="PR Preview" w:date="2026-01-01T00:00:00Z">
        <w:r>
          <w:t xml:space="preserve">is</w:t>
        </w:r>
      </w:ins>
      <w:ins w:id="5155" w:author="PR Preview" w:date="2026-01-01T00:00:00Z">
        <w:r>
          <w:t xml:space="preserve"> </w:t>
        </w:r>
      </w:ins>
      <m:oMath>
        <m:r>
          <m:t>p</m:t>
        </m:r>
        <m:r>
          <m:rPr>
            <m:sty m:val="p"/>
          </m:rPr>
          <m:t>×</m:t>
        </m:r>
        <m:r>
          <m:t>p</m:t>
        </m:r>
      </m:oMath>
      <w:ins w:id="5156" w:author="PR Preview" w:date="2026-01-01T00:00:00Z">
        <w:r>
          <w:t xml:space="preserve"> </w:t>
        </w:r>
      </w:ins>
      <w:ins w:id="5157" w:author="PR Preview" w:date="2026-01-01T00:00:00Z">
        <w:r>
          <w:t xml:space="preserve">and symmetric,</w:t>
        </w:r>
      </w:ins>
      <w:ins w:id="5158" w:author="PR Preview" w:date="2026-01-01T00:00:00Z">
        <w:r>
          <w:t xml:space="preserve"> </w:t>
        </w:r>
      </w:ins>
      <w:ins w:id="5159" w:author="PR Preview" w:date="2026-01-01T00:00:00Z">
        <w:r>
          <w:t xml:space="preserve">since</w:t>
        </w:r>
      </w:ins>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ins w:id="5160" w:author="PR Preview" w:date="2026-01-01T00:00:00Z">
        <w:r>
          <w:t xml:space="preserve">(</w:t>
        </w:r>
      </w:ins>
      <w:hyperlink w:anchor="thm-transpose-product">
        <w:ins w:id="5161" w:author="PR Preview" w:date="2026-01-01T00:00:00Z">
          <w:r>
            <w:rPr>
              <w:rStyle w:val="Hyperlink"/>
            </w:rPr>
            <w:t xml:space="preserve">Theorem 19</w:t>
          </w:r>
        </w:ins>
      </w:hyperlink>
      <w:ins w:id="5162" w:author="PR Preview" w:date="2026-01-01T00:00:00Z">
        <w:r>
          <w:t xml:space="preserve">).</w:t>
        </w:r>
      </w:ins>
      <w:ins w:id="5163" w:author="PR Preview" w:date="2026-01-01T00:00:00Z">
        <w:r>
          <w:t xml:space="preserve"> </w:t>
        </w:r>
      </w:ins>
      <w:ins w:id="5164" w:author="PR Preview" w:date="2026-01-01T00:00:00Z">
        <w:r>
          <w:t xml:space="preserve">When</w:t>
        </w:r>
      </w:ins>
      <w:ins w:id="5165" w:author="PR Preview" w:date="2026-01-01T00:00:00Z">
        <w:r>
          <w:t xml:space="preserve"> </w:t>
        </w:r>
      </w:ins>
      <m:oMath>
        <m:sSup>
          <m:e>
            <m:r>
              <m:rPr>
                <m:sty m:val="bi"/>
              </m:rPr>
              <m:t>X</m:t>
            </m:r>
          </m:e>
          <m:sup>
            <m:r>
              <m:rPr>
                <m:sty m:val="p"/>
              </m:rPr>
              <m:t>⊤</m:t>
            </m:r>
          </m:sup>
        </m:sSup>
        <m:r>
          <m:rPr>
            <m:sty m:val="bi"/>
          </m:rPr>
          <m:t>X</m:t>
        </m:r>
      </m:oMath>
      <w:ins w:id="5166" w:author="PR Preview" w:date="2026-01-01T00:00:00Z">
        <w:r>
          <w:t xml:space="preserve"> </w:t>
        </w:r>
      </w:ins>
      <w:ins w:id="5167" w:author="PR Preview" w:date="2026-01-01T00:00:00Z">
        <w:r>
          <w:t xml:space="preserve">is invertible,</w:t>
        </w:r>
      </w:ins>
      <w:ins w:id="5168" w:author="PR Preview" w:date="2026-01-01T00:00:00Z">
        <w:r>
          <w:t xml:space="preserve"> </w:t>
        </w:r>
      </w:ins>
      <w:ins w:id="5169" w:author="PR Preview" w:date="2026-01-01T00:00:00Z">
        <w:r>
          <w:t xml:space="preserve">it appears in the OLS estimator</w:t>
        </w:r>
      </w:ins>
      <w:ins w:id="5170" w:author="PR Preview" w:date="2026-01-01T00:00:00Z">
        <w:r>
          <w:t xml:space="preserve"> </w:t>
        </w:r>
      </w:ins>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ins w:id="5171" w:author="PR Preview" w:date="2026-01-01T00:00:00Z">
        <w:r>
          <w:t xml:space="preserve">.</w:t>
        </w:r>
      </w:ins>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del w:id="5172" w:author="PR Preview" w:date="2026-01-01T00:00:00Z">
        <w:r>
          <w:rPr>
            <w:i/>
            <w:iCs/>
          </w:rPr>
          <w:delText xml:space="preserve">Proof</w:delText>
        </w:r>
      </w:del>
      <w:del w:id="5173" w:author="PR Preview" w:date="2026-01-01T00:00:00Z">
        <w:r>
          <w:delText xml:space="preserve">. </w:delText>
        </w:r>
      </w:del>
      <w:del w:id="5174" w:author="PR Preview" w:date="2026-01-01T00:00:00Z">
        <w:r>
          <w:delText xml:space="preserve">We verify symmetry and idempotency.</w:delText>
        </w:r>
      </w:del>
      <w:del w:id="5175" w:author="PR Preview" w:date="2026-01-01T00:00:00Z">
        <w:r>
          <w:delText xml:space="preserve"> </w:delText>
        </w:r>
      </w:del>
      <w:del w:id="5176" w:author="PR Preview" w:date="2026-01-01T00:00:00Z">
        <w:r>
          <w:delText xml:space="preserve">Both use that</w:delText>
        </w:r>
      </w:del>
      <w:del w:id="5177" w:author="PR Preview" w:date="2026-01-01T00:00:00Z">
        <w:r>
          <w:delText xml:space="preserve"> </w:delText>
        </w:r>
      </w:del>
      <m:oMath>
        <m:sSup>
          <m:e>
            <m:r>
              <m:rPr>
                <m:sty m:val="bi"/>
              </m:rPr>
              <m:t>X</m:t>
            </m:r>
          </m:e>
          <m:sup>
            <m:r>
              <m:rPr>
                <m:sty m:val="p"/>
              </m:rPr>
              <m:t>⊤</m:t>
            </m:r>
          </m:sup>
        </m:sSup>
        <m:r>
          <m:rPr>
            <m:sty m:val="bi"/>
          </m:rPr>
          <m:t>X</m:t>
        </m:r>
      </m:oMath>
      <w:del w:id="5178" w:author="PR Preview" w:date="2026-01-01T00:00:00Z">
        <w:r>
          <w:delText xml:space="preserve"> </w:delText>
        </w:r>
      </w:del>
      <w:del w:id="5179" w:author="PR Preview" w:date="2026-01-01T00:00:00Z">
        <w:r>
          <w:delText xml:space="preserve">is symmetric,</w:delText>
        </w:r>
      </w:del>
      <w:del w:id="5180" w:author="PR Preview" w:date="2026-01-01T00:00:00Z">
        <w:r>
          <w:delText xml:space="preserve"> </w:delText>
        </w:r>
      </w:del>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del w:id="5181" w:author="PR Preview" w:date="2026-01-01T00:00:00Z">
        <w:r>
          <w:delText xml:space="preserve"> </w:delText>
        </w:r>
      </w:del>
      <w:del w:id="5182" w:author="PR Preview" w:date="2026-01-01T00:00:00Z">
        <w:r>
          <w:delText xml:space="preserve">(</w:delText>
        </w:r>
      </w:del>
      <w:hyperlink w:anchor="thm-transpose-product">
        <w:del w:id="5183" w:author="PR Preview" w:date="2026-01-01T00:00:00Z">
          <w:r>
            <w:rPr>
              <w:rStyle w:val="Hyperlink"/>
            </w:rPr>
            <w:delText xml:space="preserve">Theorem 19</w:delText>
          </w:r>
        </w:del>
      </w:hyperlink>
      <w:del w:id="5184" w:author="PR Preview" w:date="2026-01-01T00:00:00Z">
        <w:r>
          <w:delText xml:space="preserve">),</w:delText>
        </w:r>
      </w:del>
      <w:del w:id="5185" w:author="PR Preview" w:date="2026-01-01T00:00:00Z">
        <w:r>
          <w:delText xml:space="preserve"> </w:delText>
        </w:r>
      </w:del>
      <w:del w:id="5186" w:author="PR Preview" w:date="2026-01-01T00:00:00Z">
        <w:r>
          <w:delText xml:space="preserve">so its inverse is symmetric too (</w:delText>
        </w:r>
      </w:del>
      <w:hyperlink w:anchor="cor-inverse-symmetric">
        <w:del w:id="5187" w:author="PR Preview" w:date="2026-01-01T00:00:00Z">
          <w:r>
            <w:rPr>
              <w:rStyle w:val="Hyperlink"/>
            </w:rPr>
            <w:delText xml:space="preserve">Corollary 6</w:delText>
          </w:r>
        </w:del>
      </w:hyperlink>
      <w:del w:id="5188" w:author="PR Preview" w:date="2026-01-01T00:00:00Z">
        <w:r>
          <w:delText xml:space="preserve">).</w:delText>
        </w:r>
      </w:del>
    </w:p>
    <w:p>
      <w:pPr>
        <w:pStyle w:val="BodyText"/>
      </w:pPr>
      <w:ins w:id="5189" w:author="PR Preview" w:date="2026-01-01T00:00:00Z">
        <w:r>
          <w:rPr>
            <w:i/>
            <w:iCs/>
          </w:rPr>
          <w:t xml:space="preserve">Proof</w:t>
        </w:r>
      </w:ins>
      <w:ins w:id="5190" w:author="PR Preview" w:date="2026-01-01T00:00:00Z">
        <w:r>
          <w:t xml:space="preserve">. </w:t>
        </w:r>
      </w:ins>
      <w:ins w:id="5191" w:author="PR Preview" w:date="2026-01-01T00:00:00Z">
        <w:r>
          <w:t xml:space="preserve">We verify symmetry and idempotency.</w:t>
        </w:r>
      </w:ins>
      <w:ins w:id="5192" w:author="PR Preview" w:date="2026-01-01T00:00:00Z">
        <w:r>
          <w:t xml:space="preserve"> </w:t>
        </w:r>
      </w:ins>
      <w:ins w:id="5193" w:author="PR Preview" w:date="2026-01-01T00:00:00Z">
        <w:r>
          <w:t xml:space="preserve">Both use that</w:t>
        </w:r>
      </w:ins>
      <w:ins w:id="5194" w:author="PR Preview" w:date="2026-01-01T00:00:00Z">
        <w:r>
          <w:t xml:space="preserve"> </w:t>
        </w:r>
      </w:ins>
      <m:oMath>
        <m:sSup>
          <m:e>
            <m:r>
              <m:rPr>
                <m:sty m:val="bi"/>
              </m:rPr>
              <m:t>X</m:t>
            </m:r>
          </m:e>
          <m:sup>
            <m:r>
              <m:rPr>
                <m:sty m:val="p"/>
              </m:rPr>
              <m:t>⊤</m:t>
            </m:r>
          </m:sup>
        </m:sSup>
        <m:r>
          <m:rPr>
            <m:sty m:val="bi"/>
          </m:rPr>
          <m:t>X</m:t>
        </m:r>
      </m:oMath>
      <w:ins w:id="5195" w:author="PR Preview" w:date="2026-01-01T00:00:00Z">
        <w:r>
          <w:t xml:space="preserve"> </w:t>
        </w:r>
      </w:ins>
      <w:ins w:id="5196" w:author="PR Preview" w:date="2026-01-01T00:00:00Z">
        <w:r>
          <w:t xml:space="preserve">is symmetric,</w:t>
        </w:r>
      </w:ins>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ins w:id="5197" w:author="PR Preview" w:date="2026-01-01T00:00:00Z">
        <w:r>
          <w:t xml:space="preserve">(</w:t>
        </w:r>
      </w:ins>
      <w:hyperlink w:anchor="thm-transpose-product">
        <w:ins w:id="5198" w:author="PR Preview" w:date="2026-01-01T00:00:00Z">
          <w:r>
            <w:rPr>
              <w:rStyle w:val="Hyperlink"/>
            </w:rPr>
            <w:t xml:space="preserve">Theorem 19</w:t>
          </w:r>
        </w:ins>
      </w:hyperlink>
      <w:ins w:id="5199" w:author="PR Preview" w:date="2026-01-01T00:00:00Z">
        <w:r>
          <w:t xml:space="preserve">),</w:t>
        </w:r>
      </w:ins>
      <w:ins w:id="5200" w:author="PR Preview" w:date="2026-01-01T00:00:00Z">
        <w:r>
          <w:t xml:space="preserve"> </w:t>
        </w:r>
      </w:ins>
      <w:ins w:id="5201" w:author="PR Preview" w:date="2026-01-01T00:00:00Z">
        <w:r>
          <w:t xml:space="preserve">so its inverse is symmetric too (</w:t>
        </w:r>
      </w:ins>
      <w:hyperlink w:anchor="cor-inverse-symmetric">
        <w:ins w:id="5202" w:author="PR Preview" w:date="2026-01-01T00:00:00Z">
          <w:r>
            <w:rPr>
              <w:rStyle w:val="Hyperlink"/>
            </w:rPr>
            <w:t xml:space="preserve">Corollary 6</w:t>
          </w:r>
        </w:ins>
      </w:hyperlink>
      <w:ins w:id="5203" w:author="PR Preview" w:date="2026-01-01T00:00:00Z">
        <w:r>
          <w:t xml:space="preserve">).</w:t>
        </w:r>
      </w:ins>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del w:id="5204" w:author="PR Preview" w:date="2026-01-01T00:00:00Z">
        <w:r>
          <w:rPr>
            <w:i/>
            <w:iCs/>
          </w:rPr>
          <w:delText xml:space="preserve">Remark 41</w:delText>
        </w:r>
      </w:del>
      <w:del w:id="5205" w:author="PR Preview" w:date="2026-01-01T00:00:00Z">
        <w:r>
          <w:delText xml:space="preserve"> (Why it is called the hat matrix). </w:delText>
        </w:r>
      </w:del>
      <w:del w:id="5206" w:author="PR Preview" w:date="2026-01-01T00:00:00Z">
        <w:r>
          <w:delText xml:space="preserve">The hat matrix gives the fitted values in linear regression:</w:delText>
        </w:r>
      </w:del>
      <w:del w:id="5207" w:author="PR Preview" w:date="2026-01-01T00:00:00Z">
        <w:r>
          <w:delText xml:space="preserve"> </w:delText>
        </w:r>
      </w:del>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del w:id="5208" w:author="PR Preview" w:date="2026-01-01T00:00:00Z">
        <w:r>
          <w:delText xml:space="preserve">.</w:delText>
        </w:r>
      </w:del>
      <w:del w:id="5209" w:author="PR Preview" w:date="2026-01-01T00:00:00Z">
        <w:r>
          <w:delText xml:space="preserve"> </w:delText>
        </w:r>
      </w:del>
      <w:del w:id="5210" w:author="PR Preview" w:date="2026-01-01T00:00:00Z">
        <w:r>
          <w:delText xml:space="preserve">Multiplying by</w:delText>
        </w:r>
      </w:del>
      <w:del w:id="5211" w:author="PR Preview" w:date="2026-01-01T00:00:00Z">
        <w:r>
          <w:delText xml:space="preserve"> </w:delText>
        </w:r>
      </w:del>
      <m:oMath>
        <m:r>
          <m:rPr>
            <m:sty m:val="bi"/>
          </m:rPr>
          <m:t>H</m:t>
        </m:r>
      </m:oMath>
      <w:del w:id="5212" w:author="PR Preview" w:date="2026-01-01T00:00:00Z">
        <w:r>
          <w:delText xml:space="preserve"> </w:delText>
        </w:r>
      </w:del>
      <w:del w:id="5213" w:author="PR Preview" w:date="2026-01-01T00:00:00Z">
        <w:r>
          <w:delText xml:space="preserve">“puts a hat”</w:delText>
        </w:r>
      </w:del>
      <w:del w:id="5214" w:author="PR Preview" w:date="2026-01-01T00:00:00Z">
        <w:r>
          <w:delText xml:space="preserve"> </w:delText>
        </w:r>
      </w:del>
      <w:del w:id="5215" w:author="PR Preview" w:date="2026-01-01T00:00:00Z">
        <w:r>
          <w:delText xml:space="preserve">on</w:delText>
        </w:r>
      </w:del>
      <w:del w:id="5216" w:author="PR Preview" w:date="2026-01-01T00:00:00Z">
        <w:r>
          <w:delText xml:space="preserve"> </w:delText>
        </w:r>
      </w:del>
      <m:oMath>
        <m:acc>
          <m:accPr>
            <m:chr m:val="̃"/>
          </m:accPr>
          <m:e>
            <m:r>
              <m:t>y</m:t>
            </m:r>
          </m:e>
        </m:acc>
      </m:oMath>
      <w:del w:id="5217" w:author="PR Preview" w:date="2026-01-01T00:00:00Z">
        <w:r>
          <w:delText xml:space="preserve">,</w:delText>
        </w:r>
      </w:del>
      <w:del w:id="5218" w:author="PR Preview" w:date="2026-01-01T00:00:00Z">
        <w:r>
          <w:delText xml:space="preserve"> </w:delText>
        </w:r>
      </w:del>
      <w:del w:id="5219" w:author="PR Preview" w:date="2026-01-01T00:00:00Z">
        <w:r>
          <w:delText xml:space="preserve">which is where the name comes from.</w:delText>
        </w:r>
      </w:del>
      <w:del w:id="5220" w:author="PR Preview" w:date="2026-01-01T00:00:00Z">
        <w:r>
          <w:delText xml:space="preserve"> </w:delText>
        </w:r>
      </w:del>
      <w:del w:id="5221" w:author="PR Preview" w:date="2026-01-01T00:00:00Z">
        <w:r>
          <w:delText xml:space="preserve">In</w:delText>
        </w:r>
      </w:del>
      <w:del w:id="5222" w:author="PR Preview" w:date="2026-01-01T00:00:00Z">
        <w:r>
          <w:delText xml:space="preserve"> </w:delText>
        </w:r>
      </w:del>
      <w:hyperlink w:anchor="exm-hat-matrix">
        <w:del w:id="5223" w:author="PR Preview" w:date="2026-01-01T00:00:00Z">
          <w:r>
            <w:rPr>
              <w:rStyle w:val="Hyperlink"/>
            </w:rPr>
            <w:delText xml:space="preserve">Example 150</w:delText>
          </w:r>
        </w:del>
      </w:hyperlink>
      <w:del w:id="5224" w:author="PR Preview" w:date="2026-01-01T00:00:00Z">
        <w:r>
          <w:delText xml:space="preserve">,</w:delText>
        </w:r>
      </w:del>
      <w:del w:id="5225" w:author="PR Preview" w:date="2026-01-01T00:00:00Z">
        <w:r>
          <w:delText xml:space="preserve"> </w:delText>
        </w:r>
      </w:del>
      <m:oMath>
        <m:r>
          <m:rPr>
            <m:sty m:val="bi"/>
          </m:rPr>
          <m:t>H</m:t>
        </m:r>
      </m:oMath>
      <w:del w:id="5226" w:author="PR Preview" w:date="2026-01-01T00:00:00Z">
        <w:r>
          <w:delText xml:space="preserve"> </w:delText>
        </w:r>
      </w:del>
      <w:del w:id="5227" w:author="PR Preview" w:date="2026-01-01T00:00:00Z">
        <w:r>
          <w:delText xml:space="preserve">puts a hat on</w:delText>
        </w:r>
      </w:del>
      <w:del w:id="5228" w:author="PR Preview" w:date="2026-01-01T00:00:00Z">
        <w:r>
          <w:delText xml:space="preserve"> </w:delText>
        </w:r>
      </w:del>
      <m:oMath>
        <m:acc>
          <m:accPr>
            <m:chr m:val="̃"/>
          </m:accPr>
          <m:e>
            <m:r>
              <m:t>y</m:t>
            </m:r>
          </m:e>
        </m:acc>
      </m:oMath>
      <w:del w:id="5229" w:author="PR Preview" w:date="2026-01-01T00:00:00Z">
        <w:r>
          <w:delText xml:space="preserve"> </w:delText>
        </w:r>
      </w:del>
      <w:del w:id="5230" w:author="PR Preview" w:date="2026-01-01T00:00:00Z">
        <w:r>
          <w:delText xml:space="preserve">by replacing each</w:delText>
        </w:r>
      </w:del>
      <w:del w:id="5231" w:author="PR Preview" w:date="2026-01-01T00:00:00Z">
        <w:r>
          <w:delText xml:space="preserve"> </w:delText>
        </w:r>
      </w:del>
      <m:oMath>
        <m:sSub>
          <m:e>
            <m:r>
              <m:t>y</m:t>
            </m:r>
          </m:e>
          <m:sub>
            <m:r>
              <m:t>i</m:t>
            </m:r>
          </m:sub>
        </m:sSub>
      </m:oMath>
      <w:del w:id="5232" w:author="PR Preview" w:date="2026-01-01T00:00:00Z">
        <w:r>
          <w:delText xml:space="preserve"> </w:delText>
        </w:r>
      </w:del>
      <w:del w:id="5233" w:author="PR Preview" w:date="2026-01-01T00:00:00Z">
        <w:r>
          <w:delText xml:space="preserve">with the sample mean</w:delText>
        </w:r>
      </w:del>
      <w:del w:id="5234" w:author="PR Preview" w:date="2026-01-01T00:00:00Z">
        <w:r>
          <w:delText xml:space="preserve"> </w:delText>
        </w:r>
      </w:del>
      <m:oMath>
        <m:acc>
          <m:accPr>
            <m:chr m:val="‾"/>
          </m:accPr>
          <m:e>
            <m:r>
              <m:t>y</m:t>
            </m:r>
          </m:e>
        </m:acc>
      </m:oMath>
      <w:del w:id="5235" w:author="PR Preview" w:date="2026-01-01T00:00:00Z">
        <w:r>
          <w:delText xml:space="preserve">.</w:delText>
        </w:r>
      </w:del>
    </w:p>
    <w:p>
      <w:pPr>
        <w:pStyle w:val="BodyText"/>
      </w:pPr>
      <w:ins w:id="5236" w:author="PR Preview" w:date="2026-01-01T00:00:00Z">
        <w:r>
          <w:rPr>
            <w:i/>
            <w:iCs/>
          </w:rPr>
          <w:t xml:space="preserve">Remark 41</w:t>
        </w:r>
      </w:ins>
      <w:ins w:id="5237" w:author="PR Preview" w:date="2026-01-01T00:00:00Z">
        <w:r>
          <w:t xml:space="preserve"> (Why it is called the hat matrix). </w:t>
        </w:r>
      </w:ins>
      <w:ins w:id="5238" w:author="PR Preview" w:date="2026-01-01T00:00:00Z">
        <w:r>
          <w:t xml:space="preserve">The hat matrix gives the fitted values in linear regression:</w:t>
        </w:r>
      </w:ins>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ins w:id="5239" w:author="PR Preview" w:date="2026-01-01T00:00:00Z">
        <w:r>
          <w:t xml:space="preserve">Multiplying by</w:t>
        </w:r>
      </w:ins>
      <w:ins w:id="5240" w:author="PR Preview" w:date="2026-01-01T00:00:00Z">
        <w:r>
          <w:t xml:space="preserve"> </w:t>
        </w:r>
      </w:ins>
      <m:oMath>
        <m:r>
          <m:rPr>
            <m:sty m:val="bi"/>
          </m:rPr>
          <m:t>H</m:t>
        </m:r>
      </m:oMath>
      <w:ins w:id="5241" w:author="PR Preview" w:date="2026-01-01T00:00:00Z">
        <w:r>
          <w:t xml:space="preserve"> </w:t>
        </w:r>
      </w:ins>
      <w:ins w:id="5242" w:author="PR Preview" w:date="2026-01-01T00:00:00Z">
        <w:r>
          <w:t xml:space="preserve">“puts a hat”</w:t>
        </w:r>
      </w:ins>
      <w:ins w:id="5243" w:author="PR Preview" w:date="2026-01-01T00:00:00Z">
        <w:r>
          <w:t xml:space="preserve"> </w:t>
        </w:r>
      </w:ins>
      <w:ins w:id="5244" w:author="PR Preview" w:date="2026-01-01T00:00:00Z">
        <w:r>
          <w:t xml:space="preserve">on</w:t>
        </w:r>
      </w:ins>
      <w:ins w:id="5245" w:author="PR Preview" w:date="2026-01-01T00:00:00Z">
        <w:r>
          <w:t xml:space="preserve"> </w:t>
        </w:r>
      </w:ins>
      <m:oMath>
        <m:acc>
          <m:accPr>
            <m:chr m:val="̃"/>
          </m:accPr>
          <m:e>
            <m:r>
              <m:t>y</m:t>
            </m:r>
          </m:e>
        </m:acc>
      </m:oMath>
      <w:ins w:id="5246" w:author="PR Preview" w:date="2026-01-01T00:00:00Z">
        <w:r>
          <w:t xml:space="preserve">,</w:t>
        </w:r>
      </w:ins>
      <w:ins w:id="5247" w:author="PR Preview" w:date="2026-01-01T00:00:00Z">
        <w:r>
          <w:t xml:space="preserve"> </w:t>
        </w:r>
      </w:ins>
      <w:ins w:id="5248" w:author="PR Preview" w:date="2026-01-01T00:00:00Z">
        <w:r>
          <w:t xml:space="preserve">which is where the name comes from.</w:t>
        </w:r>
      </w:ins>
      <w:ins w:id="5249" w:author="PR Preview" w:date="2026-01-01T00:00:00Z">
        <w:r>
          <w:t xml:space="preserve"> </w:t>
        </w:r>
      </w:ins>
      <w:ins w:id="5250" w:author="PR Preview" w:date="2026-01-01T00:00:00Z">
        <w:r>
          <w:t xml:space="preserve">In</w:t>
        </w:r>
      </w:ins>
      <w:ins w:id="5251" w:author="PR Preview" w:date="2026-01-01T00:00:00Z">
        <w:r>
          <w:t xml:space="preserve"> </w:t>
        </w:r>
      </w:ins>
      <w:hyperlink w:anchor="exm-hat-matrix">
        <w:ins w:id="5252" w:author="PR Preview" w:date="2026-01-01T00:00:00Z">
          <w:r>
            <w:rPr>
              <w:rStyle w:val="Hyperlink"/>
            </w:rPr>
            <w:t xml:space="preserve">Example 150</w:t>
          </w:r>
        </w:ins>
      </w:hyperlink>
      <w:ins w:id="5253" w:author="PR Preview" w:date="2026-01-01T00:00:00Z">
        <w:r>
          <w:t xml:space="preserve">,</w:t>
        </w:r>
      </w:ins>
      <w:ins w:id="5254" w:author="PR Preview" w:date="2026-01-01T00:00:00Z">
        <w:r>
          <w:t xml:space="preserve"> </w:t>
        </w:r>
      </w:ins>
      <m:oMath>
        <m:r>
          <m:rPr>
            <m:sty m:val="bi"/>
          </m:rPr>
          <m:t>H</m:t>
        </m:r>
      </m:oMath>
      <w:ins w:id="5255" w:author="PR Preview" w:date="2026-01-01T00:00:00Z">
        <w:r>
          <w:t xml:space="preserve"> </w:t>
        </w:r>
      </w:ins>
      <w:ins w:id="5256" w:author="PR Preview" w:date="2026-01-01T00:00:00Z">
        <w:r>
          <w:t xml:space="preserve">puts a hat on</w:t>
        </w:r>
      </w:ins>
      <w:ins w:id="5257" w:author="PR Preview" w:date="2026-01-01T00:00:00Z">
        <w:r>
          <w:t xml:space="preserve"> </w:t>
        </w:r>
      </w:ins>
      <m:oMath>
        <m:acc>
          <m:accPr>
            <m:chr m:val="̃"/>
          </m:accPr>
          <m:e>
            <m:r>
              <m:t>y</m:t>
            </m:r>
          </m:e>
        </m:acc>
      </m:oMath>
      <w:ins w:id="5258" w:author="PR Preview" w:date="2026-01-01T00:00:00Z">
        <w:r>
          <w:t xml:space="preserve"> </w:t>
        </w:r>
      </w:ins>
      <w:ins w:id="5259" w:author="PR Preview" w:date="2026-01-01T00:00:00Z">
        <w:r>
          <w:t xml:space="preserve">by replacing each</w:t>
        </w:r>
      </w:ins>
      <w:ins w:id="5260" w:author="PR Preview" w:date="2026-01-01T00:00:00Z">
        <w:r>
          <w:t xml:space="preserve"> </w:t>
        </w:r>
      </w:ins>
      <m:oMath>
        <m:sSub>
          <m:e>
            <m:r>
              <m:t>y</m:t>
            </m:r>
          </m:e>
          <m:sub>
            <m:r>
              <m:t>i</m:t>
            </m:r>
          </m:sub>
        </m:sSub>
      </m:oMath>
      <w:ins w:id="5261" w:author="PR Preview" w:date="2026-01-01T00:00:00Z">
        <w:r>
          <w:t xml:space="preserve"> </w:t>
        </w:r>
      </w:ins>
      <w:ins w:id="5262" w:author="PR Preview" w:date="2026-01-01T00:00:00Z">
        <w:r>
          <w:t xml:space="preserve">with the sample mean</w:t>
        </w:r>
      </w:ins>
      <w:ins w:id="5263" w:author="PR Preview" w:date="2026-01-01T00:00:00Z">
        <w:r>
          <w:t xml:space="preserve"> </w:t>
        </w:r>
      </w:ins>
      <m:oMath>
        <m:acc>
          <m:accPr>
            <m:chr m:val="‾"/>
          </m:accPr>
          <m:e>
            <m:r>
              <m:t>y</m:t>
            </m:r>
          </m:e>
        </m:acc>
      </m:oMath>
      <w:ins w:id="5264" w:author="PR Preview" w:date="2026-01-01T00:00:00Z">
        <w:r>
          <w:t xml:space="preserve">.</w:t>
        </w:r>
      </w:ins>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del w:id="5265" w:author="PR Preview" w:date="2026-01-01T00:00:00Z">
        <w:r>
          <w:rPr>
            <w:b/>
            <w:bCs/>
          </w:rPr>
          <w:delText xml:space="preserve">Example 154 (No point of the line is closer)</w:delText>
        </w:r>
      </w:del>
      <w:del w:id="5266" w:author="PR Preview" w:date="2026-01-01T00:00:00Z">
        <w:r>
          <w:delText xml:space="preserve"> </w:delText>
        </w:r>
      </w:del>
      <w:del w:id="5267" w:author="PR Preview" w:date="2026-01-01T00:00:00Z">
        <w:r>
          <w:delText xml:space="preserve">In</w:delText>
        </w:r>
      </w:del>
      <w:del w:id="5268" w:author="PR Preview" w:date="2026-01-01T00:00:00Z">
        <w:r>
          <w:delText xml:space="preserve"> </w:delText>
        </w:r>
      </w:del>
      <w:hyperlink w:anchor="exm-orthogonal-projection">
        <w:del w:id="5269" w:author="PR Preview" w:date="2026-01-01T00:00:00Z">
          <w:r>
            <w:rPr>
              <w:rStyle w:val="Hyperlink"/>
            </w:rPr>
            <w:delText xml:space="preserve">Example 152</w:delText>
          </w:r>
        </w:del>
      </w:hyperlink>
      <w:del w:id="5270" w:author="PR Preview" w:date="2026-01-01T00:00:00Z">
        <w:r>
          <w:delText xml:space="preserve">,</w:delText>
        </w:r>
      </w:del>
      <w:del w:id="5271"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5272" w:author="PR Preview" w:date="2026-01-01T00:00:00Z">
        <w:r>
          <w:delText xml:space="preserve"> </w:delText>
        </w:r>
      </w:del>
      <w:del w:id="5273" w:author="PR Preview" w:date="2026-01-01T00:00:00Z">
        <w:r>
          <w:delText xml:space="preserve">has projection</w:delText>
        </w:r>
      </w:del>
      <w:del w:id="5274" w:author="PR Preview" w:date="2026-01-01T00:00:00Z">
        <w:r>
          <w:delText xml:space="preserve"> </w:delText>
        </w:r>
      </w:del>
      <m:oMath>
        <m:acc>
          <m:accPr>
            <m:chr m:val="̃"/>
          </m:accPr>
          <m:e>
            <m:r>
              <m:t>u</m:t>
            </m:r>
          </m:e>
        </m:acc>
        <m:r>
          <m:rPr>
            <m:sty m:val="p"/>
          </m:rPr>
          <m:t>=</m:t>
        </m:r>
        <m:r>
          <m:rPr>
            <m:sty m:val="p"/>
          </m:rPr>
          <m:t>(</m:t>
        </m:r>
        <m:r>
          <m:t>2</m:t>
        </m:r>
        <m:r>
          <m:rPr>
            <m:sty m:val="p"/>
          </m:rPr>
          <m:t>,</m:t>
        </m:r>
        <m:r>
          <m:t>2</m:t>
        </m:r>
        <m:r>
          <m:rPr>
            <m:sty m:val="p"/>
          </m:rPr>
          <m:t>,</m:t>
        </m:r>
        <m:r>
          <m:t>0</m:t>
        </m:r>
        <m:r>
          <m:rPr>
            <m:sty m:val="p"/>
          </m:rPr>
          <m:t>)</m:t>
        </m:r>
      </m:oMath>
      <w:del w:id="5275" w:author="PR Preview" w:date="2026-01-01T00:00:00Z">
        <w:r>
          <w:delText xml:space="preserve"> </w:delText>
        </w:r>
      </w:del>
      <w:del w:id="5276" w:author="PR Preview" w:date="2026-01-01T00:00:00Z">
        <w:r>
          <w:delText xml:space="preserve">onto</w:delText>
        </w:r>
      </w:del>
      <w:del w:id="527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5278" w:author="PR Preview" w:date="2026-01-01T00:00:00Z">
        <w:r>
          <w:delText xml:space="preserve">,</w:delText>
        </w:r>
      </w:del>
      <w:del w:id="5279" w:author="PR Preview" w:date="2026-01-01T00:00:00Z">
        <w:r>
          <w:delText xml:space="preserve"> </w:delText>
        </w:r>
      </w:del>
      <w:del w:id="5280" w:author="PR Preview" w:date="2026-01-01T00:00:00Z">
        <w:r>
          <w:delText xml:space="preserve">at distance</w:delText>
        </w:r>
      </w:del>
      <w:del w:id="5281"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5282" w:author="PR Preview" w:date="2026-01-01T00:00:00Z">
        <w:r>
          <w:delText xml:space="preserve">.</w:delText>
        </w:r>
      </w:del>
      <w:del w:id="5283" w:author="PR Preview" w:date="2026-01-01T00:00:00Z">
        <w:r>
          <w:delText xml:space="preserve"> </w:delText>
        </w:r>
      </w:del>
      <w:del w:id="5284" w:author="PR Preview" w:date="2026-01-01T00:00:00Z">
        <w:r>
          <w:delText xml:space="preserve">Another point of</w:delText>
        </w:r>
      </w:del>
      <w:del w:id="5285" w:author="PR Preview" w:date="2026-01-01T00:00:00Z">
        <w:r>
          <w:delText xml:space="preserve"> </w:delText>
        </w:r>
      </w:del>
      <m:oMath>
        <m:r>
          <m:rPr>
            <m:scr m:val="script"/>
            <m:sty m:val="p"/>
          </m:rPr>
          <m:t>S</m:t>
        </m:r>
      </m:oMath>
      <w:del w:id="5286" w:author="PR Preview" w:date="2026-01-01T00:00:00Z">
        <w:r>
          <w:delText xml:space="preserve">, such as</w:delText>
        </w:r>
      </w:del>
      <w:del w:id="5287" w:author="PR Preview" w:date="2026-01-01T00:00:00Z">
        <w:r>
          <w:delText xml:space="preserve"> </w:delText>
        </w:r>
      </w:del>
      <m:oMath>
        <m:acc>
          <m:accPr>
            <m:chr m:val="̃"/>
          </m:accPr>
          <m:e>
            <m:r>
              <m:t>w</m:t>
            </m:r>
          </m:e>
        </m:acc>
        <m:r>
          <m:rPr>
            <m:sty m:val="p"/>
          </m:rPr>
          <m:t>=</m:t>
        </m:r>
        <m:r>
          <m:rPr>
            <m:sty m:val="p"/>
          </m:rPr>
          <m:t>(</m:t>
        </m:r>
        <m:r>
          <m:t>3</m:t>
        </m:r>
        <m:r>
          <m:rPr>
            <m:sty m:val="p"/>
          </m:rPr>
          <m:t>,</m:t>
        </m:r>
        <m:r>
          <m:t>3</m:t>
        </m:r>
        <m:r>
          <m:rPr>
            <m:sty m:val="p"/>
          </m:rPr>
          <m:t>,</m:t>
        </m:r>
        <m:r>
          <m:t>0</m:t>
        </m:r>
        <m:r>
          <m:rPr>
            <m:sty m:val="p"/>
          </m:rPr>
          <m:t>)</m:t>
        </m:r>
      </m:oMath>
      <w:del w:id="5288" w:author="PR Preview" w:date="2026-01-01T00:00:00Z">
        <w:r>
          <w:delText xml:space="preserve">,</w:delText>
        </w:r>
      </w:del>
      <w:del w:id="5289" w:author="PR Preview" w:date="2026-01-01T00:00:00Z">
        <w:r>
          <w:delText xml:space="preserve"> </w:delText>
        </w:r>
      </w:del>
      <w:del w:id="5290" w:author="PR Preview" w:date="2026-01-01T00:00:00Z">
        <w:r>
          <w:delText xml:space="preserve">is farther:</w:delText>
        </w:r>
      </w:del>
      <w:del w:id="5291" w:author="PR Preview" w:date="2026-01-01T00:00:00Z">
        <w:r>
          <w:delText xml:space="preserve"> </w:delText>
        </w:r>
      </w:del>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del w:id="5292" w:author="PR Preview" w:date="2026-01-01T00:00:00Z">
        <w:r>
          <w:delText xml:space="preserve">,</w:delText>
        </w:r>
      </w:del>
      <w:del w:id="5293" w:author="PR Preview" w:date="2026-01-01T00:00:00Z">
        <w:r>
          <w:delText xml:space="preserve"> </w:delText>
        </w:r>
      </w:del>
      <w:del w:id="5294" w:author="PR Preview" w:date="2026-01-01T00:00:00Z">
        <w:r>
          <w:delText xml:space="preserve">and the difference of squares is</w:delText>
        </w:r>
      </w:del>
      <w:del w:id="5295" w:author="PR Preview" w:date="2026-01-01T00:00:00Z">
        <w:r>
          <w:delText xml:space="preserve"> </w:delText>
        </w:r>
      </w:del>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del w:id="5296" w:author="PR Preview" w:date="2026-01-01T00:00:00Z">
        <w:r>
          <w:delText xml:space="preserve">,</w:delText>
        </w:r>
      </w:del>
      <w:del w:id="5297" w:author="PR Preview" w:date="2026-01-01T00:00:00Z">
        <w:r>
          <w:delText xml:space="preserve"> </w:delText>
        </w:r>
      </w:del>
      <w:del w:id="5298" w:author="PR Preview" w:date="2026-01-01T00:00:00Z">
        <w:r>
          <w:delText xml:space="preserve">by the Pythagorean theorem (</w:delText>
        </w:r>
      </w:del>
      <w:hyperlink w:anchor="thm-norm-sum-square">
        <w:del w:id="5299" w:author="PR Preview" w:date="2026-01-01T00:00:00Z">
          <w:r>
            <w:rPr>
              <w:rStyle w:val="Hyperlink"/>
            </w:rPr>
            <w:delText xml:space="preserve">Theorem 53</w:delText>
          </w:r>
        </w:del>
      </w:hyperlink>
      <w:del w:id="5300" w:author="PR Preview" w:date="2026-01-01T00:00:00Z">
        <w:r>
          <w:delText xml:space="preserve">),</w:delText>
        </w:r>
      </w:del>
      <w:del w:id="5301" w:author="PR Preview" w:date="2026-01-01T00:00:00Z">
        <w:r>
          <w:delText xml:space="preserve"> </w:delText>
        </w:r>
      </w:del>
      <w:del w:id="5302" w:author="PR Preview" w:date="2026-01-01T00:00:00Z">
        <w:r>
          <w:delText xml:space="preserve">since</w:delText>
        </w:r>
      </w:del>
      <w:del w:id="5303" w:author="PR Preview" w:date="2026-01-01T00:00:00Z">
        <w:r>
          <w:delText xml:space="preserve"> </w:delText>
        </w:r>
      </w:del>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del w:id="5304" w:author="PR Preview" w:date="2026-01-01T00:00:00Z">
        <w:r>
          <w:delText xml:space="preserve"> </w:delText>
        </w:r>
      </w:del>
      <w:del w:id="5305" w:author="PR Preview" w:date="2026-01-01T00:00:00Z">
        <w:r>
          <w:delText xml:space="preserve">and</w:delText>
        </w:r>
      </w:del>
      <w:del w:id="5306" w:author="PR Preview" w:date="2026-01-01T00:00:00Z">
        <w:r>
          <w:delText xml:space="preserve"> </w:delText>
        </w:r>
      </w:del>
      <m:oMath>
        <m:acc>
          <m:accPr>
            <m:chr m:val="̃"/>
          </m:accPr>
          <m:e>
            <m:r>
              <m:t>u</m:t>
            </m:r>
          </m:e>
        </m:acc>
        <m:r>
          <m:rPr>
            <m:sty m:val="p"/>
          </m:rPr>
          <m:t>−</m:t>
        </m:r>
        <m:acc>
          <m:accPr>
            <m:chr m:val="̃"/>
          </m:accPr>
          <m:e>
            <m:r>
              <m:t>w</m:t>
            </m:r>
          </m:e>
        </m:acc>
        <m:r>
          <m:rPr>
            <m:sty m:val="p"/>
          </m:rPr>
          <m:t>∈</m:t>
        </m:r>
        <m:r>
          <m:rPr>
            <m:scr m:val="script"/>
            <m:sty m:val="p"/>
          </m:rPr>
          <m:t>S</m:t>
        </m:r>
      </m:oMath>
      <w:del w:id="5307" w:author="PR Preview" w:date="2026-01-01T00:00:00Z">
        <w:r>
          <w:delText xml:space="preserve">.</w:delText>
        </w:r>
      </w:del>
    </w:p>
    <w:p>
      <w:pPr>
        <w:pStyle w:val="BodyText"/>
      </w:pPr>
      <w:ins w:id="5308" w:author="PR Preview" w:date="2026-01-01T00:00:00Z">
        <w:r>
          <w:rPr>
            <w:b/>
            <w:bCs/>
          </w:rPr>
          <w:t xml:space="preserve">Example 154 (No point of the line is closer)</w:t>
        </w:r>
      </w:ins>
      <w:ins w:id="5309" w:author="PR Preview" w:date="2026-01-01T00:00:00Z">
        <w:r>
          <w:t xml:space="preserve"> </w:t>
        </w:r>
      </w:ins>
      <w:ins w:id="5310" w:author="PR Preview" w:date="2026-01-01T00:00:00Z">
        <w:r>
          <w:t xml:space="preserve">In</w:t>
        </w:r>
      </w:ins>
      <w:ins w:id="5311" w:author="PR Preview" w:date="2026-01-01T00:00:00Z">
        <w:r>
          <w:t xml:space="preserve"> </w:t>
        </w:r>
      </w:ins>
      <w:hyperlink w:anchor="exm-orthogonal-projection">
        <w:ins w:id="5312" w:author="PR Preview" w:date="2026-01-01T00:00:00Z">
          <w:r>
            <w:rPr>
              <w:rStyle w:val="Hyperlink"/>
            </w:rPr>
            <w:t xml:space="preserve">Example 152</w:t>
          </w:r>
        </w:ins>
      </w:hyperlink>
      <w:ins w:id="5313" w:author="PR Preview" w:date="2026-01-01T00:00:00Z">
        <w:r>
          <w:t xml:space="preserve">,</w:t>
        </w:r>
      </w:ins>
      <w:ins w:id="5314"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5315" w:author="PR Preview" w:date="2026-01-01T00:00:00Z">
        <w:r>
          <w:t xml:space="preserve"> </w:t>
        </w:r>
      </w:ins>
      <w:ins w:id="5316" w:author="PR Preview" w:date="2026-01-01T00:00:00Z">
        <w:r>
          <w:t xml:space="preserve">has projection</w:t>
        </w:r>
      </w:ins>
      <w:ins w:id="5317" w:author="PR Preview" w:date="2026-01-01T00:00:00Z">
        <w:r>
          <w:t xml:space="preserve"> </w:t>
        </w:r>
      </w:ins>
      <m:oMath>
        <m:acc>
          <m:accPr>
            <m:chr m:val="̃"/>
          </m:accPr>
          <m:e>
            <m:r>
              <m:t>u</m:t>
            </m:r>
          </m:e>
        </m:acc>
        <m:r>
          <m:rPr>
            <m:sty m:val="p"/>
          </m:rPr>
          <m:t>=</m:t>
        </m:r>
        <m:r>
          <m:rPr>
            <m:sty m:val="p"/>
          </m:rPr>
          <m:t>(</m:t>
        </m:r>
        <m:r>
          <m:t>2</m:t>
        </m:r>
        <m:r>
          <m:rPr>
            <m:sty m:val="p"/>
          </m:rPr>
          <m:t>,</m:t>
        </m:r>
        <m:r>
          <m:t>2</m:t>
        </m:r>
        <m:r>
          <m:rPr>
            <m:sty m:val="p"/>
          </m:rPr>
          <m:t>,</m:t>
        </m:r>
        <m:r>
          <m:t>0</m:t>
        </m:r>
        <m:r>
          <m:rPr>
            <m:sty m:val="p"/>
          </m:rPr>
          <m:t>)</m:t>
        </m:r>
      </m:oMath>
      <w:ins w:id="5318" w:author="PR Preview" w:date="2026-01-01T00:00:00Z">
        <w:r>
          <w:t xml:space="preserve"> </w:t>
        </w:r>
      </w:ins>
      <w:ins w:id="5319" w:author="PR Preview" w:date="2026-01-01T00:00:00Z">
        <w:r>
          <w:t xml:space="preserve">onto</w:t>
        </w:r>
      </w:ins>
      <w:ins w:id="5320"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5321" w:author="PR Preview" w:date="2026-01-01T00:00:00Z">
        <w:r>
          <w:t xml:space="preserve">,</w:t>
        </w:r>
      </w:ins>
      <w:ins w:id="5322" w:author="PR Preview" w:date="2026-01-01T00:00:00Z">
        <w:r>
          <w:t xml:space="preserve"> </w:t>
        </w:r>
      </w:ins>
      <w:ins w:id="5323" w:author="PR Preview" w:date="2026-01-01T00:00:00Z">
        <w:r>
          <w:t xml:space="preserve">at distance</w:t>
        </w:r>
      </w:ins>
      <w:ins w:id="5324"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5325" w:author="PR Preview" w:date="2026-01-01T00:00:00Z">
        <w:r>
          <w:t xml:space="preserve">.</w:t>
        </w:r>
      </w:ins>
      <w:ins w:id="5326" w:author="PR Preview" w:date="2026-01-01T00:00:00Z">
        <w:r>
          <w:t xml:space="preserve"> </w:t>
        </w:r>
      </w:ins>
      <w:ins w:id="5327" w:author="PR Preview" w:date="2026-01-01T00:00:00Z">
        <w:r>
          <w:t xml:space="preserve">Another point of</w:t>
        </w:r>
      </w:ins>
      <w:ins w:id="5328" w:author="PR Preview" w:date="2026-01-01T00:00:00Z">
        <w:r>
          <w:t xml:space="preserve"> </w:t>
        </w:r>
      </w:ins>
      <m:oMath>
        <m:r>
          <m:rPr>
            <m:scr m:val="script"/>
            <m:sty m:val="p"/>
          </m:rPr>
          <m:t>S</m:t>
        </m:r>
      </m:oMath>
      <w:ins w:id="5329" w:author="PR Preview" w:date="2026-01-01T00:00:00Z">
        <w:r>
          <w:t xml:space="preserve">, such as</w:t>
        </w:r>
      </w:ins>
      <w:ins w:id="5330" w:author="PR Preview" w:date="2026-01-01T00:00:00Z">
        <w:r>
          <w:t xml:space="preserve"> </w:t>
        </w:r>
      </w:ins>
      <m:oMath>
        <m:acc>
          <m:accPr>
            <m:chr m:val="̃"/>
          </m:accPr>
          <m:e>
            <m:r>
              <m:t>w</m:t>
            </m:r>
          </m:e>
        </m:acc>
        <m:r>
          <m:rPr>
            <m:sty m:val="p"/>
          </m:rPr>
          <m:t>=</m:t>
        </m:r>
        <m:r>
          <m:rPr>
            <m:sty m:val="p"/>
          </m:rPr>
          <m:t>(</m:t>
        </m:r>
        <m:r>
          <m:t>3</m:t>
        </m:r>
        <m:r>
          <m:rPr>
            <m:sty m:val="p"/>
          </m:rPr>
          <m:t>,</m:t>
        </m:r>
        <m:r>
          <m:t>3</m:t>
        </m:r>
        <m:r>
          <m:rPr>
            <m:sty m:val="p"/>
          </m:rPr>
          <m:t>,</m:t>
        </m:r>
        <m:r>
          <m:t>0</m:t>
        </m:r>
        <m:r>
          <m:rPr>
            <m:sty m:val="p"/>
          </m:rPr>
          <m:t>)</m:t>
        </m:r>
      </m:oMath>
      <w:ins w:id="5331" w:author="PR Preview" w:date="2026-01-01T00:00:00Z">
        <w:r>
          <w:t xml:space="preserve">,</w:t>
        </w:r>
      </w:ins>
      <w:ins w:id="5332" w:author="PR Preview" w:date="2026-01-01T00:00:00Z">
        <w:r>
          <w:t xml:space="preserve"> </w:t>
        </w:r>
      </w:ins>
      <w:ins w:id="5333" w:author="PR Preview" w:date="2026-01-01T00:00:00Z">
        <w:r>
          <w:t xml:space="preserve">is farther:</w:t>
        </w:r>
      </w:ins>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ins w:id="5334" w:author="PR Preview" w:date="2026-01-01T00:00:00Z">
        <w:r>
          <w:t xml:space="preserve">and the difference of squares is</w:t>
        </w:r>
      </w:ins>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ins w:id="5335" w:author="PR Preview" w:date="2026-01-01T00:00:00Z">
        <w:r>
          <w:t xml:space="preserve">by the Pythagorean theorem (</w:t>
        </w:r>
      </w:ins>
      <w:hyperlink w:anchor="thm-norm-sum-square">
        <w:ins w:id="5336" w:author="PR Preview" w:date="2026-01-01T00:00:00Z">
          <w:r>
            <w:rPr>
              <w:rStyle w:val="Hyperlink"/>
            </w:rPr>
            <w:t xml:space="preserve">Theorem 53</w:t>
          </w:r>
        </w:ins>
      </w:hyperlink>
      <w:ins w:id="5337" w:author="PR Preview" w:date="2026-01-01T00:00:00Z">
        <w:r>
          <w:t xml:space="preserve">),</w:t>
        </w:r>
      </w:ins>
      <w:ins w:id="5338" w:author="PR Preview" w:date="2026-01-01T00:00:00Z">
        <w:r>
          <w:t xml:space="preserve"> </w:t>
        </w:r>
      </w:ins>
      <w:ins w:id="5339" w:author="PR Preview" w:date="2026-01-01T00:00:00Z">
        <w:r>
          <w:t xml:space="preserve">since</w:t>
        </w:r>
      </w:ins>
      <w:ins w:id="5340" w:author="PR Preview" w:date="2026-01-01T00:00:00Z">
        <w:r>
          <w:t xml:space="preserve"> </w:t>
        </w:r>
      </w:ins>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ins w:id="5341" w:author="PR Preview" w:date="2026-01-01T00:00:00Z">
        <w:r>
          <w:t xml:space="preserve"> </w:t>
        </w:r>
      </w:ins>
      <w:ins w:id="5342" w:author="PR Preview" w:date="2026-01-01T00:00:00Z">
        <w:r>
          <w:t xml:space="preserve">and</w:t>
        </w:r>
      </w:ins>
      <w:ins w:id="5343" w:author="PR Preview" w:date="2026-01-01T00:00:00Z">
        <w:r>
          <w:t xml:space="preserve"> </w:t>
        </w:r>
      </w:ins>
      <m:oMath>
        <m:acc>
          <m:accPr>
            <m:chr m:val="̃"/>
          </m:accPr>
          <m:e>
            <m:r>
              <m:t>u</m:t>
            </m:r>
          </m:e>
        </m:acc>
        <m:r>
          <m:rPr>
            <m:sty m:val="p"/>
          </m:rPr>
          <m:t>−</m:t>
        </m:r>
        <m:acc>
          <m:accPr>
            <m:chr m:val="̃"/>
          </m:accPr>
          <m:e>
            <m:r>
              <m:t>w</m:t>
            </m:r>
          </m:e>
        </m:acc>
        <m:r>
          <m:rPr>
            <m:sty m:val="p"/>
          </m:rPr>
          <m:t>∈</m:t>
        </m:r>
        <m:r>
          <m:rPr>
            <m:scr m:val="script"/>
            <m:sty m:val="p"/>
          </m:rPr>
          <m:t>S</m:t>
        </m:r>
      </m:oMath>
      <w:ins w:id="5344" w:author="PR Preview" w:date="2026-01-01T00:00:00Z">
        <w:r>
          <w:t xml:space="preserve">.</w:t>
        </w:r>
      </w:ins>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del w:id="5345" w:author="PR Preview" w:date="2026-01-01T00:00:00Z">
        <w:r>
          <w:delText xml:space="preserve">so</w:delText>
        </w:r>
      </w:del>
      <w:del w:id="5346" w:author="PR Preview" w:date="2026-01-01T00:00:00Z">
        <w:r>
          <w:delText xml:space="preserve"> </w:delText>
        </w:r>
      </w:del>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del w:id="5347" w:author="PR Preview" w:date="2026-01-01T00:00:00Z">
        <w:r>
          <w:delText xml:space="preserve"> </w:delText>
        </w:r>
      </w:del>
      <w:del w:id="5348" w:author="PR Preview" w:date="2026-01-01T00:00:00Z">
        <w:r>
          <w:delText xml:space="preserve">(</w:delText>
        </w:r>
      </w:del>
      <w:hyperlink w:anchor="thm-complement-null-space">
        <w:del w:id="5349" w:author="PR Preview" w:date="2026-01-01T00:00:00Z">
          <w:r>
            <w:rPr>
              <w:rStyle w:val="Hyperlink"/>
            </w:rPr>
            <w:delText xml:space="preserve">Theorem 48</w:delText>
          </w:r>
        </w:del>
      </w:hyperlink>
      <w:del w:id="5350" w:author="PR Preview" w:date="2026-01-01T00:00:00Z">
        <w:r>
          <w:delText xml:space="preserve">).</w:delText>
        </w:r>
      </w:del>
      <w:del w:id="5351" w:author="PR Preview" w:date="2026-01-01T00:00:00Z">
        <w:r>
          <w:delText xml:space="preserve"> </w:delText>
        </w:r>
      </w:del>
      <w:del w:id="5352" w:author="PR Preview" w:date="2026-01-01T00:00:00Z">
        <w:r>
          <w:delText xml:space="preserve">By the uniqueness in</w:delText>
        </w:r>
      </w:del>
      <w:del w:id="5353" w:author="PR Preview" w:date="2026-01-01T00:00:00Z">
        <w:r>
          <w:delText xml:space="preserve"> </w:delText>
        </w:r>
      </w:del>
      <w:hyperlink w:anchor="thm-orthogonal-direct-sum">
        <w:del w:id="5354" w:author="PR Preview" w:date="2026-01-01T00:00:00Z">
          <w:r>
            <w:rPr>
              <w:rStyle w:val="Hyperlink"/>
            </w:rPr>
            <w:delText xml:space="preserve">Theorem 49</w:delText>
          </w:r>
        </w:del>
      </w:hyperlink>
      <w:del w:id="5355" w:author="PR Preview" w:date="2026-01-01T00:00:00Z">
        <w:r>
          <w:delText xml:space="preserve">,</w:delText>
        </w:r>
      </w:del>
      <w:del w:id="5356" w:author="PR Preview" w:date="2026-01-01T00:00:00Z">
        <w:r>
          <w:delText xml:space="preserve"> </w:delText>
        </w:r>
      </w:del>
      <m:oMath>
        <m:acc>
          <m:accPr>
            <m:chr m:val="̃"/>
          </m:accPr>
          <m:e>
            <m:r>
              <m:t>u</m:t>
            </m:r>
          </m:e>
        </m:acc>
      </m:oMath>
      <w:del w:id="5357" w:author="PR Preview" w:date="2026-01-01T00:00:00Z">
        <w:r>
          <w:delText xml:space="preserve"> </w:delText>
        </w:r>
      </w:del>
      <w:del w:id="5358" w:author="PR Preview" w:date="2026-01-01T00:00:00Z">
        <w:r>
          <w:delText xml:space="preserve">is the orthogonal projection of</w:delText>
        </w:r>
      </w:del>
      <w:del w:id="5359" w:author="PR Preview" w:date="2026-01-01T00:00:00Z">
        <w:r>
          <w:delText xml:space="preserve"> </w:delText>
        </w:r>
      </w:del>
      <m:oMath>
        <m:acc>
          <m:accPr>
            <m:chr m:val="̃"/>
          </m:accPr>
          <m:e>
            <m:r>
              <m:t>y</m:t>
            </m:r>
          </m:e>
        </m:acc>
      </m:oMath>
      <w:del w:id="5360" w:author="PR Preview" w:date="2026-01-01T00:00:00Z">
        <w:r>
          <w:delText xml:space="preserve"> </w:delText>
        </w:r>
      </w:del>
      <w:del w:id="5361" w:author="PR Preview" w:date="2026-01-01T00:00:00Z">
        <w:r>
          <w:delText xml:space="preserve">onto</w:delText>
        </w:r>
      </w:del>
      <w:del w:id="5362" w:author="PR Preview" w:date="2026-01-01T00:00:00Z">
        <w:r>
          <w:delText xml:space="preserve"> </w:delText>
        </w:r>
      </w:del>
      <m:oMath>
        <m:r>
          <m:rPr>
            <m:scr m:val="script"/>
            <m:sty m:val="p"/>
          </m:rPr>
          <m:t>S</m:t>
        </m:r>
      </m:oMath>
      <w:del w:id="5363" w:author="PR Preview" w:date="2026-01-01T00:00:00Z">
        <w:r>
          <w:delText xml:space="preserve">.</w:delText>
        </w:r>
      </w:del>
    </w:p>
    <w:p>
      <w:pPr>
        <w:pStyle w:val="FirstParagraph"/>
      </w:pPr>
      <w:ins w:id="5364" w:author="PR Preview" w:date="2026-01-01T00:00:00Z">
        <w:r>
          <w:t xml:space="preserve">so</w:t>
        </w:r>
      </w:ins>
      <w:ins w:id="5365" w:author="PR Preview" w:date="2026-01-01T00:00:00Z">
        <w:r>
          <w:t xml:space="preserve"> </w:t>
        </w:r>
      </w:ins>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ins w:id="5366" w:author="PR Preview" w:date="2026-01-01T00:00:00Z">
        <w:r>
          <w:t xml:space="preserve">, and</w:t>
        </w:r>
      </w:ins>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ins w:id="5367" w:author="PR Preview" w:date="2026-01-01T00:00:00Z">
        <w:r>
          <w:t xml:space="preserve">(</w:t>
        </w:r>
      </w:ins>
      <w:hyperlink w:anchor="thm-complement-null-space">
        <w:ins w:id="5368" w:author="PR Preview" w:date="2026-01-01T00:00:00Z">
          <w:r>
            <w:rPr>
              <w:rStyle w:val="Hyperlink"/>
            </w:rPr>
            <w:t xml:space="preserve">Theorem 48</w:t>
          </w:r>
        </w:ins>
      </w:hyperlink>
      <w:ins w:id="5369" w:author="PR Preview" w:date="2026-01-01T00:00:00Z">
        <w:r>
          <w:t xml:space="preserve">).</w:t>
        </w:r>
      </w:ins>
      <w:ins w:id="5370" w:author="PR Preview" w:date="2026-01-01T00:00:00Z">
        <w:r>
          <w:t xml:space="preserve"> </w:t>
        </w:r>
      </w:ins>
      <w:ins w:id="5371" w:author="PR Preview" w:date="2026-01-01T00:00:00Z">
        <w:r>
          <w:t xml:space="preserve">By the uniqueness in</w:t>
        </w:r>
      </w:ins>
      <w:ins w:id="5372" w:author="PR Preview" w:date="2026-01-01T00:00:00Z">
        <w:r>
          <w:t xml:space="preserve"> </w:t>
        </w:r>
      </w:ins>
      <w:hyperlink w:anchor="thm-orthogonal-direct-sum">
        <w:ins w:id="5373" w:author="PR Preview" w:date="2026-01-01T00:00:00Z">
          <w:r>
            <w:rPr>
              <w:rStyle w:val="Hyperlink"/>
            </w:rPr>
            <w:t xml:space="preserve">Theorem 49</w:t>
          </w:r>
        </w:ins>
      </w:hyperlink>
      <w:ins w:id="5374" w:author="PR Preview" w:date="2026-01-01T00:00:00Z">
        <w:r>
          <w:t xml:space="preserve">,</w:t>
        </w:r>
      </w:ins>
      <w:ins w:id="5375" w:author="PR Preview" w:date="2026-01-01T00:00:00Z">
        <w:r>
          <w:t xml:space="preserve"> </w:t>
        </w:r>
      </w:ins>
      <m:oMath>
        <m:acc>
          <m:accPr>
            <m:chr m:val="̃"/>
          </m:accPr>
          <m:e>
            <m:r>
              <m:t>u</m:t>
            </m:r>
          </m:e>
        </m:acc>
      </m:oMath>
      <w:ins w:id="5376" w:author="PR Preview" w:date="2026-01-01T00:00:00Z">
        <w:r>
          <w:t xml:space="preserve"> </w:t>
        </w:r>
      </w:ins>
      <w:ins w:id="5377" w:author="PR Preview" w:date="2026-01-01T00:00:00Z">
        <w:r>
          <w:t xml:space="preserve">is the orthogonal projection of</w:t>
        </w:r>
      </w:ins>
      <w:ins w:id="5378" w:author="PR Preview" w:date="2026-01-01T00:00:00Z">
        <w:r>
          <w:t xml:space="preserve"> </w:t>
        </w:r>
      </w:ins>
      <m:oMath>
        <m:acc>
          <m:accPr>
            <m:chr m:val="̃"/>
          </m:accPr>
          <m:e>
            <m:r>
              <m:t>y</m:t>
            </m:r>
          </m:e>
        </m:acc>
      </m:oMath>
      <w:ins w:id="5379" w:author="PR Preview" w:date="2026-01-01T00:00:00Z">
        <w:r>
          <w:t xml:space="preserve"> </w:t>
        </w:r>
      </w:ins>
      <w:ins w:id="5380" w:author="PR Preview" w:date="2026-01-01T00:00:00Z">
        <w:r>
          <w:t xml:space="preserve">onto</w:t>
        </w:r>
      </w:ins>
      <w:ins w:id="5381" w:author="PR Preview" w:date="2026-01-01T00:00:00Z">
        <w:r>
          <w:t xml:space="preserve"> </w:t>
        </w:r>
      </w:ins>
      <m:oMath>
        <m:r>
          <m:rPr>
            <m:scr m:val="script"/>
            <m:sty m:val="p"/>
          </m:rPr>
          <m:t>S</m:t>
        </m:r>
      </m:oMath>
      <w:ins w:id="5382"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del w:id="5383" w:author="PR Preview" w:date="2026-01-01T00:00:00Z">
        <w:r>
          <w:rPr>
            <w:b/>
            <w:bCs/>
          </w:rPr>
          <w:delText xml:space="preserve">Example 155 (The projection matrix onto a line)</w:delText>
        </w:r>
      </w:del>
      <w:del w:id="5384" w:author="PR Preview" w:date="2026-01-01T00:00:00Z">
        <w:r>
          <w:delText xml:space="preserve"> </w:delText>
        </w:r>
      </w:del>
      <w:del w:id="5385" w:author="PR Preview" w:date="2026-01-01T00:00:00Z">
        <w:r>
          <w:delText xml:space="preserve">For</w:delText>
        </w:r>
      </w:del>
      <w:del w:id="5386"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5387" w:author="PR Preview" w:date="2026-01-01T00:00:00Z">
        <w:r>
          <w:delText xml:space="preserve">,</w:delText>
        </w:r>
      </w:del>
      <w:del w:id="5388" w:author="PR Preview" w:date="2026-01-01T00:00:00Z">
        <w:r>
          <w:delText xml:space="preserve"> </w:delText>
        </w:r>
      </w:del>
      <w:del w:id="5389" w:author="PR Preview" w:date="2026-01-01T00:00:00Z">
        <w:r>
          <w:delText xml:space="preserve">the single vector</w:delText>
        </w:r>
      </w:del>
      <w:del w:id="539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5391" w:author="PR Preview" w:date="2026-01-01T00:00:00Z">
        <w:r>
          <w:delText xml:space="preserve"> </w:delText>
        </w:r>
      </w:del>
      <w:del w:id="5392" w:author="PR Preview" w:date="2026-01-01T00:00:00Z">
        <w:r>
          <w:delText xml:space="preserve">is an orthonormal basis:</w:delText>
        </w:r>
      </w:del>
      <w:del w:id="5393" w:author="PR Preview" w:date="2026-01-01T00:00:00Z">
        <w:r>
          <w:delText xml:space="preserve"> </w:delText>
        </w:r>
      </w:del>
      <w:del w:id="5394" w:author="PR Preview" w:date="2026-01-01T00:00:00Z">
        <w:r>
          <w:delText xml:space="preserve">it spans</w:delText>
        </w:r>
      </w:del>
      <w:del w:id="5395" w:author="PR Preview" w:date="2026-01-01T00:00:00Z">
        <w:r>
          <w:delText xml:space="preserve"> </w:delText>
        </w:r>
      </w:del>
      <m:oMath>
        <m:r>
          <m:rPr>
            <m:scr m:val="script"/>
            <m:sty m:val="p"/>
          </m:rPr>
          <m:t>S</m:t>
        </m:r>
      </m:oMath>
      <w:del w:id="5396" w:author="PR Preview" w:date="2026-01-01T00:00:00Z">
        <w:r>
          <w:delText xml:space="preserve">, it is nonzero and so linearly independent,</w:delText>
        </w:r>
      </w:del>
      <w:del w:id="5397" w:author="PR Preview" w:date="2026-01-01T00:00:00Z">
        <w:r>
          <w:delText xml:space="preserve"> </w:delText>
        </w:r>
      </w:del>
      <w:del w:id="5398" w:author="PR Preview" w:date="2026-01-01T00:00:00Z">
        <w:r>
          <w:delText xml:space="preserve">and</w:delText>
        </w:r>
      </w:del>
      <w:del w:id="5399" w:author="PR Preview" w:date="2026-01-01T00:00:00Z">
        <w:r>
          <w:delText xml:space="preserve"> </w:delText>
        </w:r>
      </w:del>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del w:id="5400" w:author="PR Preview" w:date="2026-01-01T00:00:00Z">
        <w:r>
          <w:delText xml:space="preserve">.</w:delText>
        </w:r>
      </w:del>
      <w:del w:id="5401" w:author="PR Preview" w:date="2026-01-01T00:00:00Z">
        <w:r>
          <w:delText xml:space="preserve"> </w:delText>
        </w:r>
      </w:del>
      <w:del w:id="5402" w:author="PR Preview" w:date="2026-01-01T00:00:00Z">
        <w:r>
          <w:delText xml:space="preserve">With</w:delText>
        </w:r>
      </w:del>
      <w:del w:id="5403" w:author="PR Preview" w:date="2026-01-01T00:00:00Z">
        <w:r>
          <w:delText xml:space="preserve"> </w:delText>
        </w:r>
      </w:del>
      <m:oMath>
        <m:r>
          <m:rPr>
            <m:sty m:val="bi"/>
          </m:rPr>
          <m:t>Q</m:t>
        </m:r>
        <m:r>
          <m:rPr>
            <m:sty m:val="p"/>
          </m:rPr>
          <m:t>=</m:t>
        </m:r>
        <m:r>
          <m:rPr>
            <m:sty m:val="p"/>
          </m:rPr>
          <m:t>[</m:t>
        </m:r>
        <m:sSub>
          <m:e>
            <m:acc>
              <m:accPr>
                <m:chr m:val="̃"/>
              </m:accPr>
              <m:e>
                <m:r>
                  <m:t>q</m:t>
                </m:r>
              </m:e>
            </m:acc>
          </m:e>
          <m:sub>
            <m:r>
              <m:t>1</m:t>
            </m:r>
          </m:sub>
        </m:sSub>
        <m:r>
          <m:rPr>
            <m:sty m:val="p"/>
          </m:rPr>
          <m:t>]</m:t>
        </m:r>
      </m:oMath>
      <w:del w:id="5404" w:author="PR Preview" w:date="2026-01-01T00:00:00Z">
        <w:r>
          <w:delText xml:space="preserve">,</w:delText>
        </w:r>
      </w:del>
    </w:p>
    <w:p>
      <w:pPr>
        <w:pStyle w:val="FirstParagraph"/>
      </w:pPr>
      <w:ins w:id="5405" w:author="PR Preview" w:date="2026-01-01T00:00:00Z">
        <w:r>
          <w:rPr>
            <w:b/>
            <w:bCs/>
          </w:rPr>
          <w:t xml:space="preserve">Example 155 (The projection matrix onto a line)</w:t>
        </w:r>
      </w:ins>
      <w:ins w:id="5406" w:author="PR Preview" w:date="2026-01-01T00:00:00Z">
        <w:r>
          <w:t xml:space="preserve"> </w:t>
        </w:r>
      </w:ins>
      <w:ins w:id="5407" w:author="PR Preview" w:date="2026-01-01T00:00:00Z">
        <w:r>
          <w:t xml:space="preserve">For</w:t>
        </w:r>
      </w:ins>
      <w:ins w:id="540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5409" w:author="PR Preview" w:date="2026-01-01T00:00:00Z">
        <w:r>
          <w:t xml:space="preserve">,</w:t>
        </w:r>
      </w:ins>
      <w:ins w:id="5410" w:author="PR Preview" w:date="2026-01-01T00:00:00Z">
        <w:r>
          <w:t xml:space="preserve"> </w:t>
        </w:r>
      </w:ins>
      <w:ins w:id="5411" w:author="PR Preview" w:date="2026-01-01T00:00:00Z">
        <w:r>
          <w:t xml:space="preserve">the single vector</w:t>
        </w:r>
      </w:ins>
      <w:ins w:id="5412"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5413" w:author="PR Preview" w:date="2026-01-01T00:00:00Z">
        <w:r>
          <w:t xml:space="preserve"> </w:t>
        </w:r>
      </w:ins>
      <w:ins w:id="5414" w:author="PR Preview" w:date="2026-01-01T00:00:00Z">
        <w:r>
          <w:t xml:space="preserve">is an orthonormal basis:</w:t>
        </w:r>
      </w:ins>
      <w:ins w:id="5415" w:author="PR Preview" w:date="2026-01-01T00:00:00Z">
        <w:r>
          <w:t xml:space="preserve"> </w:t>
        </w:r>
      </w:ins>
      <w:ins w:id="5416" w:author="PR Preview" w:date="2026-01-01T00:00:00Z">
        <w:r>
          <w:t xml:space="preserve">it spans</w:t>
        </w:r>
      </w:ins>
      <w:ins w:id="5417" w:author="PR Preview" w:date="2026-01-01T00:00:00Z">
        <w:r>
          <w:t xml:space="preserve"> </w:t>
        </w:r>
      </w:ins>
      <m:oMath>
        <m:r>
          <m:rPr>
            <m:scr m:val="script"/>
            <m:sty m:val="p"/>
          </m:rPr>
          <m:t>S</m:t>
        </m:r>
      </m:oMath>
      <w:ins w:id="5418" w:author="PR Preview" w:date="2026-01-01T00:00:00Z">
        <w:r>
          <w:t xml:space="preserve">, it is nonzero and so linearly independent,</w:t>
        </w:r>
      </w:ins>
      <w:ins w:id="5419" w:author="PR Preview" w:date="2026-01-01T00:00:00Z">
        <w:r>
          <w:t xml:space="preserve"> </w:t>
        </w:r>
      </w:ins>
      <w:ins w:id="5420" w:author="PR Preview" w:date="2026-01-01T00:00:00Z">
        <w:r>
          <w:t xml:space="preserve">and</w:t>
        </w:r>
      </w:ins>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ins w:id="5421" w:author="PR Preview" w:date="2026-01-01T00:00:00Z">
        <w:r>
          <w:t xml:space="preserve">With</w:t>
        </w:r>
      </w:ins>
      <w:ins w:id="5422" w:author="PR Preview" w:date="2026-01-01T00:00:00Z">
        <w:r>
          <w:t xml:space="preserve"> </w:t>
        </w:r>
      </w:ins>
      <m:oMath>
        <m:r>
          <m:rPr>
            <m:sty m:val="bi"/>
          </m:rPr>
          <m:t>Q</m:t>
        </m:r>
        <m:r>
          <m:rPr>
            <m:sty m:val="p"/>
          </m:rPr>
          <m:t>=</m:t>
        </m:r>
        <m:r>
          <m:rPr>
            <m:sty m:val="p"/>
          </m:rPr>
          <m:t>[</m:t>
        </m:r>
        <m:sSub>
          <m:e>
            <m:acc>
              <m:accPr>
                <m:chr m:val="̃"/>
              </m:accPr>
              <m:e>
                <m:r>
                  <m:t>q</m:t>
                </m:r>
              </m:e>
            </m:acc>
          </m:e>
          <m:sub>
            <m:r>
              <m:t>1</m:t>
            </m:r>
          </m:sub>
        </m:sSub>
        <m:r>
          <m:rPr>
            <m:sty m:val="p"/>
          </m:rPr>
          <m:t>]</m:t>
        </m:r>
      </m:oMath>
      <w:ins w:id="5423"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del w:id="5424" w:author="PR Preview" w:date="2026-01-01T00:00:00Z">
        <w:r>
          <w:delText xml:space="preserve">so</w:delText>
        </w:r>
      </w:del>
      <w:del w:id="5425" w:author="PR Preview" w:date="2026-01-01T00:00:00Z">
        <w:r>
          <w:delText xml:space="preserve"> </w:delText>
        </w:r>
      </w:del>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del w:id="5426" w:author="PR Preview" w:date="2026-01-01T00:00:00Z">
        <w:r>
          <w:delText xml:space="preserve">.</w:delText>
        </w:r>
      </w:del>
      <w:del w:id="5427" w:author="PR Preview" w:date="2026-01-01T00:00:00Z">
        <w:r>
          <w:delText xml:space="preserve"> </w:delText>
        </w:r>
      </w:del>
      <w:del w:id="5428" w:author="PR Preview" w:date="2026-01-01T00:00:00Z">
        <w:r>
          <w:delText xml:space="preserve">Since</w:delText>
        </w:r>
      </w:del>
      <w:del w:id="5429" w:author="PR Preview" w:date="2026-01-01T00:00:00Z">
        <w:r>
          <w:delText xml:space="preserve"> </w:delText>
        </w:r>
      </w:del>
      <m:oMath>
        <m:r>
          <m:rPr>
            <m:sty m:val="bi"/>
          </m:rPr>
          <m:t>P</m:t>
        </m:r>
        <m:r>
          <m:rPr>
            <m:sty m:val="p"/>
          </m:rPr>
          <m:t>=</m:t>
        </m:r>
        <m:sSup>
          <m:e>
            <m:r>
              <m:rPr>
                <m:sty m:val="bi"/>
              </m:rPr>
              <m:t>P</m:t>
            </m:r>
          </m:e>
          <m:sup>
            <m:r>
              <m:rPr>
                <m:sty m:val="p"/>
              </m:rPr>
              <m:t>⊤</m:t>
            </m:r>
          </m:sup>
        </m:sSup>
      </m:oMath>
      <w:del w:id="5430" w:author="PR Preview" w:date="2026-01-01T00:00:00Z">
        <w:r>
          <w:delText xml:space="preserve">,</w:delText>
        </w:r>
      </w:del>
      <w:del w:id="5431" w:author="PR Preview" w:date="2026-01-01T00:00:00Z">
        <w:r>
          <w:delText xml:space="preserve"> </w:delText>
        </w:r>
      </w:del>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del w:id="5432" w:author="PR Preview" w:date="2026-01-01T00:00:00Z">
        <w:r>
          <w:delText xml:space="preserve"> </w:delText>
        </w:r>
      </w:del>
      <w:del w:id="5433" w:author="PR Preview" w:date="2026-01-01T00:00:00Z">
        <w:r>
          <w:delText xml:space="preserve">(</w:delText>
        </w:r>
      </w:del>
      <w:hyperlink w:anchor="thm-complement-null-space">
        <w:del w:id="5434" w:author="PR Preview" w:date="2026-01-01T00:00:00Z">
          <w:r>
            <w:rPr>
              <w:rStyle w:val="Hyperlink"/>
            </w:rPr>
            <w:delText xml:space="preserve">Theorem 48</w:delText>
          </w:r>
        </w:del>
      </w:hyperlink>
      <w:del w:id="5435" w:author="PR Preview" w:date="2026-01-01T00:00:00Z">
        <w:r>
          <w:delText xml:space="preserve">).</w:delText>
        </w:r>
      </w:del>
      <w:del w:id="5436" w:author="PR Preview" w:date="2026-01-01T00:00:00Z">
        <w:r>
          <w:delText xml:space="preserve"> </w:delText>
        </w:r>
      </w:del>
      <w:del w:id="5437" w:author="PR Preview" w:date="2026-01-01T00:00:00Z">
        <w:r>
          <w:delText xml:space="preserve">By the uniqueness in</w:delText>
        </w:r>
      </w:del>
      <w:del w:id="5438" w:author="PR Preview" w:date="2026-01-01T00:00:00Z">
        <w:r>
          <w:delText xml:space="preserve"> </w:delText>
        </w:r>
      </w:del>
      <w:hyperlink w:anchor="thm-orthogonal-direct-sum">
        <w:del w:id="5439" w:author="PR Preview" w:date="2026-01-01T00:00:00Z">
          <w:r>
            <w:rPr>
              <w:rStyle w:val="Hyperlink"/>
            </w:rPr>
            <w:delText xml:space="preserve">Theorem 49</w:delText>
          </w:r>
        </w:del>
      </w:hyperlink>
      <w:del w:id="5440" w:author="PR Preview" w:date="2026-01-01T00:00:00Z">
        <w:r>
          <w:delText xml:space="preserve">,</w:delText>
        </w:r>
      </w:del>
      <w:del w:id="5441" w:author="PR Preview" w:date="2026-01-01T00:00:00Z">
        <w:r>
          <w:delText xml:space="preserve"> </w:delText>
        </w:r>
      </w:del>
      <m:oMath>
        <m:r>
          <m:rPr>
            <m:sty m:val="bi"/>
          </m:rPr>
          <m:t>P</m:t>
        </m:r>
        <m:acc>
          <m:accPr>
            <m:chr m:val="̃"/>
          </m:accPr>
          <m:e>
            <m:r>
              <m:t>y</m:t>
            </m:r>
          </m:e>
        </m:acc>
      </m:oMath>
      <w:del w:id="5442" w:author="PR Preview" w:date="2026-01-01T00:00:00Z">
        <w:r>
          <w:delText xml:space="preserve"> </w:delText>
        </w:r>
      </w:del>
      <w:del w:id="5443" w:author="PR Preview" w:date="2026-01-01T00:00:00Z">
        <w:r>
          <w:delText xml:space="preserve">is the orthogonal projection of</w:delText>
        </w:r>
      </w:del>
      <w:del w:id="5444" w:author="PR Preview" w:date="2026-01-01T00:00:00Z">
        <w:r>
          <w:delText xml:space="preserve"> </w:delText>
        </w:r>
      </w:del>
      <m:oMath>
        <m:acc>
          <m:accPr>
            <m:chr m:val="̃"/>
          </m:accPr>
          <m:e>
            <m:r>
              <m:t>y</m:t>
            </m:r>
          </m:e>
        </m:acc>
      </m:oMath>
      <w:del w:id="5445" w:author="PR Preview" w:date="2026-01-01T00:00:00Z">
        <w:r>
          <w:delText xml:space="preserve"> </w:delText>
        </w:r>
      </w:del>
      <w:del w:id="5446" w:author="PR Preview" w:date="2026-01-01T00:00:00Z">
        <w:r>
          <w:delText xml:space="preserve">onto</w:delText>
        </w:r>
      </w:del>
      <w:del w:id="5447" w:author="PR Preview" w:date="2026-01-01T00:00:00Z">
        <w:r>
          <w:delText xml:space="preserve"> </w:delText>
        </w:r>
      </w:del>
      <m:oMath>
        <m:r>
          <m:rPr>
            <m:scr m:val="script"/>
            <m:sty m:val="p"/>
          </m:rPr>
          <m:t>C</m:t>
        </m:r>
        <m:r>
          <m:rPr>
            <m:sty m:val="p"/>
          </m:rPr>
          <m:t>(</m:t>
        </m:r>
        <m:r>
          <m:rPr>
            <m:sty m:val="bi"/>
          </m:rPr>
          <m:t>P</m:t>
        </m:r>
        <m:r>
          <m:rPr>
            <m:sty m:val="p"/>
          </m:rPr>
          <m:t>)</m:t>
        </m:r>
      </m:oMath>
      <w:del w:id="5448" w:author="PR Preview" w:date="2026-01-01T00:00:00Z">
        <w:r>
          <w:delText xml:space="preserve">.</w:delText>
        </w:r>
      </w:del>
    </w:p>
    <w:p>
      <w:pPr>
        <w:pStyle w:val="FirstParagraph"/>
      </w:pPr>
      <w:ins w:id="5449" w:author="PR Preview" w:date="2026-01-01T00:00:00Z">
        <w:r>
          <w:t xml:space="preserve">so</w:t>
        </w:r>
      </w:ins>
      <w:ins w:id="5450" w:author="PR Preview" w:date="2026-01-01T00:00:00Z">
        <w:r>
          <w:t xml:space="preserve"> </w:t>
        </w:r>
      </w:ins>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ins w:id="5451" w:author="PR Preview" w:date="2026-01-01T00:00:00Z">
        <w:r>
          <w:t xml:space="preserve">.</w:t>
        </w:r>
      </w:ins>
      <w:ins w:id="5452" w:author="PR Preview" w:date="2026-01-01T00:00:00Z">
        <w:r>
          <w:t xml:space="preserve"> </w:t>
        </w:r>
      </w:ins>
      <w:ins w:id="5453" w:author="PR Preview" w:date="2026-01-01T00:00:00Z">
        <w:r>
          <w:t xml:space="preserve">Since</w:t>
        </w:r>
      </w:ins>
      <w:ins w:id="5454" w:author="PR Preview" w:date="2026-01-01T00:00:00Z">
        <w:r>
          <w:t xml:space="preserve"> </w:t>
        </w:r>
      </w:ins>
      <m:oMath>
        <m:r>
          <m:rPr>
            <m:sty m:val="bi"/>
          </m:rPr>
          <m:t>P</m:t>
        </m:r>
        <m:r>
          <m:rPr>
            <m:sty m:val="p"/>
          </m:rPr>
          <m:t>=</m:t>
        </m:r>
        <m:sSup>
          <m:e>
            <m:r>
              <m:rPr>
                <m:sty m:val="bi"/>
              </m:rPr>
              <m:t>P</m:t>
            </m:r>
          </m:e>
          <m:sup>
            <m:r>
              <m:rPr>
                <m:sty m:val="p"/>
              </m:rPr>
              <m:t>⊤</m:t>
            </m:r>
          </m:sup>
        </m:sSup>
      </m:oMath>
      <w:ins w:id="5455" w:author="PR Preview" w:date="2026-01-01T00:00:00Z">
        <w:r>
          <w:t xml:space="preserve">,</w:t>
        </w:r>
      </w:ins>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ins w:id="5456" w:author="PR Preview" w:date="2026-01-01T00:00:00Z">
        <w:r>
          <w:t xml:space="preserve">(</w:t>
        </w:r>
      </w:ins>
      <w:hyperlink w:anchor="thm-complement-null-space">
        <w:ins w:id="5457" w:author="PR Preview" w:date="2026-01-01T00:00:00Z">
          <w:r>
            <w:rPr>
              <w:rStyle w:val="Hyperlink"/>
            </w:rPr>
            <w:t xml:space="preserve">Theorem 48</w:t>
          </w:r>
        </w:ins>
      </w:hyperlink>
      <w:ins w:id="5458" w:author="PR Preview" w:date="2026-01-01T00:00:00Z">
        <w:r>
          <w:t xml:space="preserve">).</w:t>
        </w:r>
      </w:ins>
      <w:ins w:id="5459" w:author="PR Preview" w:date="2026-01-01T00:00:00Z">
        <w:r>
          <w:t xml:space="preserve"> </w:t>
        </w:r>
      </w:ins>
      <w:ins w:id="5460" w:author="PR Preview" w:date="2026-01-01T00:00:00Z">
        <w:r>
          <w:t xml:space="preserve">By the uniqueness in</w:t>
        </w:r>
      </w:ins>
      <w:ins w:id="5461" w:author="PR Preview" w:date="2026-01-01T00:00:00Z">
        <w:r>
          <w:t xml:space="preserve"> </w:t>
        </w:r>
      </w:ins>
      <w:hyperlink w:anchor="thm-orthogonal-direct-sum">
        <w:ins w:id="5462" w:author="PR Preview" w:date="2026-01-01T00:00:00Z">
          <w:r>
            <w:rPr>
              <w:rStyle w:val="Hyperlink"/>
            </w:rPr>
            <w:t xml:space="preserve">Theorem 49</w:t>
          </w:r>
        </w:ins>
      </w:hyperlink>
      <w:ins w:id="5463" w:author="PR Preview" w:date="2026-01-01T00:00:00Z">
        <w:r>
          <w:t xml:space="preserve">,</w:t>
        </w:r>
      </w:ins>
      <w:ins w:id="5464" w:author="PR Preview" w:date="2026-01-01T00:00:00Z">
        <w:r>
          <w:t xml:space="preserve"> </w:t>
        </w:r>
      </w:ins>
      <m:oMath>
        <m:r>
          <m:rPr>
            <m:sty m:val="bi"/>
          </m:rPr>
          <m:t>P</m:t>
        </m:r>
        <m:acc>
          <m:accPr>
            <m:chr m:val="̃"/>
          </m:accPr>
          <m:e>
            <m:r>
              <m:t>y</m:t>
            </m:r>
          </m:e>
        </m:acc>
      </m:oMath>
      <w:ins w:id="5465" w:author="PR Preview" w:date="2026-01-01T00:00:00Z">
        <w:r>
          <w:t xml:space="preserve"> </w:t>
        </w:r>
      </w:ins>
      <w:ins w:id="5466" w:author="PR Preview" w:date="2026-01-01T00:00:00Z">
        <w:r>
          <w:t xml:space="preserve">is the orthogonal projection of</w:t>
        </w:r>
      </w:ins>
      <w:ins w:id="5467" w:author="PR Preview" w:date="2026-01-01T00:00:00Z">
        <w:r>
          <w:t xml:space="preserve"> </w:t>
        </w:r>
      </w:ins>
      <m:oMath>
        <m:acc>
          <m:accPr>
            <m:chr m:val="̃"/>
          </m:accPr>
          <m:e>
            <m:r>
              <m:t>y</m:t>
            </m:r>
          </m:e>
        </m:acc>
      </m:oMath>
      <w:ins w:id="5468" w:author="PR Preview" w:date="2026-01-01T00:00:00Z">
        <w:r>
          <w:t xml:space="preserve"> </w:t>
        </w:r>
      </w:ins>
      <w:ins w:id="5469" w:author="PR Preview" w:date="2026-01-01T00:00:00Z">
        <w:r>
          <w:t xml:space="preserve">onto</w:t>
        </w:r>
      </w:ins>
      <w:ins w:id="5470" w:author="PR Preview" w:date="2026-01-01T00:00:00Z">
        <w:r>
          <w:t xml:space="preserve"> </w:t>
        </w:r>
      </w:ins>
      <m:oMath>
        <m:r>
          <m:rPr>
            <m:scr m:val="script"/>
            <m:sty m:val="p"/>
          </m:rPr>
          <m:t>C</m:t>
        </m:r>
        <m:r>
          <m:rPr>
            <m:sty m:val="p"/>
          </m:rPr>
          <m:t>(</m:t>
        </m:r>
        <m:r>
          <m:rPr>
            <m:sty m:val="bi"/>
          </m:rPr>
          <m:t>P</m:t>
        </m:r>
        <m:r>
          <m:rPr>
            <m:sty m:val="p"/>
          </m:rPr>
          <m:t>)</m:t>
        </m:r>
      </m:oMath>
      <w:ins w:id="5471" w:author="PR Preview" w:date="2026-01-01T00:00:00Z">
        <w:r>
          <w:t xml:space="preserve">.</w:t>
        </w:r>
      </w:ins>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del w:id="5472" w:author="PR Preview" w:date="2026-01-01T00:00:00Z">
        <w:r>
          <w:rPr>
            <w:b/>
            <w:bCs/>
          </w:rPr>
          <w:delText xml:space="preserve">Example 156 (Two routes to the same projection matrix)</w:delText>
        </w:r>
      </w:del>
      <w:del w:id="5473" w:author="PR Preview" w:date="2026-01-01T00:00:00Z">
        <w:r>
          <w:delText xml:space="preserve"> </w:delText>
        </w:r>
      </w:del>
      <w:del w:id="5474" w:author="PR Preview" w:date="2026-01-01T00:00:00Z">
        <w:r>
          <w:delText xml:space="preserve">The matrix</w:delText>
        </w:r>
      </w:del>
      <w:del w:id="5475"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476" w:author="PR Preview" w:date="2026-01-01T00:00:00Z">
        <w:r>
          <w:delText xml:space="preserve"> </w:delText>
        </w:r>
      </w:del>
      <w:del w:id="5477" w:author="PR Preview" w:date="2026-01-01T00:00:00Z">
        <w:r>
          <w:delText xml:space="preserve">of</w:delText>
        </w:r>
      </w:del>
      <w:del w:id="5478" w:author="PR Preview" w:date="2026-01-01T00:00:00Z">
        <w:r>
          <w:delText xml:space="preserve"> </w:delText>
        </w:r>
      </w:del>
      <w:hyperlink w:anchor="exm-projection-matrix">
        <w:del w:id="5479" w:author="PR Preview" w:date="2026-01-01T00:00:00Z">
          <w:r>
            <w:rPr>
              <w:rStyle w:val="Hyperlink"/>
            </w:rPr>
            <w:delText xml:space="preserve">Example 124</w:delText>
          </w:r>
        </w:del>
      </w:hyperlink>
      <w:del w:id="5480" w:author="PR Preview" w:date="2026-01-01T00:00:00Z">
        <w:r>
          <w:delText xml:space="preserve"> </w:delText>
        </w:r>
      </w:del>
      <w:del w:id="5481" w:author="PR Preview" w:date="2026-01-01T00:00:00Z">
        <w:r>
          <w:delText xml:space="preserve">is an orthogonal projection matrix,</w:delText>
        </w:r>
      </w:del>
      <w:del w:id="5482" w:author="PR Preview" w:date="2026-01-01T00:00:00Z">
        <w:r>
          <w:delText xml:space="preserve"> </w:delText>
        </w:r>
      </w:del>
      <w:del w:id="5483" w:author="PR Preview" w:date="2026-01-01T00:00:00Z">
        <w:r>
          <w:delText xml:space="preserve">and its column space is</w:delText>
        </w:r>
      </w:del>
      <w:del w:id="5484"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5485" w:author="PR Preview" w:date="2026-01-01T00:00:00Z">
        <w:r>
          <w:delText xml:space="preserve">, the horizontal axis.</w:delText>
        </w:r>
      </w:del>
      <w:del w:id="5486" w:author="PR Preview" w:date="2026-01-01T00:00:00Z">
        <w:r>
          <w:delText xml:space="preserve"> </w:delText>
        </w:r>
      </w:del>
      <w:del w:id="5487" w:author="PR Preview" w:date="2026-01-01T00:00:00Z">
        <w:r>
          <w:delText xml:space="preserve">By part 1,</w:delText>
        </w:r>
      </w:del>
      <w:del w:id="5488"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5489" w:author="PR Preview" w:date="2026-01-01T00:00:00Z">
        <w:r>
          <w:delText xml:space="preserve"> </w:delText>
        </w:r>
      </w:del>
      <w:del w:id="5490" w:author="PR Preview" w:date="2026-01-01T00:00:00Z">
        <w:r>
          <w:delText xml:space="preserve">is the orthogonal projection onto that axis:</w:delText>
        </w:r>
      </w:del>
      <w:del w:id="5491" w:author="PR Preview" w:date="2026-01-01T00:00:00Z">
        <w:r>
          <w:delText xml:space="preserve"> </w:delText>
        </w:r>
      </w:del>
      <w:del w:id="5492" w:author="PR Preview" w:date="2026-01-01T00:00:00Z">
        <w:r>
          <w:delText xml:space="preserve">the remainder</w:delText>
        </w:r>
      </w:del>
      <w:del w:id="5493" w:author="PR Preview" w:date="2026-01-01T00:00:00Z">
        <w:r>
          <w:delText xml:space="preserve"> </w:delText>
        </w:r>
      </w:del>
      <m:oMath>
        <m:r>
          <m:rPr>
            <m:sty m:val="p"/>
          </m:rPr>
          <m:t>(</m:t>
        </m:r>
        <m:r>
          <m:t>0</m:t>
        </m:r>
        <m:r>
          <m:rPr>
            <m:sty m:val="p"/>
          </m:rPr>
          <m:t>,</m:t>
        </m:r>
        <m:sSub>
          <m:e>
            <m:r>
              <m:t>v</m:t>
            </m:r>
          </m:e>
          <m:sub>
            <m:r>
              <m:t>2</m:t>
            </m:r>
          </m:sub>
        </m:sSub>
        <m:r>
          <m:rPr>
            <m:sty m:val="p"/>
          </m:rPr>
          <m:t>)</m:t>
        </m:r>
      </m:oMath>
      <w:del w:id="5494" w:author="PR Preview" w:date="2026-01-01T00:00:00Z">
        <w:r>
          <w:delText xml:space="preserve"> </w:delText>
        </w:r>
      </w:del>
      <w:del w:id="5495" w:author="PR Preview" w:date="2026-01-01T00:00:00Z">
        <w:r>
          <w:delText xml:space="preserve">is orthogonal to</w:delText>
        </w:r>
      </w:del>
      <w:del w:id="5496" w:author="PR Preview" w:date="2026-01-01T00:00:00Z">
        <w:r>
          <w:delText xml:space="preserve"> </w:delText>
        </w:r>
      </w:del>
      <m:oMath>
        <m:r>
          <m:rPr>
            <m:sty m:val="p"/>
          </m:rPr>
          <m:t>(</m:t>
        </m:r>
        <m:r>
          <m:t>1</m:t>
        </m:r>
        <m:r>
          <m:rPr>
            <m:sty m:val="p"/>
          </m:rPr>
          <m:t>,</m:t>
        </m:r>
        <m:r>
          <m:t>0</m:t>
        </m:r>
        <m:r>
          <m:rPr>
            <m:sty m:val="p"/>
          </m:rPr>
          <m:t>)</m:t>
        </m:r>
      </m:oMath>
      <w:del w:id="5497" w:author="PR Preview" w:date="2026-01-01T00:00:00Z">
        <w:r>
          <w:delText xml:space="preserve">.</w:delText>
        </w:r>
      </w:del>
      <w:del w:id="5498" w:author="PR Preview" w:date="2026-01-01T00:00:00Z">
        <w:r>
          <w:delText xml:space="preserve"> </w:delText>
        </w:r>
      </w:del>
      <w:del w:id="5499" w:author="PR Preview" w:date="2026-01-01T00:00:00Z">
        <w:r>
          <w:delText xml:space="preserve">The vector</w:delText>
        </w:r>
      </w:del>
      <w:del w:id="5500"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0</m:t>
        </m:r>
        <m:r>
          <m:rPr>
            <m:sty m:val="p"/>
          </m:rPr>
          <m:t>)</m:t>
        </m:r>
      </m:oMath>
      <w:del w:id="5501" w:author="PR Preview" w:date="2026-01-01T00:00:00Z">
        <w:r>
          <w:delText xml:space="preserve"> </w:delText>
        </w:r>
      </w:del>
      <w:del w:id="5502" w:author="PR Preview" w:date="2026-01-01T00:00:00Z">
        <w:r>
          <w:delText xml:space="preserve">has length</w:delText>
        </w:r>
      </w:del>
      <w:del w:id="5503" w:author="PR Preview" w:date="2026-01-01T00:00:00Z">
        <w:r>
          <w:delText xml:space="preserve"> </w:delText>
        </w:r>
      </w:del>
      <m:oMath>
        <m:r>
          <m:t>1</m:t>
        </m:r>
      </m:oMath>
      <w:del w:id="5504" w:author="PR Preview" w:date="2026-01-01T00:00:00Z">
        <w:r>
          <w:delText xml:space="preserve"> </w:delText>
        </w:r>
      </w:del>
      <w:del w:id="5505" w:author="PR Preview" w:date="2026-01-01T00:00:00Z">
        <w:r>
          <w:delText xml:space="preserve">and spans the axis,</w:delText>
        </w:r>
      </w:del>
      <w:del w:id="5506" w:author="PR Preview" w:date="2026-01-01T00:00:00Z">
        <w:r>
          <w:delText xml:space="preserve"> </w:delText>
        </w:r>
      </w:del>
      <w:del w:id="5507" w:author="PR Preview" w:date="2026-01-01T00:00:00Z">
        <w:r>
          <w:delText xml:space="preserve">so it is an orthonormal basis of it, and with</w:delText>
        </w:r>
      </w:del>
      <w:del w:id="5508" w:author="PR Preview" w:date="2026-01-01T00:00:00Z">
        <w:r>
          <w:delText xml:space="preserve"> </w:delText>
        </w:r>
      </w:del>
      <m:oMath>
        <m:r>
          <m:rPr>
            <m:sty m:val="bi"/>
          </m:rPr>
          <m:t>B</m:t>
        </m:r>
        <m:r>
          <m:rPr>
            <m:sty m:val="p"/>
          </m:rPr>
          <m:t>=</m:t>
        </m:r>
        <m:r>
          <m:rPr>
            <m:sty m:val="p"/>
          </m:rPr>
          <m:t>[</m:t>
        </m:r>
        <m:sSub>
          <m:e>
            <m:acc>
              <m:accPr>
                <m:chr m:val="̃"/>
              </m:accPr>
              <m:e>
                <m:r>
                  <m:t>q</m:t>
                </m:r>
              </m:e>
            </m:acc>
          </m:e>
          <m:sub>
            <m:r>
              <m:t>1</m:t>
            </m:r>
          </m:sub>
        </m:sSub>
        <m:r>
          <m:rPr>
            <m:sty m:val="p"/>
          </m:rPr>
          <m:t>]</m:t>
        </m:r>
      </m:oMath>
      <w:del w:id="5509" w:author="PR Preview" w:date="2026-01-01T00:00:00Z">
        <w:r>
          <w:delText xml:space="preserve">,</w:delText>
        </w:r>
      </w:del>
      <w:del w:id="5510" w:author="PR Preview" w:date="2026-01-01T00:00:00Z">
        <w:r>
          <w:delText xml:space="preserve"> </w:delText>
        </w:r>
      </w:del>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del w:id="5511" w:author="PR Preview" w:date="2026-01-01T00:00:00Z">
        <w:r>
          <w:delText xml:space="preserve">,</w:delText>
        </w:r>
      </w:del>
      <w:del w:id="5512" w:author="PR Preview" w:date="2026-01-01T00:00:00Z">
        <w:r>
          <w:delText xml:space="preserve"> </w:delText>
        </w:r>
      </w:del>
      <w:del w:id="5513" w:author="PR Preview" w:date="2026-01-01T00:00:00Z">
        <w:r>
          <w:delText xml:space="preserve">as part 2 and</w:delText>
        </w:r>
      </w:del>
      <w:del w:id="5514" w:author="PR Preview" w:date="2026-01-01T00:00:00Z">
        <w:r>
          <w:delText xml:space="preserve"> </w:delText>
        </w:r>
      </w:del>
      <w:hyperlink w:anchor="thm-projector-onb">
        <w:del w:id="5515" w:author="PR Preview" w:date="2026-01-01T00:00:00Z">
          <w:r>
            <w:rPr>
              <w:rStyle w:val="Hyperlink"/>
            </w:rPr>
            <w:delText xml:space="preserve">Theorem 82</w:delText>
          </w:r>
        </w:del>
      </w:hyperlink>
      <w:del w:id="5516" w:author="PR Preview" w:date="2026-01-01T00:00:00Z">
        <w:r>
          <w:delText xml:space="preserve"> </w:delText>
        </w:r>
      </w:del>
      <w:del w:id="5517" w:author="PR Preview" w:date="2026-01-01T00:00:00Z">
        <w:r>
          <w:delText xml:space="preserve">require.</w:delText>
        </w:r>
      </w:del>
    </w:p>
    <w:p>
      <w:pPr>
        <w:pStyle w:val="BodyText"/>
      </w:pPr>
      <w:ins w:id="5518" w:author="PR Preview" w:date="2026-01-01T00:00:00Z">
        <w:r>
          <w:rPr>
            <w:b/>
            <w:bCs/>
          </w:rPr>
          <w:t xml:space="preserve">Example 156 (Two routes to the same projection matrix)</w:t>
        </w:r>
      </w:ins>
      <w:ins w:id="5519" w:author="PR Preview" w:date="2026-01-01T00:00:00Z">
        <w:r>
          <w:t xml:space="preserve"> </w:t>
        </w:r>
      </w:ins>
      <w:ins w:id="5520" w:author="PR Preview" w:date="2026-01-01T00:00:00Z">
        <w:r>
          <w:t xml:space="preserve">The matrix</w:t>
        </w:r>
      </w:ins>
      <w:ins w:id="552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522" w:author="PR Preview" w:date="2026-01-01T00:00:00Z">
        <w:r>
          <w:t xml:space="preserve"> </w:t>
        </w:r>
      </w:ins>
      <w:ins w:id="5523" w:author="PR Preview" w:date="2026-01-01T00:00:00Z">
        <w:r>
          <w:t xml:space="preserve">of</w:t>
        </w:r>
      </w:ins>
      <w:ins w:id="5524" w:author="PR Preview" w:date="2026-01-01T00:00:00Z">
        <w:r>
          <w:t xml:space="preserve"> </w:t>
        </w:r>
      </w:ins>
      <w:hyperlink w:anchor="exm-projection-matrix">
        <w:ins w:id="5525" w:author="PR Preview" w:date="2026-01-01T00:00:00Z">
          <w:r>
            <w:rPr>
              <w:rStyle w:val="Hyperlink"/>
            </w:rPr>
            <w:t xml:space="preserve">Example 124</w:t>
          </w:r>
        </w:ins>
      </w:hyperlink>
      <w:ins w:id="5526" w:author="PR Preview" w:date="2026-01-01T00:00:00Z">
        <w:r>
          <w:t xml:space="preserve"> </w:t>
        </w:r>
      </w:ins>
      <w:ins w:id="5527" w:author="PR Preview" w:date="2026-01-01T00:00:00Z">
        <w:r>
          <w:t xml:space="preserve">is an orthogonal projection matrix,</w:t>
        </w:r>
      </w:ins>
      <w:ins w:id="5528" w:author="PR Preview" w:date="2026-01-01T00:00:00Z">
        <w:r>
          <w:t xml:space="preserve"> </w:t>
        </w:r>
      </w:ins>
      <w:ins w:id="5529" w:author="PR Preview" w:date="2026-01-01T00:00:00Z">
        <w:r>
          <w:t xml:space="preserve">and its column space is</w:t>
        </w:r>
      </w:ins>
      <w:ins w:id="5530"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5531" w:author="PR Preview" w:date="2026-01-01T00:00:00Z">
        <w:r>
          <w:t xml:space="preserve">, the horizontal axis.</w:t>
        </w:r>
      </w:ins>
      <w:ins w:id="5532" w:author="PR Preview" w:date="2026-01-01T00:00:00Z">
        <w:r>
          <w:t xml:space="preserve"> </w:t>
        </w:r>
      </w:ins>
      <w:ins w:id="5533" w:author="PR Preview" w:date="2026-01-01T00:00:00Z">
        <w:r>
          <w:t xml:space="preserve">By part 1,</w:t>
        </w:r>
      </w:ins>
      <w:ins w:id="5534"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5535" w:author="PR Preview" w:date="2026-01-01T00:00:00Z">
        <w:r>
          <w:t xml:space="preserve"> </w:t>
        </w:r>
      </w:ins>
      <w:ins w:id="5536" w:author="PR Preview" w:date="2026-01-01T00:00:00Z">
        <w:r>
          <w:t xml:space="preserve">is the orthogonal projection onto that axis:</w:t>
        </w:r>
      </w:ins>
      <w:ins w:id="5537" w:author="PR Preview" w:date="2026-01-01T00:00:00Z">
        <w:r>
          <w:t xml:space="preserve"> </w:t>
        </w:r>
      </w:ins>
      <w:ins w:id="5538" w:author="PR Preview" w:date="2026-01-01T00:00:00Z">
        <w:r>
          <w:t xml:space="preserve">the remainder</w:t>
        </w:r>
      </w:ins>
      <w:ins w:id="5539" w:author="PR Preview" w:date="2026-01-01T00:00:00Z">
        <w:r>
          <w:t xml:space="preserve"> </w:t>
        </w:r>
      </w:ins>
      <m:oMath>
        <m:r>
          <m:rPr>
            <m:sty m:val="p"/>
          </m:rPr>
          <m:t>(</m:t>
        </m:r>
        <m:r>
          <m:t>0</m:t>
        </m:r>
        <m:r>
          <m:rPr>
            <m:sty m:val="p"/>
          </m:rPr>
          <m:t>,</m:t>
        </m:r>
        <m:sSub>
          <m:e>
            <m:r>
              <m:t>v</m:t>
            </m:r>
          </m:e>
          <m:sub>
            <m:r>
              <m:t>2</m:t>
            </m:r>
          </m:sub>
        </m:sSub>
        <m:r>
          <m:rPr>
            <m:sty m:val="p"/>
          </m:rPr>
          <m:t>)</m:t>
        </m:r>
      </m:oMath>
      <w:ins w:id="5540" w:author="PR Preview" w:date="2026-01-01T00:00:00Z">
        <w:r>
          <w:t xml:space="preserve"> </w:t>
        </w:r>
      </w:ins>
      <w:ins w:id="5541" w:author="PR Preview" w:date="2026-01-01T00:00:00Z">
        <w:r>
          <w:t xml:space="preserve">is orthogonal to</w:t>
        </w:r>
      </w:ins>
      <w:ins w:id="5542" w:author="PR Preview" w:date="2026-01-01T00:00:00Z">
        <w:r>
          <w:t xml:space="preserve"> </w:t>
        </w:r>
      </w:ins>
      <m:oMath>
        <m:r>
          <m:rPr>
            <m:sty m:val="p"/>
          </m:rPr>
          <m:t>(</m:t>
        </m:r>
        <m:r>
          <m:t>1</m:t>
        </m:r>
        <m:r>
          <m:rPr>
            <m:sty m:val="p"/>
          </m:rPr>
          <m:t>,</m:t>
        </m:r>
        <m:r>
          <m:t>0</m:t>
        </m:r>
        <m:r>
          <m:rPr>
            <m:sty m:val="p"/>
          </m:rPr>
          <m:t>)</m:t>
        </m:r>
      </m:oMath>
      <w:ins w:id="5543" w:author="PR Preview" w:date="2026-01-01T00:00:00Z">
        <w:r>
          <w:t xml:space="preserve">.</w:t>
        </w:r>
      </w:ins>
      <w:ins w:id="5544" w:author="PR Preview" w:date="2026-01-01T00:00:00Z">
        <w:r>
          <w:t xml:space="preserve"> </w:t>
        </w:r>
      </w:ins>
      <w:ins w:id="5545" w:author="PR Preview" w:date="2026-01-01T00:00:00Z">
        <w:r>
          <w:t xml:space="preserve">The vector</w:t>
        </w:r>
      </w:ins>
      <w:ins w:id="5546" w:author="PR Preview" w:date="2026-01-01T00:00:00Z">
        <w:r>
          <w:t xml:space="preserve"> </w:t>
        </w:r>
      </w:ins>
      <m:oMath>
        <m:sSub>
          <m:e>
            <m:acc>
              <m:accPr>
                <m:chr m:val="̃"/>
              </m:accPr>
              <m:e>
                <m:r>
                  <m:t>q</m:t>
                </m:r>
              </m:e>
            </m:acc>
          </m:e>
          <m:sub>
            <m:r>
              <m:t>1</m:t>
            </m:r>
          </m:sub>
        </m:sSub>
        <m:r>
          <m:rPr>
            <m:sty m:val="p"/>
          </m:rPr>
          <m:t>=</m:t>
        </m:r>
        <m:r>
          <m:rPr>
            <m:sty m:val="p"/>
          </m:rPr>
          <m:t>(</m:t>
        </m:r>
        <m:r>
          <m:t>1</m:t>
        </m:r>
        <m:r>
          <m:rPr>
            <m:sty m:val="p"/>
          </m:rPr>
          <m:t>,</m:t>
        </m:r>
        <m:r>
          <m:t>0</m:t>
        </m:r>
        <m:r>
          <m:rPr>
            <m:sty m:val="p"/>
          </m:rPr>
          <m:t>)</m:t>
        </m:r>
      </m:oMath>
      <w:ins w:id="5547" w:author="PR Preview" w:date="2026-01-01T00:00:00Z">
        <w:r>
          <w:t xml:space="preserve"> </w:t>
        </w:r>
      </w:ins>
      <w:ins w:id="5548" w:author="PR Preview" w:date="2026-01-01T00:00:00Z">
        <w:r>
          <w:t xml:space="preserve">has length</w:t>
        </w:r>
      </w:ins>
      <w:ins w:id="5549" w:author="PR Preview" w:date="2026-01-01T00:00:00Z">
        <w:r>
          <w:t xml:space="preserve"> </w:t>
        </w:r>
      </w:ins>
      <m:oMath>
        <m:r>
          <m:t>1</m:t>
        </m:r>
      </m:oMath>
      <w:ins w:id="5550" w:author="PR Preview" w:date="2026-01-01T00:00:00Z">
        <w:r>
          <w:t xml:space="preserve"> </w:t>
        </w:r>
      </w:ins>
      <w:ins w:id="5551" w:author="PR Preview" w:date="2026-01-01T00:00:00Z">
        <w:r>
          <w:t xml:space="preserve">and spans the axis,</w:t>
        </w:r>
      </w:ins>
      <w:ins w:id="5552" w:author="PR Preview" w:date="2026-01-01T00:00:00Z">
        <w:r>
          <w:t xml:space="preserve"> </w:t>
        </w:r>
      </w:ins>
      <w:ins w:id="5553" w:author="PR Preview" w:date="2026-01-01T00:00:00Z">
        <w:r>
          <w:t xml:space="preserve">so it is an orthonormal basis of it, and with</w:t>
        </w:r>
      </w:ins>
      <w:ins w:id="5554" w:author="PR Preview" w:date="2026-01-01T00:00:00Z">
        <w:r>
          <w:t xml:space="preserve"> </w:t>
        </w:r>
      </w:ins>
      <m:oMath>
        <m:r>
          <m:rPr>
            <m:sty m:val="bi"/>
          </m:rPr>
          <m:t>B</m:t>
        </m:r>
        <m:r>
          <m:rPr>
            <m:sty m:val="p"/>
          </m:rPr>
          <m:t>=</m:t>
        </m:r>
        <m:r>
          <m:rPr>
            <m:sty m:val="p"/>
          </m:rPr>
          <m:t>[</m:t>
        </m:r>
        <m:sSub>
          <m:e>
            <m:acc>
              <m:accPr>
                <m:chr m:val="̃"/>
              </m:accPr>
              <m:e>
                <m:r>
                  <m:t>q</m:t>
                </m:r>
              </m:e>
            </m:acc>
          </m:e>
          <m:sub>
            <m:r>
              <m:t>1</m:t>
            </m:r>
          </m:sub>
        </m:sSub>
        <m:r>
          <m:rPr>
            <m:sty m:val="p"/>
          </m:rPr>
          <m:t>]</m:t>
        </m:r>
      </m:oMath>
      <w:ins w:id="5555"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5556" w:author="PR Preview" w:date="2026-01-01T00:00:00Z">
        <w:r>
          <w:t xml:space="preserve">as part 2 and</w:t>
        </w:r>
      </w:ins>
      <w:ins w:id="5557" w:author="PR Preview" w:date="2026-01-01T00:00:00Z">
        <w:r>
          <w:t xml:space="preserve"> </w:t>
        </w:r>
      </w:ins>
      <w:hyperlink w:anchor="thm-projector-onb">
        <w:ins w:id="5558" w:author="PR Preview" w:date="2026-01-01T00:00:00Z">
          <w:r>
            <w:rPr>
              <w:rStyle w:val="Hyperlink"/>
            </w:rPr>
            <w:t xml:space="preserve">Theorem 82</w:t>
          </w:r>
        </w:ins>
      </w:hyperlink>
      <w:ins w:id="5559" w:author="PR Preview" w:date="2026-01-01T00:00:00Z">
        <w:r>
          <w:t xml:space="preserve"> </w:t>
        </w:r>
      </w:ins>
      <w:ins w:id="5560" w:author="PR Preview" w:date="2026-01-01T00:00:00Z">
        <w:r>
          <w:t xml:space="preserve">require.</w:t>
        </w:r>
      </w:ins>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del w:id="5561" w:author="PR Preview" w:date="2026-01-01T00:00:00Z">
        <w:r>
          <w:rPr>
            <w:b/>
            <w:bCs/>
          </w:rPr>
          <w:delText xml:space="preserve">Example 157 (The intercept-only hat matrix, from an orthonormal basis)</w:delText>
        </w:r>
      </w:del>
      <w:del w:id="5562" w:author="PR Preview" w:date="2026-01-01T00:00:00Z">
        <w:r>
          <w:delText xml:space="preserve"> </w:delText>
        </w:r>
      </w:del>
      <w:del w:id="5563" w:author="PR Preview" w:date="2026-01-01T00:00:00Z">
        <w:r>
          <w:delText xml:space="preserve">For the intercept-only design</w:delText>
        </w:r>
      </w:del>
      <w:del w:id="556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5565" w:author="PR Preview" w:date="2026-01-01T00:00:00Z">
        <w:r>
          <w:delText xml:space="preserve"> </w:delText>
        </w:r>
      </w:del>
      <w:del w:id="5566" w:author="PR Preview" w:date="2026-01-01T00:00:00Z">
        <w:r>
          <w:delText xml:space="preserve">of</w:delText>
        </w:r>
      </w:del>
      <w:del w:id="5567" w:author="PR Preview" w:date="2026-01-01T00:00:00Z">
        <w:r>
          <w:delText xml:space="preserve"> </w:delText>
        </w:r>
      </w:del>
      <w:hyperlink w:anchor="exm-hat-matrix">
        <w:del w:id="5568" w:author="PR Preview" w:date="2026-01-01T00:00:00Z">
          <w:r>
            <w:rPr>
              <w:rStyle w:val="Hyperlink"/>
            </w:rPr>
            <w:delText xml:space="preserve">Example 150</w:delText>
          </w:r>
        </w:del>
      </w:hyperlink>
      <w:del w:id="5569" w:author="PR Preview" w:date="2026-01-01T00:00:00Z">
        <w:r>
          <w:delText xml:space="preserve">,</w:delText>
        </w:r>
      </w:del>
      <w:del w:id="5570"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5571" w:author="PR Preview" w:date="2026-01-01T00:00:00Z">
        <w:r>
          <w:delText xml:space="preserve">,</w:delText>
        </w:r>
      </w:del>
      <w:del w:id="5572" w:author="PR Preview" w:date="2026-01-01T00:00:00Z">
        <w:r>
          <w:delText xml:space="preserve"> </w:delText>
        </w:r>
      </w:del>
      <w:del w:id="5573" w:author="PR Preview" w:date="2026-01-01T00:00:00Z">
        <w:r>
          <w:delText xml:space="preserve">with orthonormal basis</w:delText>
        </w:r>
      </w:del>
      <w:del w:id="5574"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5575" w:author="PR Preview" w:date="2026-01-01T00:00:00Z">
        <w:r>
          <w:delText xml:space="preserve">,</w:delText>
        </w:r>
      </w:del>
      <w:del w:id="5576" w:author="PR Preview" w:date="2026-01-01T00:00:00Z">
        <w:r>
          <w:delText xml:space="preserve"> </w:delText>
        </w:r>
      </w:del>
      <w:del w:id="5577" w:author="PR Preview" w:date="2026-01-01T00:00:00Z">
        <w:r>
          <w:delText xml:space="preserve">since</w:delText>
        </w:r>
      </w:del>
      <w:del w:id="5578" w:author="PR Preview" w:date="2026-01-01T00:00:00Z">
        <w:r>
          <w:delText xml:space="preserve"> </w:delText>
        </w:r>
      </w:del>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del w:id="5579" w:author="PR Preview" w:date="2026-01-01T00:00:00Z">
        <w:r>
          <w:delText xml:space="preserve">.</w:delText>
        </w:r>
      </w:del>
      <w:del w:id="5580" w:author="PR Preview" w:date="2026-01-01T00:00:00Z">
        <w:r>
          <w:delText xml:space="preserve"> </w:delText>
        </w:r>
      </w:del>
      <w:del w:id="5581" w:author="PR Preview" w:date="2026-01-01T00:00:00Z">
        <w:r>
          <w:delText xml:space="preserve">With</w:delText>
        </w:r>
      </w:del>
      <w:del w:id="5582" w:author="PR Preview" w:date="2026-01-01T00:00:00Z">
        <w:r>
          <w:delText xml:space="preserve"> </w:delText>
        </w:r>
      </w:del>
      <m:oMath>
        <m:r>
          <m:rPr>
            <m:sty m:val="bi"/>
          </m:rPr>
          <m:t>Q</m:t>
        </m:r>
        <m:r>
          <m:rPr>
            <m:sty m:val="p"/>
          </m:rPr>
          <m:t>=</m:t>
        </m:r>
        <m:r>
          <m:rPr>
            <m:sty m:val="p"/>
          </m:rPr>
          <m:t>[</m:t>
        </m:r>
        <m:sSub>
          <m:e>
            <m:acc>
              <m:accPr>
                <m:chr m:val="̃"/>
              </m:accPr>
              <m:e>
                <m:r>
                  <m:t>q</m:t>
                </m:r>
              </m:e>
            </m:acc>
          </m:e>
          <m:sub>
            <m:r>
              <m:t>1</m:t>
            </m:r>
          </m:sub>
        </m:sSub>
        <m:r>
          <m:rPr>
            <m:sty m:val="p"/>
          </m:rPr>
          <m:t>]</m:t>
        </m:r>
      </m:oMath>
      <w:del w:id="5583" w:author="PR Preview" w:date="2026-01-01T00:00:00Z">
        <w:r>
          <w:delText xml:space="preserve">,</w:delText>
        </w:r>
      </w:del>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5584" w:author="PR Preview" w:date="2026-01-01T00:00:00Z">
        <w:r>
          <w:delText xml:space="preserve">the hat matrix found in</w:delText>
        </w:r>
      </w:del>
      <w:del w:id="5585" w:author="PR Preview" w:date="2026-01-01T00:00:00Z">
        <w:r>
          <w:delText xml:space="preserve"> </w:delText>
        </w:r>
      </w:del>
      <w:hyperlink w:anchor="exm-hat-matrix">
        <w:del w:id="5586" w:author="PR Preview" w:date="2026-01-01T00:00:00Z">
          <w:r>
            <w:rPr>
              <w:rStyle w:val="Hyperlink"/>
            </w:rPr>
            <w:delText xml:space="preserve">Example 150</w:delText>
          </w:r>
        </w:del>
      </w:hyperlink>
      <w:del w:id="5587" w:author="PR Preview" w:date="2026-01-01T00:00:00Z">
        <w:r>
          <w:delText xml:space="preserve">.</w:delText>
        </w:r>
      </w:del>
      <w:del w:id="5588" w:author="PR Preview" w:date="2026-01-01T00:00:00Z">
        <w:r>
          <w:delText xml:space="preserve"> </w:delText>
        </w:r>
      </w:del>
      <w:del w:id="5589" w:author="PR Preview" w:date="2026-01-01T00:00:00Z">
        <w:r>
          <w:delText xml:space="preserve">The fitted values</w:delText>
        </w:r>
      </w:del>
      <w:del w:id="5590"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5591" w:author="PR Preview" w:date="2026-01-01T00:00:00Z">
        <w:r>
          <w:delText xml:space="preserve"> </w:delText>
        </w:r>
      </w:del>
      <w:del w:id="5592" w:author="PR Preview" w:date="2026-01-01T00:00:00Z">
        <w:r>
          <w:delText xml:space="preserve">are the closest point to</w:delText>
        </w:r>
      </w:del>
      <w:del w:id="5593" w:author="PR Preview" w:date="2026-01-01T00:00:00Z">
        <w:r>
          <w:delText xml:space="preserve"> </w:delText>
        </w:r>
      </w:del>
      <m:oMath>
        <m:acc>
          <m:accPr>
            <m:chr m:val="̃"/>
          </m:accPr>
          <m:e>
            <m:r>
              <m:t>y</m:t>
            </m:r>
          </m:e>
        </m:acc>
      </m:oMath>
      <w:del w:id="5594" w:author="PR Preview" w:date="2026-01-01T00:00:00Z">
        <w:r>
          <w:delText xml:space="preserve"> </w:delText>
        </w:r>
      </w:del>
      <w:del w:id="5595" w:author="PR Preview" w:date="2026-01-01T00:00:00Z">
        <w:r>
          <w:delText xml:space="preserve">on the line of constant vectors</w:delText>
        </w:r>
      </w:del>
      <w:del w:id="5596" w:author="PR Preview" w:date="2026-01-01T00:00:00Z">
        <w:r>
          <w:delText xml:space="preserve"> </w:delText>
        </w:r>
      </w:del>
      <w:del w:id="5597" w:author="PR Preview" w:date="2026-01-01T00:00:00Z">
        <w:r>
          <w:delText xml:space="preserve">(</w:delText>
        </w:r>
      </w:del>
      <w:hyperlink w:anchor="thm-closest-point">
        <w:del w:id="5598" w:author="PR Preview" w:date="2026-01-01T00:00:00Z">
          <w:r>
            <w:rPr>
              <w:rStyle w:val="Hyperlink"/>
            </w:rPr>
            <w:delText xml:space="preserve">Theorem 81</w:delText>
          </w:r>
        </w:del>
      </w:hyperlink>
      <w:del w:id="5599" w:author="PR Preview" w:date="2026-01-01T00:00:00Z">
        <w:r>
          <w:delText xml:space="preserve">),</w:delText>
        </w:r>
      </w:del>
      <w:del w:id="5600" w:author="PR Preview" w:date="2026-01-01T00:00:00Z">
        <w:r>
          <w:delText xml:space="preserve"> </w:delText>
        </w:r>
      </w:del>
      <w:del w:id="5601" w:author="PR Preview" w:date="2026-01-01T00:00:00Z">
        <w:r>
          <w:delText xml:space="preserve">and the residuals</w:delText>
        </w:r>
      </w:del>
      <w:del w:id="5602"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5603" w:author="PR Preview" w:date="2026-01-01T00:00:00Z">
        <w:r>
          <w:delText xml:space="preserve"> </w:delText>
        </w:r>
      </w:del>
      <w:del w:id="5604" w:author="PR Preview" w:date="2026-01-01T00:00:00Z">
        <w:r>
          <w:delText xml:space="preserve">are orthogonal to</w:delText>
        </w:r>
      </w:del>
      <w:del w:id="5605" w:author="PR Preview" w:date="2026-01-01T00:00:00Z">
        <w:r>
          <w:delText xml:space="preserve"> </w:delText>
        </w:r>
      </w:del>
      <m:oMath>
        <m:r>
          <m:rPr>
            <m:sty m:val="p"/>
          </m:rPr>
          <m:t>(</m:t>
        </m:r>
        <m:r>
          <m:t>1</m:t>
        </m:r>
        <m:r>
          <m:rPr>
            <m:sty m:val="p"/>
          </m:rPr>
          <m:t>,</m:t>
        </m:r>
        <m:r>
          <m:t>1</m:t>
        </m:r>
        <m:r>
          <m:rPr>
            <m:sty m:val="p"/>
          </m:rPr>
          <m:t>)</m:t>
        </m:r>
      </m:oMath>
      <w:del w:id="5606" w:author="PR Preview" w:date="2026-01-01T00:00:00Z">
        <w:r>
          <w:delText xml:space="preserve">:</w:delText>
        </w:r>
      </w:del>
      <w:del w:id="5607" w:author="PR Preview" w:date="2026-01-01T00:00:00Z">
        <w:r>
          <w:delText xml:space="preserve"> </w:delText>
        </w:r>
      </w:del>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del w:id="5608" w:author="PR Preview" w:date="2026-01-01T00:00:00Z">
        <w:r>
          <w:delText xml:space="preserve">,</w:delText>
        </w:r>
      </w:del>
      <w:del w:id="5609" w:author="PR Preview" w:date="2026-01-01T00:00:00Z">
        <w:r>
          <w:delText xml:space="preserve"> </w:delText>
        </w:r>
      </w:del>
      <w:del w:id="5610" w:author="PR Preview" w:date="2026-01-01T00:00:00Z">
        <w:r>
          <w:delText xml:space="preserve">since</w:delText>
        </w:r>
      </w:del>
      <w:del w:id="5611" w:author="PR Preview" w:date="2026-01-01T00:00:00Z">
        <w:r>
          <w:delText xml:space="preserve"> </w:delText>
        </w:r>
      </w:del>
      <m:oMath>
        <m:r>
          <m:t>2</m:t>
        </m:r>
        <m:acc>
          <m:accPr>
            <m:chr m:val="‾"/>
          </m:accPr>
          <m:e>
            <m:r>
              <m:t>y</m:t>
            </m:r>
          </m:e>
        </m:acc>
        <m:r>
          <m:rPr>
            <m:sty m:val="p"/>
          </m:rPr>
          <m:t>=</m:t>
        </m:r>
        <m:sSub>
          <m:e>
            <m:r>
              <m:t>y</m:t>
            </m:r>
          </m:e>
          <m:sub>
            <m:r>
              <m:t>1</m:t>
            </m:r>
          </m:sub>
        </m:sSub>
        <m:r>
          <m:rPr>
            <m:sty m:val="p"/>
          </m:rPr>
          <m:t>+</m:t>
        </m:r>
        <m:sSub>
          <m:e>
            <m:r>
              <m:t>y</m:t>
            </m:r>
          </m:e>
          <m:sub>
            <m:r>
              <m:t>2</m:t>
            </m:r>
          </m:sub>
        </m:sSub>
      </m:oMath>
      <w:del w:id="5612" w:author="PR Preview" w:date="2026-01-01T00:00:00Z">
        <w:r>
          <w:delText xml:space="preserve">.</w:delText>
        </w:r>
      </w:del>
    </w:p>
    <w:p>
      <w:pPr>
        <w:pStyle w:val="BodyText"/>
      </w:pPr>
      <w:ins w:id="5613" w:author="PR Preview" w:date="2026-01-01T00:00:00Z">
        <w:r>
          <w:rPr>
            <w:b/>
            <w:bCs/>
          </w:rPr>
          <w:t xml:space="preserve">Example 157 (The intercept-only hat matrix, from an orthonormal basis)</w:t>
        </w:r>
      </w:ins>
      <w:ins w:id="5614" w:author="PR Preview" w:date="2026-01-01T00:00:00Z">
        <w:r>
          <w:t xml:space="preserve"> </w:t>
        </w:r>
      </w:ins>
      <w:ins w:id="5615" w:author="PR Preview" w:date="2026-01-01T00:00:00Z">
        <w:r>
          <w:t xml:space="preserve">For the intercept-only design</w:t>
        </w:r>
      </w:ins>
      <w:ins w:id="5616"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5617" w:author="PR Preview" w:date="2026-01-01T00:00:00Z">
        <w:r>
          <w:t xml:space="preserve"> </w:t>
        </w:r>
      </w:ins>
      <w:ins w:id="5618" w:author="PR Preview" w:date="2026-01-01T00:00:00Z">
        <w:r>
          <w:t xml:space="preserve">of</w:t>
        </w:r>
      </w:ins>
      <w:ins w:id="5619" w:author="PR Preview" w:date="2026-01-01T00:00:00Z">
        <w:r>
          <w:t xml:space="preserve"> </w:t>
        </w:r>
      </w:ins>
      <w:hyperlink w:anchor="exm-hat-matrix">
        <w:ins w:id="5620" w:author="PR Preview" w:date="2026-01-01T00:00:00Z">
          <w:r>
            <w:rPr>
              <w:rStyle w:val="Hyperlink"/>
            </w:rPr>
            <w:t xml:space="preserve">Example 150</w:t>
          </w:r>
        </w:ins>
      </w:hyperlink>
      <w:ins w:id="5621" w:author="PR Preview" w:date="2026-01-01T00:00:00Z">
        <w:r>
          <w:t xml:space="preserve">,</w:t>
        </w:r>
      </w:ins>
      <w:ins w:id="5622"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5623" w:author="PR Preview" w:date="2026-01-01T00:00:00Z">
        <w:r>
          <w:t xml:space="preserve">,</w:t>
        </w:r>
      </w:ins>
      <w:ins w:id="5624" w:author="PR Preview" w:date="2026-01-01T00:00:00Z">
        <w:r>
          <w:t xml:space="preserve"> </w:t>
        </w:r>
      </w:ins>
      <w:ins w:id="5625" w:author="PR Preview" w:date="2026-01-01T00:00:00Z">
        <w:r>
          <w:t xml:space="preserve">with orthonormal basis</w:t>
        </w:r>
      </w:ins>
      <w:ins w:id="5626"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ins w:id="5627" w:author="PR Preview" w:date="2026-01-01T00:00:00Z">
        <w:r>
          <w:t xml:space="preserve">,</w:t>
        </w:r>
      </w:ins>
      <w:ins w:id="5628" w:author="PR Preview" w:date="2026-01-01T00:00:00Z">
        <w:r>
          <w:t xml:space="preserve"> </w:t>
        </w:r>
      </w:ins>
      <w:ins w:id="5629" w:author="PR Preview" w:date="2026-01-01T00:00:00Z">
        <w:r>
          <w:t xml:space="preserve">since</w:t>
        </w:r>
      </w:ins>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ins w:id="5630" w:author="PR Preview" w:date="2026-01-01T00:00:00Z">
        <w:r>
          <w:t xml:space="preserve">With</w:t>
        </w:r>
      </w:ins>
      <w:ins w:id="5631" w:author="PR Preview" w:date="2026-01-01T00:00:00Z">
        <w:r>
          <w:t xml:space="preserve"> </w:t>
        </w:r>
      </w:ins>
      <m:oMath>
        <m:r>
          <m:rPr>
            <m:sty m:val="bi"/>
          </m:rPr>
          <m:t>Q</m:t>
        </m:r>
        <m:r>
          <m:rPr>
            <m:sty m:val="p"/>
          </m:rPr>
          <m:t>=</m:t>
        </m:r>
        <m:r>
          <m:rPr>
            <m:sty m:val="p"/>
          </m:rPr>
          <m:t>[</m:t>
        </m:r>
        <m:sSub>
          <m:e>
            <m:acc>
              <m:accPr>
                <m:chr m:val="̃"/>
              </m:accPr>
              <m:e>
                <m:r>
                  <m:t>q</m:t>
                </m:r>
              </m:e>
            </m:acc>
          </m:e>
          <m:sub>
            <m:r>
              <m:t>1</m:t>
            </m:r>
          </m:sub>
        </m:sSub>
        <m:r>
          <m:rPr>
            <m:sty m:val="p"/>
          </m:rPr>
          <m:t>]</m:t>
        </m:r>
      </m:oMath>
      <w:ins w:id="5632"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ins w:id="5633" w:author="PR Preview" w:date="2026-01-01T00:00:00Z">
        <w:r>
          <w:t xml:space="preserve">the hat matrix found in</w:t>
        </w:r>
      </w:ins>
      <w:ins w:id="5634" w:author="PR Preview" w:date="2026-01-01T00:00:00Z">
        <w:r>
          <w:t xml:space="preserve"> </w:t>
        </w:r>
      </w:ins>
      <w:hyperlink w:anchor="exm-hat-matrix">
        <w:ins w:id="5635" w:author="PR Preview" w:date="2026-01-01T00:00:00Z">
          <w:r>
            <w:rPr>
              <w:rStyle w:val="Hyperlink"/>
            </w:rPr>
            <w:t xml:space="preserve">Example 150</w:t>
          </w:r>
        </w:ins>
      </w:hyperlink>
      <w:ins w:id="5636" w:author="PR Preview" w:date="2026-01-01T00:00:00Z">
        <w:r>
          <w:t xml:space="preserve">.</w:t>
        </w:r>
      </w:ins>
      <w:ins w:id="5637" w:author="PR Preview" w:date="2026-01-01T00:00:00Z">
        <w:r>
          <w:t xml:space="preserve"> </w:t>
        </w:r>
      </w:ins>
      <w:ins w:id="5638" w:author="PR Preview" w:date="2026-01-01T00:00:00Z">
        <w:r>
          <w:t xml:space="preserve">The fitted values</w:t>
        </w:r>
      </w:ins>
      <w:ins w:id="5639"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5640" w:author="PR Preview" w:date="2026-01-01T00:00:00Z">
        <w:r>
          <w:t xml:space="preserve"> </w:t>
        </w:r>
      </w:ins>
      <w:ins w:id="5641" w:author="PR Preview" w:date="2026-01-01T00:00:00Z">
        <w:r>
          <w:t xml:space="preserve">are the closest point to</w:t>
        </w:r>
      </w:ins>
      <w:ins w:id="5642" w:author="PR Preview" w:date="2026-01-01T00:00:00Z">
        <w:r>
          <w:t xml:space="preserve"> </w:t>
        </w:r>
      </w:ins>
      <m:oMath>
        <m:acc>
          <m:accPr>
            <m:chr m:val="̃"/>
          </m:accPr>
          <m:e>
            <m:r>
              <m:t>y</m:t>
            </m:r>
          </m:e>
        </m:acc>
      </m:oMath>
      <w:ins w:id="5643" w:author="PR Preview" w:date="2026-01-01T00:00:00Z">
        <w:r>
          <w:t xml:space="preserve"> </w:t>
        </w:r>
      </w:ins>
      <w:ins w:id="5644" w:author="PR Preview" w:date="2026-01-01T00:00:00Z">
        <w:r>
          <w:t xml:space="preserve">on the line of constant vectors</w:t>
        </w:r>
      </w:ins>
      <w:ins w:id="5645" w:author="PR Preview" w:date="2026-01-01T00:00:00Z">
        <w:r>
          <w:t xml:space="preserve"> </w:t>
        </w:r>
      </w:ins>
      <w:ins w:id="5646" w:author="PR Preview" w:date="2026-01-01T00:00:00Z">
        <w:r>
          <w:t xml:space="preserve">(</w:t>
        </w:r>
      </w:ins>
      <w:hyperlink w:anchor="thm-closest-point">
        <w:ins w:id="5647" w:author="PR Preview" w:date="2026-01-01T00:00:00Z">
          <w:r>
            <w:rPr>
              <w:rStyle w:val="Hyperlink"/>
            </w:rPr>
            <w:t xml:space="preserve">Theorem 81</w:t>
          </w:r>
        </w:ins>
      </w:hyperlink>
      <w:ins w:id="5648" w:author="PR Preview" w:date="2026-01-01T00:00:00Z">
        <w:r>
          <w:t xml:space="preserve">),</w:t>
        </w:r>
      </w:ins>
      <w:ins w:id="5649" w:author="PR Preview" w:date="2026-01-01T00:00:00Z">
        <w:r>
          <w:t xml:space="preserve"> </w:t>
        </w:r>
      </w:ins>
      <w:ins w:id="5650" w:author="PR Preview" w:date="2026-01-01T00:00:00Z">
        <w:r>
          <w:t xml:space="preserve">and the residuals</w:t>
        </w:r>
      </w:ins>
      <w:ins w:id="5651"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5652" w:author="PR Preview" w:date="2026-01-01T00:00:00Z">
        <w:r>
          <w:t xml:space="preserve"> </w:t>
        </w:r>
      </w:ins>
      <w:ins w:id="5653" w:author="PR Preview" w:date="2026-01-01T00:00:00Z">
        <w:r>
          <w:t xml:space="preserve">are orthogonal to</w:t>
        </w:r>
      </w:ins>
      <w:ins w:id="5654" w:author="PR Preview" w:date="2026-01-01T00:00:00Z">
        <w:r>
          <w:t xml:space="preserve"> </w:t>
        </w:r>
      </w:ins>
      <m:oMath>
        <m:r>
          <m:rPr>
            <m:sty m:val="p"/>
          </m:rPr>
          <m:t>(</m:t>
        </m:r>
        <m:r>
          <m:t>1</m:t>
        </m:r>
        <m:r>
          <m:rPr>
            <m:sty m:val="p"/>
          </m:rPr>
          <m:t>,</m:t>
        </m:r>
        <m:r>
          <m:t>1</m:t>
        </m:r>
        <m:r>
          <m:rPr>
            <m:sty m:val="p"/>
          </m:rPr>
          <m:t>)</m:t>
        </m:r>
      </m:oMath>
      <w:ins w:id="5655"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ins w:id="5656" w:author="PR Preview" w:date="2026-01-01T00:00:00Z">
        <w:r>
          <w:t xml:space="preserve">since</w:t>
        </w:r>
      </w:ins>
      <w:ins w:id="5657" w:author="PR Preview" w:date="2026-01-01T00:00:00Z">
        <w:r>
          <w:t xml:space="preserve"> </w:t>
        </w:r>
      </w:ins>
      <m:oMath>
        <m:r>
          <m:t>2</m:t>
        </m:r>
        <m:acc>
          <m:accPr>
            <m:chr m:val="‾"/>
          </m:accPr>
          <m:e>
            <m:r>
              <m:t>y</m:t>
            </m:r>
          </m:e>
        </m:acc>
        <m:r>
          <m:rPr>
            <m:sty m:val="p"/>
          </m:rPr>
          <m:t>=</m:t>
        </m:r>
        <m:sSub>
          <m:e>
            <m:r>
              <m:t>y</m:t>
            </m:r>
          </m:e>
          <m:sub>
            <m:r>
              <m:t>1</m:t>
            </m:r>
          </m:sub>
        </m:sSub>
        <m:r>
          <m:rPr>
            <m:sty m:val="p"/>
          </m:rPr>
          <m:t>+</m:t>
        </m:r>
        <m:sSub>
          <m:e>
            <m:r>
              <m:t>y</m:t>
            </m:r>
          </m:e>
          <m:sub>
            <m:r>
              <m:t>2</m:t>
            </m:r>
          </m:sub>
        </m:sSub>
      </m:oMath>
      <w:ins w:id="5658" w:author="PR Preview" w:date="2026-01-01T00:00:00Z">
        <w:r>
          <w:t xml:space="preserve">.</w:t>
        </w:r>
      </w:ins>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del w:id="5659" w:author="PR Preview" w:date="2026-01-01T00:00:00Z">
        <w:r>
          <w:rPr>
            <w:b/>
            <w:bCs/>
          </w:rPr>
          <w:delText xml:space="preserve">Example 158 (Pulling a scalar out of a product)</w:delText>
        </w:r>
      </w:del>
      <w:del w:id="5660" w:author="PR Preview" w:date="2026-01-01T00:00:00Z">
        <w:r>
          <w:delText xml:space="preserve"> </w:delText>
        </w:r>
      </w:del>
      <w:del w:id="5661" w:author="PR Preview" w:date="2026-01-01T00:00:00Z">
        <w:r>
          <w:delText xml:space="preserve">With</w:delText>
        </w:r>
      </w:del>
      <w:del w:id="566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5663" w:author="PR Preview" w:date="2026-01-01T00:00:00Z">
        <w:r>
          <w:delText xml:space="preserve"> </w:delText>
        </w:r>
      </w:del>
      <w:del w:id="5664" w:author="PR Preview" w:date="2026-01-01T00:00:00Z">
        <w:r>
          <w:delText xml:space="preserve">and</w:delText>
        </w:r>
      </w:del>
      <w:del w:id="5665"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5666" w:author="PR Preview" w:date="2026-01-01T00:00:00Z">
        <w:r>
          <w:delText xml:space="preserve">:</w:delText>
        </w:r>
      </w:del>
      <w:del w:id="5667" w:author="PR Preview" w:date="2026-01-01T00:00:00Z">
        <w:r>
          <w:delText xml:space="preserve"> </w:delText>
        </w:r>
      </w:del>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del w:id="5668" w:author="PR Preview" w:date="2026-01-01T00:00:00Z">
        <w:r>
          <w:delText xml:space="preserve">,</w:delText>
        </w:r>
      </w:del>
      <w:del w:id="5669" w:author="PR Preview" w:date="2026-01-01T00:00:00Z">
        <w:r>
          <w:delText xml:space="preserve"> </w:delText>
        </w:r>
      </w:del>
      <w:del w:id="5670" w:author="PR Preview" w:date="2026-01-01T00:00:00Z">
        <w:r>
          <w:delText xml:space="preserve">and</w:delText>
        </w:r>
      </w:del>
      <w:del w:id="5671" w:author="PR Preview" w:date="2026-01-01T00:00:00Z">
        <w:r>
          <w:delText xml:space="preserve"> </w:delText>
        </w:r>
      </w:del>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del w:id="5672" w:author="PR Preview" w:date="2026-01-01T00:00:00Z">
        <w:r>
          <w:delText xml:space="preserve">.</w:delText>
        </w:r>
      </w:del>
    </w:p>
    <w:p>
      <w:pPr>
        <w:pStyle w:val="BodyText"/>
      </w:pPr>
      <w:ins w:id="5673" w:author="PR Preview" w:date="2026-01-01T00:00:00Z">
        <w:r>
          <w:rPr>
            <w:b/>
            <w:bCs/>
          </w:rPr>
          <w:t xml:space="preserve">Example 158 (Pulling a scalar out of a product)</w:t>
        </w:r>
      </w:ins>
      <w:ins w:id="5674" w:author="PR Preview" w:date="2026-01-01T00:00:00Z">
        <w:r>
          <w:t xml:space="preserve"> </w:t>
        </w:r>
      </w:ins>
      <w:ins w:id="5675" w:author="PR Preview" w:date="2026-01-01T00:00:00Z">
        <w:r>
          <w:t xml:space="preserve">With</w:t>
        </w:r>
      </w:ins>
      <w:ins w:id="567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5677" w:author="PR Preview" w:date="2026-01-01T00:00:00Z">
        <w:r>
          <w:t xml:space="preserve"> </w:t>
        </w:r>
      </w:ins>
      <w:ins w:id="5678" w:author="PR Preview" w:date="2026-01-01T00:00:00Z">
        <w:r>
          <w:t xml:space="preserve">and</w:t>
        </w:r>
      </w:ins>
      <w:ins w:id="5679"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5680"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ins w:id="5681" w:author="PR Preview" w:date="2026-01-01T00:00:00Z">
        <w:r>
          <w:t xml:space="preserve">and</w:t>
        </w:r>
      </w:ins>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1"/>
    <w:bookmarkStart w:id="512"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del w:id="5682" w:author="PR Preview" w:date="2026-01-01T00:00:00Z">
        <w:r>
          <w:rPr>
            <w:i/>
            <w:iCs/>
          </w:rPr>
          <w:delText xml:space="preserve">Proof</w:delText>
        </w:r>
      </w:del>
      <w:del w:id="5683" w:author="PR Preview" w:date="2026-01-01T00:00:00Z">
        <w:r>
          <w:delText xml:space="preserve">. </w:delText>
        </w:r>
      </w:del>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del w:id="5684" w:author="PR Preview" w:date="2026-01-01T00:00:00Z">
        <w:r>
          <w:delText xml:space="preserve"> </w:delText>
        </w:r>
      </w:del>
      <w:del w:id="5685" w:author="PR Preview" w:date="2026-01-01T00:00:00Z">
        <w:r>
          <w:delText xml:space="preserve">(</w:delText>
        </w:r>
      </w:del>
      <w:hyperlink w:anchor="def-matrix-inverse">
        <w:del w:id="5686" w:author="PR Preview" w:date="2026-01-01T00:00:00Z">
          <w:r>
            <w:rPr>
              <w:rStyle w:val="Hyperlink"/>
            </w:rPr>
            <w:delText xml:space="preserve">Definition 71</w:delText>
          </w:r>
        </w:del>
      </w:hyperlink>
      <w:del w:id="5687" w:author="PR Preview" w:date="2026-01-01T00:00:00Z">
        <w:r>
          <w:delText xml:space="preserve">,</w:delText>
        </w:r>
      </w:del>
      <w:del w:id="5688" w:author="PR Preview" w:date="2026-01-01T00:00:00Z">
        <w:r>
          <w:delText xml:space="preserve"> </w:delText>
        </w:r>
      </w:del>
      <w:hyperlink w:anchor="thm-identity">
        <w:del w:id="5689" w:author="PR Preview" w:date="2026-01-01T00:00:00Z">
          <w:r>
            <w:rPr>
              <w:rStyle w:val="Hyperlink"/>
            </w:rPr>
            <w:delText xml:space="preserve">Theorem 10</w:delText>
          </w:r>
        </w:del>
      </w:hyperlink>
      <w:del w:id="5690" w:author="PR Preview" w:date="2026-01-01T00:00:00Z">
        <w:r>
          <w:delText xml:space="preserve">),</w:delText>
        </w:r>
      </w:del>
      <w:del w:id="5691" w:author="PR Preview" w:date="2026-01-01T00:00:00Z">
        <w:r>
          <w:delText xml:space="preserve"> </w:delText>
        </w:r>
      </w:del>
      <w:del w:id="5692" w:author="PR Preview" w:date="2026-01-01T00:00:00Z">
        <w:r>
          <w:delText xml:space="preserve">so</w:delText>
        </w:r>
      </w:del>
      <w:del w:id="5693" w:author="PR Preview" w:date="2026-01-01T00:00:00Z">
        <w:r>
          <w:delText xml:space="preserve"> </w:delText>
        </w:r>
      </w:del>
      <m:oMath>
        <m:sSup>
          <m:e>
            <m:r>
              <m:rPr>
                <m:sty m:val="bi"/>
              </m:rPr>
              <m:t>A</m:t>
            </m:r>
          </m:e>
          <m:sup>
            <m:r>
              <m:rPr>
                <m:sty m:val="p"/>
              </m:rPr>
              <m:t>−</m:t>
            </m:r>
            <m:r>
              <m:t>1</m:t>
            </m:r>
          </m:sup>
        </m:sSup>
      </m:oMath>
      <w:del w:id="5694" w:author="PR Preview" w:date="2026-01-01T00:00:00Z">
        <w:r>
          <w:delText xml:space="preserve"> </w:delText>
        </w:r>
      </w:del>
      <w:del w:id="5695" w:author="PR Preview" w:date="2026-01-01T00:00:00Z">
        <w:r>
          <w:delText xml:space="preserve">is a generalized inverse.</w:delText>
        </w:r>
      </w:del>
      <w:del w:id="5696" w:author="PR Preview" w:date="2026-01-01T00:00:00Z">
        <w:r>
          <w:delText xml:space="preserve"> </w:delText>
        </w:r>
      </w:del>
      <w:del w:id="5697" w:author="PR Preview" w:date="2026-01-01T00:00:00Z">
        <w:r>
          <w:delText xml:space="preserve">If</w:delText>
        </w:r>
      </w:del>
      <w:del w:id="5698" w:author="PR Preview" w:date="2026-01-01T00:00:00Z">
        <w:r>
          <w:delText xml:space="preserve"> </w:delText>
        </w:r>
      </w:del>
      <m:oMath>
        <m:r>
          <m:rPr>
            <m:sty m:val="bi"/>
          </m:rPr>
          <m:t>G</m:t>
        </m:r>
      </m:oMath>
      <w:del w:id="5699" w:author="PR Preview" w:date="2026-01-01T00:00:00Z">
        <w:r>
          <w:delText xml:space="preserve"> </w:delText>
        </w:r>
      </w:del>
      <w:del w:id="5700" w:author="PR Preview" w:date="2026-01-01T00:00:00Z">
        <w:r>
          <w:delText xml:space="preserve">is any generalized inverse, then</w:delText>
        </w:r>
      </w:del>
    </w:p>
    <w:p>
      <w:pPr>
        <w:pStyle w:val="BodyText"/>
      </w:pPr>
      <w:ins w:id="5701" w:author="PR Preview" w:date="2026-01-01T00:00:00Z">
        <w:r>
          <w:rPr>
            <w:i/>
            <w:iCs/>
          </w:rPr>
          <w:t xml:space="preserve">Proof</w:t>
        </w:r>
      </w:ins>
      <w:ins w:id="5702" w:author="PR Preview" w:date="2026-01-01T00:00:00Z">
        <w:r>
          <w:t xml:space="preserve">. </w:t>
        </w:r>
      </w:ins>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ins w:id="5703" w:author="PR Preview" w:date="2026-01-01T00:00:00Z">
        <w:r>
          <w:t xml:space="preserve">(5,</w:t>
        </w:r>
      </w:ins>
      <w:ins w:id="5704" w:author="PR Preview" w:date="2026-01-01T00:00:00Z">
        <w:r>
          <w:t xml:space="preserve"> </w:t>
        </w:r>
      </w:ins>
      <w:hyperlink w:anchor="thm-identity">
        <w:ins w:id="5705" w:author="PR Preview" w:date="2026-01-01T00:00:00Z">
          <w:r>
            <w:rPr>
              <w:rStyle w:val="Hyperlink"/>
            </w:rPr>
            <w:t xml:space="preserve">Theorem 10</w:t>
          </w:r>
        </w:ins>
      </w:hyperlink>
      <w:ins w:id="5706" w:author="PR Preview" w:date="2026-01-01T00:00:00Z">
        <w:r>
          <w:t xml:space="preserve">),</w:t>
        </w:r>
      </w:ins>
      <w:ins w:id="5707" w:author="PR Preview" w:date="2026-01-01T00:00:00Z">
        <w:r>
          <w:t xml:space="preserve"> </w:t>
        </w:r>
      </w:ins>
      <w:ins w:id="5708" w:author="PR Preview" w:date="2026-01-01T00:00:00Z">
        <w:r>
          <w:t xml:space="preserve">so</w:t>
        </w:r>
      </w:ins>
      <w:ins w:id="5709" w:author="PR Preview" w:date="2026-01-01T00:00:00Z">
        <w:r>
          <w:t xml:space="preserve"> </w:t>
        </w:r>
      </w:ins>
      <m:oMath>
        <m:sSup>
          <m:e>
            <m:r>
              <m:rPr>
                <m:sty m:val="bi"/>
              </m:rPr>
              <m:t>A</m:t>
            </m:r>
          </m:e>
          <m:sup>
            <m:r>
              <m:rPr>
                <m:sty m:val="p"/>
              </m:rPr>
              <m:t>−</m:t>
            </m:r>
            <m:r>
              <m:t>1</m:t>
            </m:r>
          </m:sup>
        </m:sSup>
      </m:oMath>
      <w:ins w:id="5710" w:author="PR Preview" w:date="2026-01-01T00:00:00Z">
        <w:r>
          <w:t xml:space="preserve"> </w:t>
        </w:r>
      </w:ins>
      <w:ins w:id="5711" w:author="PR Preview" w:date="2026-01-01T00:00:00Z">
        <w:r>
          <w:t xml:space="preserve">is a generalized inverse.</w:t>
        </w:r>
      </w:ins>
      <w:ins w:id="5712" w:author="PR Preview" w:date="2026-01-01T00:00:00Z">
        <w:r>
          <w:t xml:space="preserve"> </w:t>
        </w:r>
      </w:ins>
      <w:ins w:id="5713" w:author="PR Preview" w:date="2026-01-01T00:00:00Z">
        <w:r>
          <w:t xml:space="preserve">If</w:t>
        </w:r>
      </w:ins>
      <w:ins w:id="5714" w:author="PR Preview" w:date="2026-01-01T00:00:00Z">
        <w:r>
          <w:t xml:space="preserve"> </w:t>
        </w:r>
      </w:ins>
      <m:oMath>
        <m:r>
          <m:rPr>
            <m:sty m:val="bi"/>
          </m:rPr>
          <m:t>G</m:t>
        </m:r>
      </m:oMath>
      <w:ins w:id="5715" w:author="PR Preview" w:date="2026-01-01T00:00:00Z">
        <w:r>
          <w:t xml:space="preserve"> </w:t>
        </w:r>
      </w:ins>
      <w:ins w:id="5716" w:author="PR Preview" w:date="2026-01-01T00:00:00Z">
        <w:r>
          <w:t xml:space="preserve">is any generalized inverse, then</w:t>
        </w:r>
      </w:ins>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del w:id="5717" w:author="PR Preview" w:date="2026-01-01T00:00:00Z">
        <w:r>
          <w:rPr>
            <w:b/>
            <w:bCs/>
          </w:rPr>
          <w:delText xml:space="preserve">Example 162 (Checking the four conditions)</w:delText>
        </w:r>
      </w:del>
      <w:del w:id="5718" w:author="PR Preview" w:date="2026-01-01T00:00:00Z">
        <w:r>
          <w:delText xml:space="preserve"> </w:delText>
        </w:r>
      </w:del>
      <w:del w:id="5719" w:author="PR Preview" w:date="2026-01-01T00:00:00Z">
        <w:r>
          <w:delText xml:space="preserve">For</w:delText>
        </w:r>
      </w:del>
      <w:del w:id="572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721" w:author="PR Preview" w:date="2026-01-01T00:00:00Z">
        <w:r>
          <w:delText xml:space="preserve">,</w:delText>
        </w:r>
      </w:del>
      <w:del w:id="5722" w:author="PR Preview" w:date="2026-01-01T00:00:00Z">
        <w:r>
          <w:delText xml:space="preserve"> </w:delText>
        </w:r>
      </w:del>
      <w:del w:id="5723" w:author="PR Preview" w:date="2026-01-01T00:00:00Z">
        <w:r>
          <w:delText xml:space="preserve">the matrix</w:delText>
        </w:r>
      </w:del>
      <w:del w:id="5724"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5725" w:author="PR Preview" w:date="2026-01-01T00:00:00Z">
        <w:r>
          <w:delText xml:space="preserve"> </w:delText>
        </w:r>
      </w:del>
      <w:del w:id="5726" w:author="PR Preview" w:date="2026-01-01T00:00:00Z">
        <w:r>
          <w:delText xml:space="preserve">satisfies all four:</w:delText>
        </w:r>
      </w:del>
      <w:del w:id="5727" w:author="PR Preview" w:date="2026-01-01T00:00:00Z">
        <w:r>
          <w:delText xml:space="preserve"> </w:delText>
        </w:r>
      </w:del>
      <m:oMath>
        <m:r>
          <m:rPr>
            <m:sty m:val="bi"/>
          </m:rPr>
          <m:t>A</m:t>
        </m:r>
        <m:r>
          <m:rPr>
            <m:sty m:val="bi"/>
          </m:rPr>
          <m:t>G</m:t>
        </m:r>
        <m:r>
          <m:rPr>
            <m:sty m:val="p"/>
          </m:rPr>
          <m:t>=</m:t>
        </m:r>
        <m:r>
          <m:rPr>
            <m:sty m:val="bi"/>
          </m:rPr>
          <m:t>G</m:t>
        </m:r>
        <m:r>
          <m:rPr>
            <m:sty m:val="bi"/>
          </m:rPr>
          <m:t>A</m:t>
        </m:r>
        <m:r>
          <m:rPr>
            <m:sty m:val="p"/>
          </m:rPr>
          <m:t>=</m:t>
        </m:r>
        <m:r>
          <m:rPr>
            <m:sty m:val="bi"/>
          </m:rPr>
          <m:t>A</m:t>
        </m:r>
      </m:oMath>
      <w:del w:id="5728" w:author="PR Preview" w:date="2026-01-01T00:00:00Z">
        <w:r>
          <w:delText xml:space="preserve"> </w:delText>
        </w:r>
      </w:del>
      <w:del w:id="5729" w:author="PR Preview" w:date="2026-01-01T00:00:00Z">
        <w:r>
          <w:delText xml:space="preserve">and</w:delText>
        </w:r>
      </w:del>
      <w:del w:id="5730" w:author="PR Preview" w:date="2026-01-01T00:00:00Z">
        <w:r>
          <w:delText xml:space="preserve"> </w:delText>
        </w:r>
      </w:del>
      <m:oMath>
        <m:sSup>
          <m:e>
            <m:r>
              <m:rPr>
                <m:sty m:val="bi"/>
              </m:rPr>
              <m:t>A</m:t>
            </m:r>
          </m:e>
          <m:sup>
            <m:r>
              <m:t>2</m:t>
            </m:r>
          </m:sup>
        </m:sSup>
        <m:r>
          <m:rPr>
            <m:sty m:val="p"/>
          </m:rPr>
          <m:t>=</m:t>
        </m:r>
        <m:r>
          <m:rPr>
            <m:sty m:val="bi"/>
          </m:rPr>
          <m:t>A</m:t>
        </m:r>
      </m:oMath>
      <w:del w:id="5731" w:author="PR Preview" w:date="2026-01-01T00:00:00Z">
        <w:r>
          <w:delText xml:space="preserve">,</w:delText>
        </w:r>
      </w:del>
      <w:del w:id="5732" w:author="PR Preview" w:date="2026-01-01T00:00:00Z">
        <w:r>
          <w:delText xml:space="preserve"> </w:delText>
        </w:r>
      </w:del>
      <w:del w:id="5733" w:author="PR Preview" w:date="2026-01-01T00:00:00Z">
        <w:r>
          <w:delText xml:space="preserve">so conditions 1 and 2 read</w:delText>
        </w:r>
      </w:del>
      <w:del w:id="5734" w:author="PR Preview" w:date="2026-01-01T00:00:00Z">
        <w:r>
          <w:delText xml:space="preserve"> </w:delText>
        </w:r>
      </w:del>
      <m:oMath>
        <m:r>
          <m:rPr>
            <m:sty m:val="bi"/>
          </m:rPr>
          <m:t>A</m:t>
        </m:r>
        <m:r>
          <m:rPr>
            <m:sty m:val="p"/>
          </m:rPr>
          <m:t>=</m:t>
        </m:r>
        <m:r>
          <m:rPr>
            <m:sty m:val="bi"/>
          </m:rPr>
          <m:t>A</m:t>
        </m:r>
      </m:oMath>
      <w:del w:id="5735" w:author="PR Preview" w:date="2026-01-01T00:00:00Z">
        <w:r>
          <w:delText xml:space="preserve">,</w:delText>
        </w:r>
      </w:del>
      <w:del w:id="5736" w:author="PR Preview" w:date="2026-01-01T00:00:00Z">
        <w:r>
          <w:delText xml:space="preserve"> </w:delText>
        </w:r>
      </w:del>
      <w:del w:id="5737" w:author="PR Preview" w:date="2026-01-01T00:00:00Z">
        <w:r>
          <w:delText xml:space="preserve">and conditions 3 and 4 hold because</w:delText>
        </w:r>
      </w:del>
      <w:del w:id="5738" w:author="PR Preview" w:date="2026-01-01T00:00:00Z">
        <w:r>
          <w:delText xml:space="preserve"> </w:delText>
        </w:r>
      </w:del>
      <m:oMath>
        <m:r>
          <m:rPr>
            <m:sty m:val="bi"/>
          </m:rPr>
          <m:t>A</m:t>
        </m:r>
      </m:oMath>
      <w:del w:id="5739" w:author="PR Preview" w:date="2026-01-01T00:00:00Z">
        <w:r>
          <w:delText xml:space="preserve"> </w:delText>
        </w:r>
      </w:del>
      <w:del w:id="5740" w:author="PR Preview" w:date="2026-01-01T00:00:00Z">
        <w:r>
          <w:delText xml:space="preserve">is symmetric.</w:delText>
        </w:r>
      </w:del>
    </w:p>
    <w:p>
      <w:pPr>
        <w:pStyle w:val="BodyText"/>
      </w:pPr>
      <w:ins w:id="5741" w:author="PR Preview" w:date="2026-01-01T00:00:00Z">
        <w:r>
          <w:rPr>
            <w:b/>
            <w:bCs/>
          </w:rPr>
          <w:t xml:space="preserve">Example 162 (Checking the four conditions)</w:t>
        </w:r>
      </w:ins>
      <w:ins w:id="5742" w:author="PR Preview" w:date="2026-01-01T00:00:00Z">
        <w:r>
          <w:t xml:space="preserve"> </w:t>
        </w:r>
      </w:ins>
      <w:ins w:id="5743" w:author="PR Preview" w:date="2026-01-01T00:00:00Z">
        <w:r>
          <w:t xml:space="preserve">For</w:t>
        </w:r>
      </w:ins>
      <w:ins w:id="574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745" w:author="PR Preview" w:date="2026-01-01T00:00:00Z">
        <w:r>
          <w:t xml:space="preserve">,</w:t>
        </w:r>
      </w:ins>
      <w:ins w:id="5746" w:author="PR Preview" w:date="2026-01-01T00:00:00Z">
        <w:r>
          <w:t xml:space="preserve"> </w:t>
        </w:r>
      </w:ins>
      <w:ins w:id="5747" w:author="PR Preview" w:date="2026-01-01T00:00:00Z">
        <w:r>
          <w:t xml:space="preserve">the matrix</w:t>
        </w:r>
      </w:ins>
      <w:ins w:id="5748"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5749" w:author="PR Preview" w:date="2026-01-01T00:00:00Z">
        <w:r>
          <w:t xml:space="preserve"> </w:t>
        </w:r>
      </w:ins>
      <w:ins w:id="5750"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ins w:id="5751" w:author="PR Preview" w:date="2026-01-01T00:00:00Z">
        <w:r>
          <w:t xml:space="preserve">and</w:t>
        </w:r>
      </w:ins>
      <w:ins w:id="5752" w:author="PR Preview" w:date="2026-01-01T00:00:00Z">
        <w:r>
          <w:t xml:space="preserve"> </w:t>
        </w:r>
      </w:ins>
      <m:oMath>
        <m:sSup>
          <m:e>
            <m:r>
              <m:rPr>
                <m:sty m:val="bi"/>
              </m:rPr>
              <m:t>A</m:t>
            </m:r>
          </m:e>
          <m:sup>
            <m:r>
              <m:t>2</m:t>
            </m:r>
          </m:sup>
        </m:sSup>
        <m:r>
          <m:rPr>
            <m:sty m:val="p"/>
          </m:rPr>
          <m:t>=</m:t>
        </m:r>
        <m:r>
          <m:rPr>
            <m:sty m:val="bi"/>
          </m:rPr>
          <m:t>A</m:t>
        </m:r>
      </m:oMath>
      <w:ins w:id="5753" w:author="PR Preview" w:date="2026-01-01T00:00:00Z">
        <w:r>
          <w:t xml:space="preserve">,</w:t>
        </w:r>
      </w:ins>
      <w:ins w:id="5754" w:author="PR Preview" w:date="2026-01-01T00:00:00Z">
        <w:r>
          <w:t xml:space="preserve"> </w:t>
        </w:r>
      </w:ins>
      <w:ins w:id="5755" w:author="PR Preview" w:date="2026-01-01T00:00:00Z">
        <w:r>
          <w:t xml:space="preserve">so conditions 1 and 2 read</w:t>
        </w:r>
      </w:ins>
      <w:ins w:id="5756" w:author="PR Preview" w:date="2026-01-01T00:00:00Z">
        <w:r>
          <w:t xml:space="preserve"> </w:t>
        </w:r>
      </w:ins>
      <m:oMath>
        <m:r>
          <m:rPr>
            <m:sty m:val="bi"/>
          </m:rPr>
          <m:t>A</m:t>
        </m:r>
        <m:r>
          <m:rPr>
            <m:sty m:val="p"/>
          </m:rPr>
          <m:t>=</m:t>
        </m:r>
        <m:r>
          <m:rPr>
            <m:sty m:val="bi"/>
          </m:rPr>
          <m:t>A</m:t>
        </m:r>
      </m:oMath>
      <w:ins w:id="5757" w:author="PR Preview" w:date="2026-01-01T00:00:00Z">
        <w:r>
          <w:t xml:space="preserve">,</w:t>
        </w:r>
      </w:ins>
      <w:ins w:id="5758" w:author="PR Preview" w:date="2026-01-01T00:00:00Z">
        <w:r>
          <w:t xml:space="preserve"> </w:t>
        </w:r>
      </w:ins>
      <w:ins w:id="5759" w:author="PR Preview" w:date="2026-01-01T00:00:00Z">
        <w:r>
          <w:t xml:space="preserve">and conditions 3 and 4 hold because</w:t>
        </w:r>
      </w:ins>
      <w:ins w:id="5760" w:author="PR Preview" w:date="2026-01-01T00:00:00Z">
        <w:r>
          <w:t xml:space="preserve"> </w:t>
        </w:r>
      </w:ins>
      <m:oMath>
        <m:r>
          <m:rPr>
            <m:sty m:val="bi"/>
          </m:rPr>
          <m:t>A</m:t>
        </m:r>
      </m:oMath>
      <w:ins w:id="5761" w:author="PR Preview" w:date="2026-01-01T00:00:00Z">
        <w:r>
          <w:t xml:space="preserve"> </w:t>
        </w:r>
      </w:ins>
      <w:ins w:id="5762" w:author="PR Preview" w:date="2026-01-01T00:00:00Z">
        <w:r>
          <w:t xml:space="preserve">is symmetric.</w:t>
        </w:r>
      </w:ins>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5763" w:author="PR Preview" w:date="2026-01-01T00:00:00Z">
        <w:r>
          <w:delText xml:space="preserve">So</w:delText>
        </w:r>
      </w:del>
      <w:del w:id="5764" w:author="PR Preview" w:date="2026-01-01T00:00:00Z">
        <w:r>
          <w:delText xml:space="preserve"> </w:delText>
        </w:r>
      </w:del>
      <m:oMath>
        <m:r>
          <m:rPr>
            <m:sty m:val="bi"/>
          </m:rPr>
          <m:t>C</m:t>
        </m:r>
      </m:oMath>
      <w:del w:id="5765" w:author="PR Preview" w:date="2026-01-01T00:00:00Z">
        <w:r>
          <w:delText xml:space="preserve"> </w:delText>
        </w:r>
      </w:del>
      <w:del w:id="5766" w:author="PR Preview" w:date="2026-01-01T00:00:00Z">
        <w:r>
          <w:delText xml:space="preserve">and</w:delText>
        </w:r>
      </w:del>
      <w:del w:id="5767" w:author="PR Preview" w:date="2026-01-01T00:00:00Z">
        <w:r>
          <w:delText xml:space="preserve"> </w:delText>
        </w:r>
      </w:del>
      <m:oMath>
        <m:sSup>
          <m:e>
            <m:r>
              <m:rPr>
                <m:sty m:val="bi"/>
              </m:rPr>
              <m:t>R</m:t>
            </m:r>
          </m:e>
          <m:sup>
            <m:r>
              <m:rPr>
                <m:sty m:val="p"/>
              </m:rPr>
              <m:t>⊤</m:t>
            </m:r>
          </m:sup>
        </m:sSup>
      </m:oMath>
      <w:del w:id="5768" w:author="PR Preview" w:date="2026-01-01T00:00:00Z">
        <w:r>
          <w:delText xml:space="preserve"> </w:delText>
        </w:r>
      </w:del>
      <w:del w:id="5769" w:author="PR Preview" w:date="2026-01-01T00:00:00Z">
        <w:r>
          <w:delText xml:space="preserve">have full column rank</w:delText>
        </w:r>
      </w:del>
      <w:del w:id="5770" w:author="PR Preview" w:date="2026-01-01T00:00:00Z">
        <w:r>
          <w:delText xml:space="preserve"> </w:delText>
        </w:r>
      </w:del>
      <m:oMath>
        <m:r>
          <m:t>r</m:t>
        </m:r>
      </m:oMath>
      <w:del w:id="5771" w:author="PR Preview" w:date="2026-01-01T00:00:00Z">
        <w:r>
          <w:delText xml:space="preserve">,</w:delText>
        </w:r>
      </w:del>
      <w:del w:id="5772" w:author="PR Preview" w:date="2026-01-01T00:00:00Z">
        <w:r>
          <w:delText xml:space="preserve"> </w:delText>
        </w:r>
      </w:del>
      <w:del w:id="5773" w:author="PR Preview" w:date="2026-01-01T00:00:00Z">
        <w:r>
          <w:delText xml:space="preserve">and</w:delText>
        </w:r>
      </w:del>
      <w:del w:id="5774" w:author="PR Preview" w:date="2026-01-01T00:00:00Z">
        <w:r>
          <w:delText xml:space="preserve"> </w:delText>
        </w:r>
      </w:del>
      <m:oMath>
        <m:sSup>
          <m:e>
            <m:r>
              <m:rPr>
                <m:sty m:val="bi"/>
              </m:rPr>
              <m:t>C</m:t>
            </m:r>
          </m:e>
          <m:sup>
            <m:r>
              <m:rPr>
                <m:sty m:val="p"/>
              </m:rPr>
              <m:t>⊤</m:t>
            </m:r>
          </m:sup>
        </m:sSup>
        <m:r>
          <m:rPr>
            <m:sty m:val="bi"/>
          </m:rPr>
          <m:t>C</m:t>
        </m:r>
      </m:oMath>
      <w:del w:id="5775" w:author="PR Preview" w:date="2026-01-01T00:00:00Z">
        <w:r>
          <w:delText xml:space="preserve"> </w:delText>
        </w:r>
      </w:del>
      <w:del w:id="5776" w:author="PR Preview" w:date="2026-01-01T00:00:00Z">
        <w:r>
          <w:delText xml:space="preserve">and</w:delText>
        </w:r>
      </w:del>
      <w:del w:id="5777"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5778" w:author="PR Preview" w:date="2026-01-01T00:00:00Z">
        <w:r>
          <w:delText xml:space="preserve"> </w:delText>
        </w:r>
      </w:del>
      <w:del w:id="5779" w:author="PR Preview" w:date="2026-01-01T00:00:00Z">
        <w:r>
          <w:delText xml:space="preserve">are invertible (</w:delText>
        </w:r>
      </w:del>
      <w:hyperlink w:anchor="thm-gram-invertible">
        <w:del w:id="5780" w:author="PR Preview" w:date="2026-01-01T00:00:00Z">
          <w:r>
            <w:rPr>
              <w:rStyle w:val="Hyperlink"/>
            </w:rPr>
            <w:delText xml:space="preserve">Theorem 79</w:delText>
          </w:r>
        </w:del>
      </w:hyperlink>
      <w:del w:id="5781" w:author="PR Preview" w:date="2026-01-01T00:00:00Z">
        <w:r>
          <w:delText xml:space="preserve">).</w:delText>
        </w:r>
      </w:del>
      <w:del w:id="5782" w:author="PR Preview" w:date="2026-01-01T00:00:00Z">
        <w:r>
          <w:delText xml:space="preserve"> </w:delText>
        </w:r>
      </w:del>
      <w:del w:id="5783" w:author="PR Preview" w:date="2026-01-01T00:00:00Z">
        <w:r>
          <w:delText xml:space="preserve">They are symmetric:</w:delText>
        </w:r>
      </w:del>
      <w:del w:id="5784" w:author="PR Preview" w:date="2026-01-01T00:00:00Z">
        <w:r>
          <w:delText xml:space="preserve"> </w:delText>
        </w:r>
      </w:del>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del w:id="5785" w:author="PR Preview" w:date="2026-01-01T00:00:00Z">
        <w:r>
          <w:delText xml:space="preserve"> </w:delText>
        </w:r>
      </w:del>
      <w:del w:id="5786" w:author="PR Preview" w:date="2026-01-01T00:00:00Z">
        <w:r>
          <w:delText xml:space="preserve">(</w:delText>
        </w:r>
      </w:del>
      <w:hyperlink w:anchor="thm-transpose-product">
        <w:del w:id="5787" w:author="PR Preview" w:date="2026-01-01T00:00:00Z">
          <w:r>
            <w:rPr>
              <w:rStyle w:val="Hyperlink"/>
            </w:rPr>
            <w:delText xml:space="preserve">Theorem 19</w:delText>
          </w:r>
        </w:del>
      </w:hyperlink>
      <w:del w:id="5788" w:author="PR Preview" w:date="2026-01-01T00:00:00Z">
        <w:r>
          <w:delText xml:space="preserve">,</w:delText>
        </w:r>
      </w:del>
      <w:del w:id="5789" w:author="PR Preview" w:date="2026-01-01T00:00:00Z">
        <w:r>
          <w:delText xml:space="preserve"> </w:delText>
        </w:r>
      </w:del>
      <w:hyperlink w:anchor="def-matrix-transpose">
        <w:del w:id="5790" w:author="PR Preview" w:date="2026-01-01T00:00:00Z">
          <w:r>
            <w:rPr>
              <w:rStyle w:val="Hyperlink"/>
            </w:rPr>
            <w:delText xml:space="preserve">Definition 20</w:delText>
          </w:r>
        </w:del>
      </w:hyperlink>
      <w:del w:id="5791" w:author="PR Preview" w:date="2026-01-01T00:00:00Z">
        <w:r>
          <w:delText xml:space="preserve">), and likewise for</w:delText>
        </w:r>
      </w:del>
      <w:del w:id="5792" w:author="PR Preview" w:date="2026-01-01T00:00:00Z">
        <w:r>
          <w:delText xml:space="preserve"> </w:delText>
        </w:r>
      </w:del>
      <m:oMath>
        <m:r>
          <m:rPr>
            <m:sty m:val="bi"/>
          </m:rPr>
          <m:t>R</m:t>
        </m:r>
        <m:sSup>
          <m:e>
            <m:r>
              <m:rPr>
                <m:sty m:val="bi"/>
              </m:rPr>
              <m:t>R</m:t>
            </m:r>
          </m:e>
          <m:sup>
            <m:r>
              <m:rPr>
                <m:sty m:val="p"/>
              </m:rPr>
              <m:t>⊤</m:t>
            </m:r>
          </m:sup>
        </m:sSup>
      </m:oMath>
      <w:del w:id="5793" w:author="PR Preview" w:date="2026-01-01T00:00:00Z">
        <w:r>
          <w:delText xml:space="preserve">.</w:delText>
        </w:r>
      </w:del>
      <w:del w:id="5794" w:author="PR Preview" w:date="2026-01-01T00:00:00Z">
        <w:r>
          <w:delText xml:space="preserve"> </w:delText>
        </w:r>
      </w:del>
      <w:del w:id="5795" w:author="PR Preview" w:date="2026-01-01T00:00:00Z">
        <w:r>
          <w:delText xml:space="preserve">Write</w:delText>
        </w:r>
      </w:del>
      <w:del w:id="5796" w:author="PR Preview" w:date="2026-01-01T00:00:00Z">
        <w:r>
          <w:delText xml:space="preserve"> </w:delText>
        </w:r>
      </w:del>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del w:id="5797" w:author="PR Preview" w:date="2026-01-01T00:00:00Z">
        <w:r>
          <w:delText xml:space="preserve"> </w:delText>
        </w:r>
      </w:del>
      <w:del w:id="5798" w:author="PR Preview" w:date="2026-01-01T00:00:00Z">
        <w:r>
          <w:delText xml:space="preserve">and</w:delText>
        </w:r>
      </w:del>
      <w:del w:id="5799" w:author="PR Preview" w:date="2026-01-01T00:00:00Z">
        <w:r>
          <w:delText xml:space="preserve"> </w:delText>
        </w:r>
      </w:del>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del w:id="5800" w:author="PR Preview" w:date="2026-01-01T00:00:00Z">
        <w:r>
          <w:delText xml:space="preserve">,</w:delText>
        </w:r>
      </w:del>
      <w:del w:id="5801" w:author="PR Preview" w:date="2026-01-01T00:00:00Z">
        <w:r>
          <w:delText xml:space="preserve"> </w:delText>
        </w:r>
      </w:del>
      <w:del w:id="5802" w:author="PR Preview" w:date="2026-01-01T00:00:00Z">
        <w:r>
          <w:delText xml:space="preserve">both symmetric (</w:delText>
        </w:r>
      </w:del>
      <w:hyperlink w:anchor="cor-inverse-symmetric">
        <w:del w:id="5803" w:author="PR Preview" w:date="2026-01-01T00:00:00Z">
          <w:r>
            <w:rPr>
              <w:rStyle w:val="Hyperlink"/>
            </w:rPr>
            <w:delText xml:space="preserve">Corollary 6</w:delText>
          </w:r>
        </w:del>
      </w:hyperlink>
      <w:del w:id="5804" w:author="PR Preview" w:date="2026-01-01T00:00:00Z">
        <w:r>
          <w:delText xml:space="preserve">),</w:delText>
        </w:r>
      </w:del>
      <w:del w:id="5805" w:author="PR Preview" w:date="2026-01-01T00:00:00Z">
        <w:r>
          <w:delText xml:space="preserve"> </w:delText>
        </w:r>
      </w:del>
      <w:del w:id="5806" w:author="PR Preview" w:date="2026-01-01T00:00:00Z">
        <w:r>
          <w:delText xml:space="preserve">and</w:delText>
        </w:r>
      </w:del>
      <w:del w:id="5807" w:author="PR Preview" w:date="2026-01-01T00:00:00Z">
        <w:r>
          <w:delText xml:space="preserve"> </w:delText>
        </w:r>
      </w:del>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del w:id="5808" w:author="PR Preview" w:date="2026-01-01T00:00:00Z">
        <w:r>
          <w:delText xml:space="preserve">.</w:delText>
        </w:r>
      </w:del>
    </w:p>
    <w:p>
      <w:pPr>
        <w:pStyle w:val="FirstParagraph"/>
      </w:pPr>
      <w:ins w:id="5809" w:author="PR Preview" w:date="2026-01-01T00:00:00Z">
        <w:r>
          <w:t xml:space="preserve">So</w:t>
        </w:r>
      </w:ins>
      <w:ins w:id="5810" w:author="PR Preview" w:date="2026-01-01T00:00:00Z">
        <w:r>
          <w:t xml:space="preserve"> </w:t>
        </w:r>
      </w:ins>
      <m:oMath>
        <m:r>
          <m:rPr>
            <m:sty m:val="bi"/>
          </m:rPr>
          <m:t>C</m:t>
        </m:r>
      </m:oMath>
      <w:ins w:id="5811" w:author="PR Preview" w:date="2026-01-01T00:00:00Z">
        <w:r>
          <w:t xml:space="preserve"> </w:t>
        </w:r>
      </w:ins>
      <w:ins w:id="5812" w:author="PR Preview" w:date="2026-01-01T00:00:00Z">
        <w:r>
          <w:t xml:space="preserve">and</w:t>
        </w:r>
      </w:ins>
      <w:ins w:id="5813" w:author="PR Preview" w:date="2026-01-01T00:00:00Z">
        <w:r>
          <w:t xml:space="preserve"> </w:t>
        </w:r>
      </w:ins>
      <m:oMath>
        <m:sSup>
          <m:e>
            <m:r>
              <m:rPr>
                <m:sty m:val="bi"/>
              </m:rPr>
              <m:t>R</m:t>
            </m:r>
          </m:e>
          <m:sup>
            <m:r>
              <m:rPr>
                <m:sty m:val="p"/>
              </m:rPr>
              <m:t>⊤</m:t>
            </m:r>
          </m:sup>
        </m:sSup>
      </m:oMath>
      <w:ins w:id="5814" w:author="PR Preview" w:date="2026-01-01T00:00:00Z">
        <w:r>
          <w:t xml:space="preserve"> </w:t>
        </w:r>
      </w:ins>
      <w:ins w:id="5815" w:author="PR Preview" w:date="2026-01-01T00:00:00Z">
        <w:r>
          <w:t xml:space="preserve">have full column rank</w:t>
        </w:r>
      </w:ins>
      <w:ins w:id="5816" w:author="PR Preview" w:date="2026-01-01T00:00:00Z">
        <w:r>
          <w:t xml:space="preserve"> </w:t>
        </w:r>
      </w:ins>
      <m:oMath>
        <m:r>
          <m:t>r</m:t>
        </m:r>
      </m:oMath>
      <w:ins w:id="5817" w:author="PR Preview" w:date="2026-01-01T00:00:00Z">
        <w:r>
          <w:t xml:space="preserve">,</w:t>
        </w:r>
      </w:ins>
      <w:ins w:id="5818" w:author="PR Preview" w:date="2026-01-01T00:00:00Z">
        <w:r>
          <w:t xml:space="preserve"> </w:t>
        </w:r>
      </w:ins>
      <w:ins w:id="5819" w:author="PR Preview" w:date="2026-01-01T00:00:00Z">
        <w:r>
          <w:t xml:space="preserve">and</w:t>
        </w:r>
      </w:ins>
      <w:ins w:id="5820" w:author="PR Preview" w:date="2026-01-01T00:00:00Z">
        <w:r>
          <w:t xml:space="preserve"> </w:t>
        </w:r>
      </w:ins>
      <m:oMath>
        <m:sSup>
          <m:e>
            <m:r>
              <m:rPr>
                <m:sty m:val="bi"/>
              </m:rPr>
              <m:t>C</m:t>
            </m:r>
          </m:e>
          <m:sup>
            <m:r>
              <m:rPr>
                <m:sty m:val="p"/>
              </m:rPr>
              <m:t>⊤</m:t>
            </m:r>
          </m:sup>
        </m:sSup>
        <m:r>
          <m:rPr>
            <m:sty m:val="bi"/>
          </m:rPr>
          <m:t>C</m:t>
        </m:r>
      </m:oMath>
      <w:ins w:id="5821" w:author="PR Preview" w:date="2026-01-01T00:00:00Z">
        <w:r>
          <w:t xml:space="preserve"> </w:t>
        </w:r>
      </w:ins>
      <w:ins w:id="5822" w:author="PR Preview" w:date="2026-01-01T00:00:00Z">
        <w:r>
          <w:t xml:space="preserve">and</w:t>
        </w:r>
      </w:ins>
      <w:ins w:id="5823"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5824" w:author="PR Preview" w:date="2026-01-01T00:00:00Z">
        <w:r>
          <w:t xml:space="preserve"> </w:t>
        </w:r>
      </w:ins>
      <w:ins w:id="5825" w:author="PR Preview" w:date="2026-01-01T00:00:00Z">
        <w:r>
          <w:t xml:space="preserve">are invertible (</w:t>
        </w:r>
      </w:ins>
      <w:hyperlink w:anchor="thm-gram-invertible">
        <w:ins w:id="5826" w:author="PR Preview" w:date="2026-01-01T00:00:00Z">
          <w:r>
            <w:rPr>
              <w:rStyle w:val="Hyperlink"/>
            </w:rPr>
            <w:t xml:space="preserve">Theorem 79</w:t>
          </w:r>
        </w:ins>
      </w:hyperlink>
      <w:ins w:id="5827" w:author="PR Preview" w:date="2026-01-01T00:00:00Z">
        <w:r>
          <w:t xml:space="preserve">).</w:t>
        </w:r>
      </w:ins>
      <w:ins w:id="5828" w:author="PR Preview" w:date="2026-01-01T00:00:00Z">
        <w:r>
          <w:t xml:space="preserve"> </w:t>
        </w:r>
      </w:ins>
      <w:ins w:id="5829"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ins w:id="5830" w:author="PR Preview" w:date="2026-01-01T00:00:00Z">
        <w:r>
          <w:t xml:space="preserve">(</w:t>
        </w:r>
      </w:ins>
      <w:hyperlink w:anchor="thm-transpose-product">
        <w:ins w:id="5831" w:author="PR Preview" w:date="2026-01-01T00:00:00Z">
          <w:r>
            <w:rPr>
              <w:rStyle w:val="Hyperlink"/>
            </w:rPr>
            <w:t xml:space="preserve">Theorem 19</w:t>
          </w:r>
        </w:ins>
      </w:hyperlink>
      <w:ins w:id="5832" w:author="PR Preview" w:date="2026-01-01T00:00:00Z">
        <w:r>
          <w:t xml:space="preserve">,</w:t>
        </w:r>
      </w:ins>
      <w:ins w:id="5833" w:author="PR Preview" w:date="2026-01-01T00:00:00Z">
        <w:r>
          <w:t xml:space="preserve"> </w:t>
        </w:r>
      </w:ins>
      <w:hyperlink w:anchor="def-matrix-transpose">
        <w:ins w:id="5834" w:author="PR Preview" w:date="2026-01-01T00:00:00Z">
          <w:r>
            <w:rPr>
              <w:rStyle w:val="Hyperlink"/>
            </w:rPr>
            <w:t xml:space="preserve">Definition 20</w:t>
          </w:r>
        </w:ins>
      </w:hyperlink>
      <w:ins w:id="5835" w:author="PR Preview" w:date="2026-01-01T00:00:00Z">
        <w:r>
          <w:t xml:space="preserve">), and likewise for</w:t>
        </w:r>
      </w:ins>
      <w:ins w:id="5836" w:author="PR Preview" w:date="2026-01-01T00:00:00Z">
        <w:r>
          <w:t xml:space="preserve"> </w:t>
        </w:r>
      </w:ins>
      <m:oMath>
        <m:r>
          <m:rPr>
            <m:sty m:val="bi"/>
          </m:rPr>
          <m:t>R</m:t>
        </m:r>
        <m:sSup>
          <m:e>
            <m:r>
              <m:rPr>
                <m:sty m:val="bi"/>
              </m:rPr>
              <m:t>R</m:t>
            </m:r>
          </m:e>
          <m:sup>
            <m:r>
              <m:rPr>
                <m:sty m:val="p"/>
              </m:rPr>
              <m:t>⊤</m:t>
            </m:r>
          </m:sup>
        </m:sSup>
      </m:oMath>
      <w:ins w:id="5837" w:author="PR Preview" w:date="2026-01-01T00:00:00Z">
        <w:r>
          <w:t xml:space="preserve">.</w:t>
        </w:r>
      </w:ins>
      <w:ins w:id="5838" w:author="PR Preview" w:date="2026-01-01T00:00:00Z">
        <w:r>
          <w:t xml:space="preserve"> </w:t>
        </w:r>
      </w:ins>
      <w:ins w:id="5839" w:author="PR Preview" w:date="2026-01-01T00:00:00Z">
        <w:r>
          <w:t xml:space="preserve">Write</w:t>
        </w:r>
      </w:ins>
      <w:ins w:id="5840" w:author="PR Preview" w:date="2026-01-01T00:00:00Z">
        <w:r>
          <w:t xml:space="preserve"> </w:t>
        </w:r>
      </w:ins>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ins w:id="5841" w:author="PR Preview" w:date="2026-01-01T00:00:00Z">
        <w:r>
          <w:t xml:space="preserve"> </w:t>
        </w:r>
      </w:ins>
      <w:ins w:id="5842" w:author="PR Preview" w:date="2026-01-01T00:00:00Z">
        <w:r>
          <w:t xml:space="preserve">and</w:t>
        </w:r>
      </w:ins>
      <w:ins w:id="5843" w:author="PR Preview" w:date="2026-01-01T00:00:00Z">
        <w:r>
          <w:t xml:space="preserve"> </w:t>
        </w:r>
      </w:ins>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ins w:id="5844" w:author="PR Preview" w:date="2026-01-01T00:00:00Z">
        <w:r>
          <w:t xml:space="preserve">,</w:t>
        </w:r>
      </w:ins>
      <w:ins w:id="5845" w:author="PR Preview" w:date="2026-01-01T00:00:00Z">
        <w:r>
          <w:t xml:space="preserve"> </w:t>
        </w:r>
      </w:ins>
      <w:ins w:id="5846" w:author="PR Preview" w:date="2026-01-01T00:00:00Z">
        <w:r>
          <w:t xml:space="preserve">both symmetric (</w:t>
        </w:r>
      </w:ins>
      <w:hyperlink w:anchor="cor-inverse-symmetric">
        <w:ins w:id="5847" w:author="PR Preview" w:date="2026-01-01T00:00:00Z">
          <w:r>
            <w:rPr>
              <w:rStyle w:val="Hyperlink"/>
            </w:rPr>
            <w:t xml:space="preserve">Corollary 6</w:t>
          </w:r>
        </w:ins>
      </w:hyperlink>
      <w:ins w:id="5848" w:author="PR Preview" w:date="2026-01-01T00:00:00Z">
        <w:r>
          <w:t xml:space="preserve">),</w:t>
        </w:r>
      </w:ins>
      <w:ins w:id="5849" w:author="PR Preview" w:date="2026-01-01T00:00:00Z">
        <w:r>
          <w:t xml:space="preserve"> </w:t>
        </w:r>
      </w:ins>
      <w:ins w:id="5850" w:author="PR Preview" w:date="2026-01-01T00:00:00Z">
        <w:r>
          <w:t xml:space="preserve">and</w:t>
        </w:r>
      </w:ins>
      <w:ins w:id="5851" w:author="PR Preview" w:date="2026-01-01T00:00:00Z">
        <w:r>
          <w:t xml:space="preserve"> </w:t>
        </w:r>
      </w:ins>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ins w:id="5852" w:author="PR Preview" w:date="2026-01-01T00:00:00Z">
        <w:r>
          <w:t xml:space="preserve">.</w:t>
        </w:r>
      </w:ins>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del w:id="5853" w:author="PR Preview" w:date="2026-01-01T00:00:00Z">
        <w:r>
          <w:rPr>
            <w:b/>
            <w:bCs/>
          </w:rPr>
          <w:delText xml:space="preserve">Example 164 (The Moore-Penrose inverse of a rank-one matrix)</w:delText>
        </w:r>
      </w:del>
      <w:del w:id="5854" w:author="PR Preview" w:date="2026-01-01T00:00:00Z">
        <w:r>
          <w:delText xml:space="preserve"> </w:delText>
        </w:r>
      </w:del>
      <w:del w:id="5855" w:author="PR Preview" w:date="2026-01-01T00:00:00Z">
        <w:r>
          <w:delText xml:space="preserve">For</w:delText>
        </w:r>
      </w:del>
      <w:del w:id="5856" w:author="PR Preview" w:date="2026-01-01T00:00:00Z">
        <w:r>
          <w:delText xml:space="preserve"> </w:delText>
        </w:r>
      </w:del>
      <m:oMath>
        <m:r>
          <m:rPr>
            <m:sty m:val="bi"/>
          </m:rPr>
          <m:t>A</m:t>
        </m:r>
      </m:oMath>
      <w:del w:id="5857" w:author="PR Preview" w:date="2026-01-01T00:00:00Z">
        <w:r>
          <w:delText xml:space="preserve"> </w:delText>
        </w:r>
      </w:del>
      <w:del w:id="5858" w:author="PR Preview" w:date="2026-01-01T00:00:00Z">
        <w:r>
          <w:delText xml:space="preserve">in</w:delText>
        </w:r>
      </w:del>
      <w:del w:id="5859" w:author="PR Preview" w:date="2026-01-01T00:00:00Z">
        <w:r>
          <w:delText xml:space="preserve"> </w:delText>
        </w:r>
      </w:del>
      <w:hyperlink w:anchor="exm-column-space">
        <w:del w:id="5860" w:author="PR Preview" w:date="2026-01-01T00:00:00Z">
          <w:r>
            <w:rPr>
              <w:rStyle w:val="Hyperlink"/>
            </w:rPr>
            <w:delText xml:space="preserve">Example 53</w:delText>
          </w:r>
        </w:del>
      </w:hyperlink>
      <w:del w:id="5861" w:author="PR Preview" w:date="2026-01-01T00:00:00Z">
        <w:r>
          <w:delText xml:space="preserve">, the rank factorization</w:delText>
        </w:r>
      </w:del>
      <w:del w:id="5862"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5863" w:author="PR Preview" w:date="2026-01-01T00:00:00Z">
        <w:r>
          <w:delText xml:space="preserve">,</w:delText>
        </w:r>
      </w:del>
      <w:del w:id="5864"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5865" w:author="PR Preview" w:date="2026-01-01T00:00:00Z">
        <w:r>
          <w:delText xml:space="preserve"> </w:delText>
        </w:r>
      </w:del>
      <w:del w:id="5866" w:author="PR Preview" w:date="2026-01-01T00:00:00Z">
        <w:r>
          <w:delText xml:space="preserve">(</w:delText>
        </w:r>
      </w:del>
      <w:hyperlink w:anchor="exm-rank-factorization">
        <w:del w:id="5867" w:author="PR Preview" w:date="2026-01-01T00:00:00Z">
          <w:r>
            <w:rPr>
              <w:rStyle w:val="Hyperlink"/>
            </w:rPr>
            <w:delText xml:space="preserve">Example 70</w:delText>
          </w:r>
        </w:del>
      </w:hyperlink>
      <w:del w:id="5868" w:author="PR Preview" w:date="2026-01-01T00:00:00Z">
        <w:r>
          <w:delText xml:space="preserve">) gives</w:delText>
        </w:r>
      </w:del>
      <w:del w:id="5869" w:author="PR Preview" w:date="2026-01-01T00:00:00Z">
        <w:r>
          <w:delText xml:space="preserve"> </w:delText>
        </w:r>
      </w:del>
      <m:oMath>
        <m:sSup>
          <m:e>
            <m:r>
              <m:rPr>
                <m:sty m:val="bi"/>
              </m:rPr>
              <m:t>C</m:t>
            </m:r>
          </m:e>
          <m:sup>
            <m:r>
              <m:rPr>
                <m:sty m:val="p"/>
              </m:rPr>
              <m:t>⊤</m:t>
            </m:r>
          </m:sup>
        </m:sSup>
        <m:r>
          <m:rPr>
            <m:sty m:val="bi"/>
          </m:rPr>
          <m:t>C</m:t>
        </m:r>
        <m:r>
          <m:rPr>
            <m:sty m:val="p"/>
          </m:rPr>
          <m:t>=</m:t>
        </m:r>
        <m:r>
          <m:t>1</m:t>
        </m:r>
        <m:r>
          <m:rPr>
            <m:sty m:val="p"/>
          </m:rPr>
          <m:t>+</m:t>
        </m:r>
        <m:r>
          <m:t>9</m:t>
        </m:r>
        <m:r>
          <m:rPr>
            <m:sty m:val="p"/>
          </m:rPr>
          <m:t>=</m:t>
        </m:r>
        <m:r>
          <m:t>10</m:t>
        </m:r>
      </m:oMath>
      <w:del w:id="5870" w:author="PR Preview" w:date="2026-01-01T00:00:00Z">
        <w:r>
          <w:delText xml:space="preserve"> </w:delText>
        </w:r>
      </w:del>
      <w:del w:id="5871" w:author="PR Preview" w:date="2026-01-01T00:00:00Z">
        <w:r>
          <w:delText xml:space="preserve">and</w:delText>
        </w:r>
      </w:del>
      <w:del w:id="5872" w:author="PR Preview" w:date="2026-01-01T00:00:00Z">
        <w:r>
          <w:delText xml:space="preserve"> </w:delText>
        </w:r>
      </w:del>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del w:id="5873" w:author="PR Preview" w:date="2026-01-01T00:00:00Z">
        <w:r>
          <w:delText xml:space="preserve">, so</w:delText>
        </w:r>
      </w:del>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del w:id="5874" w:author="PR Preview" w:date="2026-01-01T00:00:00Z">
        <w:r>
          <w:delText xml:space="preserve">As a check on condition 1,</w:delText>
        </w:r>
      </w:del>
      <w:del w:id="5875" w:author="PR Preview" w:date="2026-01-01T00:00:00Z">
        <w:r>
          <w:delText xml:space="preserve"> </w:delText>
        </w:r>
      </w:del>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del w:id="5876" w:author="PR Preview" w:date="2026-01-01T00:00:00Z">
        <w:r>
          <w:delText xml:space="preserve">,</w:delText>
        </w:r>
      </w:del>
      <w:del w:id="5877" w:author="PR Preview" w:date="2026-01-01T00:00:00Z">
        <w:r>
          <w:delText xml:space="preserve"> </w:delText>
        </w:r>
      </w:del>
      <w:del w:id="5878" w:author="PR Preview" w:date="2026-01-01T00:00:00Z">
        <w:r>
          <w:delText xml:space="preserve">and its first row times</w:delText>
        </w:r>
      </w:del>
      <w:del w:id="5879" w:author="PR Preview" w:date="2026-01-01T00:00:00Z">
        <w:r>
          <w:delText xml:space="preserve"> </w:delText>
        </w:r>
      </w:del>
      <m:oMath>
        <m:r>
          <m:rPr>
            <m:sty m:val="bi"/>
          </m:rPr>
          <m:t>A</m:t>
        </m:r>
      </m:oMath>
      <w:del w:id="5880" w:author="PR Preview" w:date="2026-01-01T00:00:00Z">
        <w:r>
          <w:delText xml:space="preserve"> </w:delText>
        </w:r>
      </w:del>
      <w:del w:id="5881" w:author="PR Preview" w:date="2026-01-01T00:00:00Z">
        <w:r>
          <w:delText xml:space="preserve">is</w:delText>
        </w:r>
      </w:del>
      <w:del w:id="5882" w:author="PR Preview" w:date="2026-01-01T00:00:00Z">
        <w:r>
          <w:delText xml:space="preserve"> </w:delText>
        </w:r>
      </w:del>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del w:id="5883" w:author="PR Preview" w:date="2026-01-01T00:00:00Z">
        <w:r>
          <w:delText xml:space="preserve">,</w:delText>
        </w:r>
      </w:del>
      <w:del w:id="5884" w:author="PR Preview" w:date="2026-01-01T00:00:00Z">
        <w:r>
          <w:delText xml:space="preserve"> </w:delText>
        </w:r>
      </w:del>
      <w:del w:id="5885" w:author="PR Preview" w:date="2026-01-01T00:00:00Z">
        <w:r>
          <w:delText xml:space="preserve">the first row of</w:delText>
        </w:r>
      </w:del>
      <w:del w:id="5886" w:author="PR Preview" w:date="2026-01-01T00:00:00Z">
        <w:r>
          <w:delText xml:space="preserve"> </w:delText>
        </w:r>
      </w:del>
      <m:oMath>
        <m:r>
          <m:rPr>
            <m:sty m:val="bi"/>
          </m:rPr>
          <m:t>A</m:t>
        </m:r>
      </m:oMath>
      <w:del w:id="5887" w:author="PR Preview" w:date="2026-01-01T00:00:00Z">
        <w:r>
          <w:delText xml:space="preserve">; the second row is</w:delText>
        </w:r>
      </w:del>
      <w:del w:id="5888" w:author="PR Preview" w:date="2026-01-01T00:00:00Z">
        <w:r>
          <w:delText xml:space="preserve"> </w:delText>
        </w:r>
      </w:del>
      <m:oMath>
        <m:r>
          <m:t>3</m:t>
        </m:r>
      </m:oMath>
      <w:del w:id="5889" w:author="PR Preview" w:date="2026-01-01T00:00:00Z">
        <w:r>
          <w:delText xml:space="preserve"> </w:delText>
        </w:r>
      </w:del>
      <w:del w:id="5890" w:author="PR Preview" w:date="2026-01-01T00:00:00Z">
        <w:r>
          <w:delText xml:space="preserve">times the first,</w:delText>
        </w:r>
      </w:del>
      <w:del w:id="5891" w:author="PR Preview" w:date="2026-01-01T00:00:00Z">
        <w:r>
          <w:delText xml:space="preserve"> </w:delText>
        </w:r>
      </w:del>
      <w:del w:id="5892" w:author="PR Preview" w:date="2026-01-01T00:00:00Z">
        <w:r>
          <w:delText xml:space="preserve">like the second row of</w:delText>
        </w:r>
      </w:del>
      <w:del w:id="5893" w:author="PR Preview" w:date="2026-01-01T00:00:00Z">
        <w:r>
          <w:delText xml:space="preserve"> </w:delText>
        </w:r>
      </w:del>
      <m:oMath>
        <m:r>
          <m:rPr>
            <m:sty m:val="bi"/>
          </m:rPr>
          <m:t>A</m:t>
        </m:r>
      </m:oMath>
      <w:del w:id="5894" w:author="PR Preview" w:date="2026-01-01T00:00:00Z">
        <w:r>
          <w:delText xml:space="preserve">.</w:delText>
        </w:r>
      </w:del>
    </w:p>
    <w:p>
      <w:pPr>
        <w:pStyle w:val="FirstParagraph"/>
      </w:pPr>
      <w:ins w:id="5895" w:author="PR Preview" w:date="2026-01-01T00:00:00Z">
        <w:r>
          <w:rPr>
            <w:b/>
            <w:bCs/>
          </w:rPr>
          <w:t xml:space="preserve">Example 164 (The Moore-Penrose inverse of a rank-one matrix)</w:t>
        </w:r>
      </w:ins>
      <w:ins w:id="5896" w:author="PR Preview" w:date="2026-01-01T00:00:00Z">
        <w:r>
          <w:t xml:space="preserve"> </w:t>
        </w:r>
      </w:ins>
      <w:ins w:id="5897" w:author="PR Preview" w:date="2026-01-01T00:00:00Z">
        <w:r>
          <w:t xml:space="preserve">For</w:t>
        </w:r>
      </w:ins>
      <w:ins w:id="5898" w:author="PR Preview" w:date="2026-01-01T00:00:00Z">
        <w:r>
          <w:t xml:space="preserve"> </w:t>
        </w:r>
      </w:ins>
      <m:oMath>
        <m:r>
          <m:rPr>
            <m:sty m:val="bi"/>
          </m:rPr>
          <m:t>A</m:t>
        </m:r>
      </m:oMath>
      <w:ins w:id="5899" w:author="PR Preview" w:date="2026-01-01T00:00:00Z">
        <w:r>
          <w:t xml:space="preserve"> </w:t>
        </w:r>
      </w:ins>
      <w:ins w:id="5900" w:author="PR Preview" w:date="2026-01-01T00:00:00Z">
        <w:r>
          <w:t xml:space="preserve">in</w:t>
        </w:r>
      </w:ins>
      <w:ins w:id="5901" w:author="PR Preview" w:date="2026-01-01T00:00:00Z">
        <w:r>
          <w:t xml:space="preserve"> </w:t>
        </w:r>
      </w:ins>
      <w:hyperlink w:anchor="exm-column-space">
        <w:ins w:id="5902" w:author="PR Preview" w:date="2026-01-01T00:00:00Z">
          <w:r>
            <w:rPr>
              <w:rStyle w:val="Hyperlink"/>
            </w:rPr>
            <w:t xml:space="preserve">Example 53</w:t>
          </w:r>
        </w:ins>
      </w:hyperlink>
      <w:ins w:id="5903" w:author="PR Preview" w:date="2026-01-01T00:00:00Z">
        <w:r>
          <w:t xml:space="preserve">, the rank factorization</w:t>
        </w:r>
      </w:ins>
      <w:ins w:id="5904"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5905" w:author="PR Preview" w:date="2026-01-01T00:00:00Z">
        <w:r>
          <w:t xml:space="preserve">,</w:t>
        </w:r>
      </w:ins>
      <w:ins w:id="5906"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5907" w:author="PR Preview" w:date="2026-01-01T00:00:00Z">
        <w:r>
          <w:t xml:space="preserve"> </w:t>
        </w:r>
      </w:ins>
      <w:ins w:id="5908" w:author="PR Preview" w:date="2026-01-01T00:00:00Z">
        <w:r>
          <w:t xml:space="preserve">(</w:t>
        </w:r>
      </w:ins>
      <w:hyperlink w:anchor="exm-rank-factorization">
        <w:ins w:id="5909" w:author="PR Preview" w:date="2026-01-01T00:00:00Z">
          <w:r>
            <w:rPr>
              <w:rStyle w:val="Hyperlink"/>
            </w:rPr>
            <w:t xml:space="preserve">Example 70</w:t>
          </w:r>
        </w:ins>
      </w:hyperlink>
      <w:ins w:id="5910"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ins w:id="5911" w:author="PR Preview" w:date="2026-01-01T00:00:00Z">
        <w:r>
          <w:t xml:space="preserve">and</w:t>
        </w:r>
      </w:ins>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ins w:id="5912" w:author="PR Preview" w:date="2026-01-01T00:00:00Z">
        <w:r>
          <w:t xml:space="preserve">so</w:t>
        </w:r>
      </w:ins>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ins w:id="5913" w:author="PR Preview" w:date="2026-01-01T00:00:00Z">
        <w:r>
          <w:t xml:space="preserve">As a check on condition 1,</w:t>
        </w:r>
      </w:ins>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ins w:id="5914" w:author="PR Preview" w:date="2026-01-01T00:00:00Z">
        <w:r>
          <w:t xml:space="preserve">and its first row times</w:t>
        </w:r>
      </w:ins>
      <w:ins w:id="5915" w:author="PR Preview" w:date="2026-01-01T00:00:00Z">
        <w:r>
          <w:t xml:space="preserve"> </w:t>
        </w:r>
      </w:ins>
      <m:oMath>
        <m:r>
          <m:rPr>
            <m:sty m:val="bi"/>
          </m:rPr>
          <m:t>A</m:t>
        </m:r>
      </m:oMath>
      <w:ins w:id="5916" w:author="PR Preview" w:date="2026-01-01T00:00:00Z">
        <w:r>
          <w:t xml:space="preserve"> </w:t>
        </w:r>
      </w:ins>
      <w:ins w:id="5917" w:author="PR Preview" w:date="2026-01-01T00:00:00Z">
        <w:r>
          <w:t xml:space="preserve">is</w:t>
        </w:r>
      </w:ins>
      <w:ins w:id="5918" w:author="PR Preview" w:date="2026-01-01T00:00:00Z">
        <w:r>
          <w:t xml:space="preserve"> </w:t>
        </w:r>
      </w:ins>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ins w:id="5919" w:author="PR Preview" w:date="2026-01-01T00:00:00Z">
        <w:r>
          <w:t xml:space="preserve">,</w:t>
        </w:r>
      </w:ins>
      <w:ins w:id="5920" w:author="PR Preview" w:date="2026-01-01T00:00:00Z">
        <w:r>
          <w:t xml:space="preserve"> </w:t>
        </w:r>
      </w:ins>
      <w:ins w:id="5921" w:author="PR Preview" w:date="2026-01-01T00:00:00Z">
        <w:r>
          <w:t xml:space="preserve">the first row of</w:t>
        </w:r>
      </w:ins>
      <w:ins w:id="5922" w:author="PR Preview" w:date="2026-01-01T00:00:00Z">
        <w:r>
          <w:t xml:space="preserve"> </w:t>
        </w:r>
      </w:ins>
      <m:oMath>
        <m:r>
          <m:rPr>
            <m:sty m:val="bi"/>
          </m:rPr>
          <m:t>A</m:t>
        </m:r>
      </m:oMath>
      <w:ins w:id="5923" w:author="PR Preview" w:date="2026-01-01T00:00:00Z">
        <w:r>
          <w:t xml:space="preserve">; the second row is</w:t>
        </w:r>
      </w:ins>
      <w:ins w:id="5924" w:author="PR Preview" w:date="2026-01-01T00:00:00Z">
        <w:r>
          <w:t xml:space="preserve"> </w:t>
        </w:r>
      </w:ins>
      <m:oMath>
        <m:r>
          <m:t>3</m:t>
        </m:r>
      </m:oMath>
      <w:ins w:id="5925" w:author="PR Preview" w:date="2026-01-01T00:00:00Z">
        <w:r>
          <w:t xml:space="preserve"> </w:t>
        </w:r>
      </w:ins>
      <w:ins w:id="5926" w:author="PR Preview" w:date="2026-01-01T00:00:00Z">
        <w:r>
          <w:t xml:space="preserve">times the first,</w:t>
        </w:r>
      </w:ins>
      <w:ins w:id="5927" w:author="PR Preview" w:date="2026-01-01T00:00:00Z">
        <w:r>
          <w:t xml:space="preserve"> </w:t>
        </w:r>
      </w:ins>
      <w:ins w:id="5928" w:author="PR Preview" w:date="2026-01-01T00:00:00Z">
        <w:r>
          <w:t xml:space="preserve">like the second row of</w:t>
        </w:r>
      </w:ins>
      <w:ins w:id="5929" w:author="PR Preview" w:date="2026-01-01T00:00:00Z">
        <w:r>
          <w:t xml:space="preserve"> </w:t>
        </w:r>
      </w:ins>
      <m:oMath>
        <m:r>
          <m:rPr>
            <m:sty m:val="bi"/>
          </m:rPr>
          <m:t>A</m:t>
        </m:r>
      </m:oMath>
      <w:ins w:id="5930" w:author="PR Preview" w:date="2026-01-01T00:00:00Z">
        <w:r>
          <w:t xml:space="preserve">.</w:t>
        </w:r>
      </w:ins>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del w:id="5931" w:author="PR Preview" w:date="2026-01-01T00:00:00Z">
        <w:r>
          <w:delText xml:space="preserve">:</w:delText>
        </w:r>
      </w:del>
      <w:del w:id="5932" w:author="PR Preview" w:date="2026-01-01T00:00:00Z">
        <w:r>
          <w:delText xml:space="preserve"> </w:delText>
        </w:r>
      </w:del>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del w:id="5933" w:author="PR Preview" w:date="2026-01-01T00:00:00Z">
        <w:r>
          <w:delText xml:space="preserve">, so the system is consistent.</w:delText>
        </w:r>
      </w:del>
    </w:p>
    <w:p>
      <w:pPr>
        <w:numPr>
          <w:ilvl w:val="0"/>
          <w:numId w:val="1086"/>
        </w:numPr>
      </w:pPr>
      <m:oMath>
        <m:acc>
          <m:accPr>
            <m:chr m:val="̃"/>
          </m:accPr>
          <m:e>
            <m:r>
              <m:t>b</m:t>
            </m:r>
          </m:e>
        </m:acc>
        <m:r>
          <m:rPr>
            <m:sty m:val="p"/>
          </m:rPr>
          <m:t>=</m:t>
        </m:r>
        <m:r>
          <m:rPr>
            <m:sty m:val="p"/>
          </m:rPr>
          <m:t>(</m:t>
        </m:r>
        <m:r>
          <m:t>2</m:t>
        </m:r>
        <m:r>
          <m:rPr>
            <m:sty m:val="p"/>
          </m:rPr>
          <m:t>,</m:t>
        </m:r>
        <m:r>
          <m:t>0</m:t>
        </m:r>
        <m:r>
          <m:rPr>
            <m:sty m:val="p"/>
          </m:rPr>
          <m:t>)</m:t>
        </m:r>
      </m:oMath>
      <w:ins w:id="5934" w:author="PR Preview" w:date="2026-01-01T00:00:00Z">
        <w:r>
          <w:t xml:space="preserve">:</w:t>
        </w:r>
      </w:ins>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ins w:id="5935" w:author="PR Preview" w:date="2026-01-01T00:00:00Z">
        <w:r>
          <w:t xml:space="preserve">so the system is consistent.</w:t>
        </w:r>
      </w:ins>
    </w:p>
    <w:p>
      <w:pPr>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del w:id="5936" w:author="PR Preview" w:date="2026-01-01T00:00:00Z">
        <w:r>
          <w:delText xml:space="preserve">Since</w:delText>
        </w:r>
      </w:del>
      <w:del w:id="5937" w:author="PR Preview" w:date="2026-01-01T00:00:00Z">
        <w:r>
          <w:delText xml:space="preserve"> </w:delText>
        </w:r>
      </w:del>
      <m:oMath>
        <m:r>
          <m:rPr>
            <m:sty m:val="p"/>
          </m:rPr>
          <m:t>−</m:t>
        </m:r>
        <m:r>
          <m:t>7</m:t>
        </m:r>
        <m:sSub>
          <m:e>
            <m:r>
              <m:t>q</m:t>
            </m:r>
          </m:e>
          <m:sub>
            <m:r>
              <m:t>1</m:t>
            </m:r>
          </m:sub>
        </m:sSub>
        <m:r>
          <m:rPr>
            <m:sty m:val="p"/>
          </m:rPr>
          <m:t>+</m:t>
        </m:r>
        <m:sSub>
          <m:e>
            <m:r>
              <m:t>q</m:t>
            </m:r>
          </m:e>
          <m:sub>
            <m:r>
              <m:t>2</m:t>
            </m:r>
          </m:sub>
        </m:sSub>
      </m:oMath>
      <w:del w:id="5938" w:author="PR Preview" w:date="2026-01-01T00:00:00Z">
        <w:r>
          <w:delText xml:space="preserve"> </w:delText>
        </w:r>
      </w:del>
      <w:del w:id="5939" w:author="PR Preview" w:date="2026-01-01T00:00:00Z">
        <w:r>
          <w:delText xml:space="preserve">can be any number,</w:delText>
        </w:r>
      </w:del>
      <w:del w:id="5940" w:author="PR Preview" w:date="2026-01-01T00:00:00Z">
        <w:r>
          <w:delText xml:space="preserve"> </w:delText>
        </w:r>
      </w:del>
      <w:del w:id="5941" w:author="PR Preview" w:date="2026-01-01T00:00:00Z">
        <w:r>
          <w:delText xml:space="preserve">the solutions are exactly the vectors</w:delText>
        </w:r>
      </w:del>
      <w:del w:id="5942" w:author="PR Preview" w:date="2026-01-01T00:00:00Z">
        <w:r>
          <w:delText xml:space="preserve"> </w:delText>
        </w:r>
      </w:del>
      <m:oMath>
        <m:r>
          <m:rPr>
            <m:sty m:val="p"/>
          </m:rPr>
          <m:t>(</m:t>
        </m:r>
        <m:r>
          <m:t>2</m:t>
        </m:r>
        <m:r>
          <m:rPr>
            <m:sty m:val="p"/>
          </m:rPr>
          <m:t>,</m:t>
        </m:r>
        <m:r>
          <m:t>t</m:t>
        </m:r>
        <m:r>
          <m:rPr>
            <m:sty m:val="p"/>
          </m:rPr>
          <m:t>)</m:t>
        </m:r>
      </m:oMath>
      <w:del w:id="5943" w:author="PR Preview" w:date="2026-01-01T00:00:00Z">
        <w:r>
          <w:delText xml:space="preserve">,</w:delText>
        </w:r>
      </w:del>
      <w:del w:id="5944" w:author="PR Preview" w:date="2026-01-01T00:00:00Z">
        <w:r>
          <w:delText xml:space="preserve"> </w:delText>
        </w:r>
      </w:del>
      <m:oMath>
        <m:r>
          <m:t>t</m:t>
        </m:r>
        <m:r>
          <m:rPr>
            <m:sty m:val="p"/>
          </m:rPr>
          <m:t>∈</m:t>
        </m:r>
        <m:r>
          <m:rPr>
            <m:scr m:val="double-struck"/>
            <m:sty m:val="p"/>
          </m:rPr>
          <m:t>R</m:t>
        </m:r>
      </m:oMath>
      <w:del w:id="5945" w:author="PR Preview" w:date="2026-01-01T00:00:00Z">
        <w:r>
          <w:delText xml:space="preserve">,</w:delText>
        </w:r>
      </w:del>
      <w:del w:id="5946" w:author="PR Preview" w:date="2026-01-01T00:00:00Z">
        <w:r>
          <w:delText xml:space="preserve"> </w:delText>
        </w:r>
      </w:del>
      <w:del w:id="5947" w:author="PR Preview" w:date="2026-01-01T00:00:00Z">
        <w:r>
          <w:delText xml:space="preserve">which is what</w:delText>
        </w:r>
      </w:del>
      <w:del w:id="5948"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del w:id="5949" w:author="PR Preview" w:date="2026-01-01T00:00:00Z">
        <w:r>
          <w:delText xml:space="preserve"> </w:delText>
        </w:r>
      </w:del>
      <w:del w:id="5950" w:author="PR Preview" w:date="2026-01-01T00:00:00Z">
        <w:r>
          <w:delText xml:space="preserve">says directly.</w:delText>
        </w:r>
      </w:del>
    </w:p>
    <w:p>
      <w:pPr>
        <w:pStyle w:val="FirstParagraph"/>
      </w:pPr>
      <w:ins w:id="5951" w:author="PR Preview" w:date="2026-01-01T00:00:00Z">
        <w:r>
          <w:t xml:space="preserve">Since</w:t>
        </w:r>
      </w:ins>
      <w:ins w:id="5952" w:author="PR Preview" w:date="2026-01-01T00:00:00Z">
        <w:r>
          <w:t xml:space="preserve"> </w:t>
        </w:r>
      </w:ins>
      <m:oMath>
        <m:r>
          <m:rPr>
            <m:sty m:val="p"/>
          </m:rPr>
          <m:t>−</m:t>
        </m:r>
        <m:r>
          <m:t>7</m:t>
        </m:r>
        <m:sSub>
          <m:e>
            <m:r>
              <m:t>q</m:t>
            </m:r>
          </m:e>
          <m:sub>
            <m:r>
              <m:t>1</m:t>
            </m:r>
          </m:sub>
        </m:sSub>
        <m:r>
          <m:rPr>
            <m:sty m:val="p"/>
          </m:rPr>
          <m:t>+</m:t>
        </m:r>
        <m:sSub>
          <m:e>
            <m:r>
              <m:t>q</m:t>
            </m:r>
          </m:e>
          <m:sub>
            <m:r>
              <m:t>2</m:t>
            </m:r>
          </m:sub>
        </m:sSub>
      </m:oMath>
      <w:ins w:id="5953" w:author="PR Preview" w:date="2026-01-01T00:00:00Z">
        <w:r>
          <w:t xml:space="preserve"> </w:t>
        </w:r>
      </w:ins>
      <w:ins w:id="5954" w:author="PR Preview" w:date="2026-01-01T00:00:00Z">
        <w:r>
          <w:t xml:space="preserve">can be any number,</w:t>
        </w:r>
      </w:ins>
      <w:ins w:id="5955" w:author="PR Preview" w:date="2026-01-01T00:00:00Z">
        <w:r>
          <w:t xml:space="preserve"> </w:t>
        </w:r>
      </w:ins>
      <w:ins w:id="5956" w:author="PR Preview" w:date="2026-01-01T00:00:00Z">
        <w:r>
          <w:t xml:space="preserve">the solutions are exactly the vectors</w:t>
        </w:r>
      </w:ins>
      <w:ins w:id="5957" w:author="PR Preview" w:date="2026-01-01T00:00:00Z">
        <w:r>
          <w:t xml:space="preserve"> </w:t>
        </w:r>
      </w:ins>
      <m:oMath>
        <m:r>
          <m:rPr>
            <m:sty m:val="p"/>
          </m:rPr>
          <m:t>(</m:t>
        </m:r>
        <m:r>
          <m:t>2</m:t>
        </m:r>
        <m:r>
          <m:rPr>
            <m:sty m:val="p"/>
          </m:rPr>
          <m:t>,</m:t>
        </m:r>
        <m:r>
          <m:t>t</m:t>
        </m:r>
        <m:r>
          <m:rPr>
            <m:sty m:val="p"/>
          </m:rPr>
          <m:t>)</m:t>
        </m:r>
      </m:oMath>
      <w:ins w:id="5958" w:author="PR Preview" w:date="2026-01-01T00:00:00Z">
        <w:r>
          <w:t xml:space="preserve">,</w:t>
        </w:r>
      </w:ins>
      <w:ins w:id="5959" w:author="PR Preview" w:date="2026-01-01T00:00:00Z">
        <w:r>
          <w:t xml:space="preserve"> </w:t>
        </w:r>
      </w:ins>
      <m:oMath>
        <m:r>
          <m:t>t</m:t>
        </m:r>
        <m:r>
          <m:rPr>
            <m:sty m:val="p"/>
          </m:rPr>
          <m:t>∈</m:t>
        </m:r>
        <m:r>
          <m:rPr>
            <m:scr m:val="double-struck"/>
            <m:sty m:val="p"/>
          </m:rPr>
          <m:t>R</m:t>
        </m:r>
      </m:oMath>
      <w:ins w:id="5960" w:author="PR Preview" w:date="2026-01-01T00:00:00Z">
        <w:r>
          <w:t xml:space="preserve">,</w:t>
        </w:r>
      </w:ins>
      <w:ins w:id="5961" w:author="PR Preview" w:date="2026-01-01T00:00:00Z">
        <w:r>
          <w:t xml:space="preserve"> </w:t>
        </w:r>
      </w:ins>
      <w:ins w:id="5962" w:author="PR Preview" w:date="2026-01-01T00:00:00Z">
        <w:r>
          <w:t xml:space="preserve">which is what</w:t>
        </w:r>
      </w:ins>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ins w:id="5963" w:author="PR Preview" w:date="2026-01-01T00:00:00Z">
        <w:r>
          <w:t xml:space="preserve">says directly.</w:t>
        </w:r>
      </w:ins>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del w:id="5964" w:author="PR Preview" w:date="2026-01-01T00:00:00Z">
        <w:r>
          <w:delText xml:space="preserve">An invertible</w:delText>
        </w:r>
      </w:del>
      <w:del w:id="5965" w:author="PR Preview" w:date="2026-01-01T00:00:00Z">
        <w:r>
          <w:delText xml:space="preserve"> </w:delText>
        </w:r>
      </w:del>
      <m:oMath>
        <m:r>
          <m:t>p</m:t>
        </m:r>
        <m:r>
          <m:rPr>
            <m:sty m:val="p"/>
          </m:rPr>
          <m:t>×</m:t>
        </m:r>
        <m:r>
          <m:t>p</m:t>
        </m:r>
      </m:oMath>
      <w:del w:id="5966" w:author="PR Preview" w:date="2026-01-01T00:00:00Z">
        <w:r>
          <w:delText xml:space="preserve"> </w:delText>
        </w:r>
      </w:del>
      <w:del w:id="5967" w:author="PR Preview" w:date="2026-01-01T00:00:00Z">
        <w:r>
          <w:delText xml:space="preserve">matrix</w:delText>
        </w:r>
      </w:del>
      <w:del w:id="5968" w:author="PR Preview" w:date="2026-01-01T00:00:00Z">
        <w:r>
          <w:delText xml:space="preserve"> </w:delText>
        </w:r>
      </w:del>
      <m:oMath>
        <m:r>
          <m:rPr>
            <m:sty m:val="bi"/>
          </m:rPr>
          <m:t>A</m:t>
        </m:r>
      </m:oMath>
      <w:del w:id="5969" w:author="PR Preview" w:date="2026-01-01T00:00:00Z">
        <w:r>
          <w:delText xml:space="preserve"> </w:delText>
        </w:r>
      </w:del>
      <w:del w:id="5970" w:author="PR Preview" w:date="2026-01-01T00:00:00Z">
        <w:r>
          <w:delText xml:space="preserve">has rank</w:delText>
        </w:r>
      </w:del>
      <w:del w:id="5971" w:author="PR Preview" w:date="2026-01-01T00:00:00Z">
        <w:r>
          <w:delText xml:space="preserve"> </w:delText>
        </w:r>
      </w:del>
      <m:oMath>
        <m:r>
          <m:t>p</m:t>
        </m:r>
      </m:oMath>
      <w:del w:id="5972" w:author="PR Preview" w:date="2026-01-01T00:00:00Z">
        <w:r>
          <w:delText xml:space="preserve">:</w:delText>
        </w:r>
      </w:del>
      <w:del w:id="5973" w:author="PR Preview" w:date="2026-01-01T00:00:00Z">
        <w:r>
          <w:delText xml:space="preserve"> </w:delText>
        </w:r>
      </w:del>
      <w:del w:id="5974" w:author="PR Preview" w:date="2026-01-01T00:00:00Z">
        <w:r>
          <w:delText xml:space="preserve">if</w:delText>
        </w:r>
      </w:del>
      <w:del w:id="5975" w:author="PR Preview" w:date="2026-01-01T00:00:00Z">
        <w:r>
          <w:delText xml:space="preserve"> </w:delText>
        </w:r>
      </w:del>
      <m:oMath>
        <m:r>
          <m:rPr>
            <m:sty m:val="bi"/>
          </m:rPr>
          <m:t>A</m:t>
        </m:r>
        <m:acc>
          <m:accPr>
            <m:chr m:val="̃"/>
          </m:accPr>
          <m:e>
            <m:r>
              <m:t>x</m:t>
            </m:r>
          </m:e>
        </m:acc>
        <m:r>
          <m:rPr>
            <m:sty m:val="p"/>
          </m:rPr>
          <m:t>=</m:t>
        </m:r>
        <m:acc>
          <m:accPr>
            <m:chr m:val="̃"/>
          </m:accPr>
          <m:e>
            <m:r>
              <m:t>0</m:t>
            </m:r>
          </m:e>
        </m:acc>
      </m:oMath>
      <w:del w:id="5976" w:author="PR Preview" w:date="2026-01-01T00:00:00Z">
        <w:r>
          <w:delText xml:space="preserve"> </w:delText>
        </w:r>
      </w:del>
      <w:del w:id="5977" w:author="PR Preview" w:date="2026-01-01T00:00:00Z">
        <w:r>
          <w:delText xml:space="preserve">then</w:delText>
        </w:r>
      </w:del>
      <w:del w:id="5978" w:author="PR Preview" w:date="2026-01-01T00:00:00Z">
        <w:r>
          <w:delText xml:space="preserve"> </w:delText>
        </w:r>
      </w:del>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del w:id="5979" w:author="PR Preview" w:date="2026-01-01T00:00:00Z">
        <w:r>
          <w:delText xml:space="preserve">,</w:delText>
        </w:r>
      </w:del>
      <w:del w:id="5980" w:author="PR Preview" w:date="2026-01-01T00:00:00Z">
        <w:r>
          <w:delText xml:space="preserve"> </w:delText>
        </w:r>
      </w:del>
      <w:del w:id="5981" w:author="PR Preview" w:date="2026-01-01T00:00:00Z">
        <w:r>
          <w:delText xml:space="preserve">so its nullity is</w:delText>
        </w:r>
      </w:del>
      <w:del w:id="5982" w:author="PR Preview" w:date="2026-01-01T00:00:00Z">
        <w:r>
          <w:delText xml:space="preserve"> </w:delText>
        </w:r>
      </w:del>
      <m:oMath>
        <m:r>
          <m:t>0</m:t>
        </m:r>
      </m:oMath>
      <w:del w:id="5983" w:author="PR Preview" w:date="2026-01-01T00:00:00Z">
        <w:r>
          <w:delText xml:space="preserve"> </w:delText>
        </w:r>
      </w:del>
      <w:del w:id="5984" w:author="PR Preview" w:date="2026-01-01T00:00:00Z">
        <w:r>
          <w:delText xml:space="preserve">and its rank is</w:delText>
        </w:r>
      </w:del>
      <w:del w:id="5985" w:author="PR Preview" w:date="2026-01-01T00:00:00Z">
        <w:r>
          <w:delText xml:space="preserve"> </w:delText>
        </w:r>
      </w:del>
      <m:oMath>
        <m:r>
          <m:t>p</m:t>
        </m:r>
      </m:oMath>
      <w:del w:id="5986" w:author="PR Preview" w:date="2026-01-01T00:00:00Z">
        <w:r>
          <w:delText xml:space="preserve"> </w:delText>
        </w:r>
      </w:del>
      <w:del w:id="5987" w:author="PR Preview" w:date="2026-01-01T00:00:00Z">
        <w:r>
          <w:delText xml:space="preserve">(</w:delText>
        </w:r>
      </w:del>
      <w:hyperlink w:anchor="thm-rank-nullity">
        <w:del w:id="5988" w:author="PR Preview" w:date="2026-01-01T00:00:00Z">
          <w:r>
            <w:rPr>
              <w:rStyle w:val="Hyperlink"/>
            </w:rPr>
            <w:delText xml:space="preserve">Theorem 36</w:delText>
          </w:r>
        </w:del>
      </w:hyperlink>
      <w:del w:id="5989" w:author="PR Preview" w:date="2026-01-01T00:00:00Z">
        <w:r>
          <w:delText xml:space="preserve">).</w:delText>
        </w:r>
      </w:del>
      <w:del w:id="5990" w:author="PR Preview" w:date="2026-01-01T00:00:00Z">
        <w:r>
          <w:delText xml:space="preserve"> </w:delText>
        </w:r>
      </w:del>
      <w:del w:id="5991" w:author="PR Preview" w:date="2026-01-01T00:00:00Z">
        <w:r>
          <w:delText xml:space="preserve">So every system with it is consistent (part 1, with</w:delText>
        </w:r>
      </w:del>
      <w:del w:id="5992" w:author="PR Preview" w:date="2026-01-01T00:00:00Z">
        <w:r>
          <w:delText xml:space="preserve"> </w:delText>
        </w:r>
      </w:del>
      <m:oMath>
        <m:r>
          <m:t>p</m:t>
        </m:r>
        <m:r>
          <m:rPr>
            <m:sty m:val="p"/>
          </m:rPr>
          <m:t>=</m:t>
        </m:r>
        <m:r>
          <m:t>m</m:t>
        </m:r>
      </m:oMath>
      <w:del w:id="5993" w:author="PR Preview" w:date="2026-01-01T00:00:00Z">
        <w:r>
          <w:delText xml:space="preserve">)</w:delText>
        </w:r>
      </w:del>
      <w:del w:id="5994" w:author="PR Preview" w:date="2026-01-01T00:00:00Z">
        <w:r>
          <w:delText xml:space="preserve"> </w:delText>
        </w:r>
      </w:del>
      <w:del w:id="5995" w:author="PR Preview" w:date="2026-01-01T00:00:00Z">
        <w:r>
          <w:delText xml:space="preserve">and has exactly one solution (part 2, with</w:delText>
        </w:r>
      </w:del>
      <w:del w:id="5996" w:author="PR Preview" w:date="2026-01-01T00:00:00Z">
        <w:r>
          <w:delText xml:space="preserve"> </w:delText>
        </w:r>
      </w:del>
      <m:oMath>
        <m:r>
          <m:t>p</m:t>
        </m:r>
        <m:r>
          <m:rPr>
            <m:sty m:val="p"/>
          </m:rPr>
          <m:t>=</m:t>
        </m:r>
        <m:r>
          <m:t>n</m:t>
        </m:r>
      </m:oMath>
      <w:del w:id="5997" w:author="PR Preview" w:date="2026-01-01T00:00:00Z">
        <w:r>
          <w:delText xml:space="preserve">),</w:delText>
        </w:r>
      </w:del>
      <w:del w:id="5998" w:author="PR Preview" w:date="2026-01-01T00:00:00Z">
        <w:r>
          <w:delText xml:space="preserve"> </w:delText>
        </w:r>
      </w:del>
      <w:del w:id="5999" w:author="PR Preview" w:date="2026-01-01T00:00:00Z">
        <w:r>
          <w:delText xml:space="preserve">namely</w:delText>
        </w:r>
      </w:del>
      <w:del w:id="6000" w:author="PR Preview" w:date="2026-01-01T00:00:00Z">
        <w:r>
          <w:delText xml:space="preserve"> </w:delText>
        </w:r>
      </w:del>
      <m:oMath>
        <m:sSup>
          <m:e>
            <m:r>
              <m:rPr>
                <m:sty m:val="bi"/>
              </m:rPr>
              <m:t>A</m:t>
            </m:r>
          </m:e>
          <m:sup>
            <m:r>
              <m:rPr>
                <m:sty m:val="p"/>
              </m:rPr>
              <m:t>−</m:t>
            </m:r>
            <m:r>
              <m:t>1</m:t>
            </m:r>
          </m:sup>
        </m:sSup>
        <m:acc>
          <m:accPr>
            <m:chr m:val="̃"/>
          </m:accPr>
          <m:e>
            <m:r>
              <m:t>b</m:t>
            </m:r>
          </m:e>
        </m:acc>
      </m:oMath>
      <w:del w:id="6001" w:author="PR Preview" w:date="2026-01-01T00:00:00Z">
        <w:r>
          <w:delText xml:space="preserve">, since</w:delText>
        </w:r>
      </w:del>
      <w:del w:id="6002" w:author="PR Preview" w:date="2026-01-01T00:00:00Z">
        <w:r>
          <w:delText xml:space="preserve"> </w:delText>
        </w:r>
      </w:del>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del w:id="6003" w:author="PR Preview" w:date="2026-01-01T00:00:00Z">
        <w:r>
          <w:delText xml:space="preserve">.</w:delText>
        </w:r>
      </w:del>
    </w:p>
    <w:p>
      <w:pPr>
        <w:numPr>
          <w:ilvl w:val="0"/>
          <w:numId w:val="1089"/>
        </w:numPr>
      </w:pPr>
      <w:ins w:id="6004" w:author="PR Preview" w:date="2026-01-01T00:00:00Z">
        <w:r>
          <w:t xml:space="preserve">An invertible</w:t>
        </w:r>
      </w:ins>
      <w:ins w:id="6005" w:author="PR Preview" w:date="2026-01-01T00:00:00Z">
        <w:r>
          <w:t xml:space="preserve"> </w:t>
        </w:r>
      </w:ins>
      <m:oMath>
        <m:r>
          <m:t>p</m:t>
        </m:r>
        <m:r>
          <m:rPr>
            <m:sty m:val="p"/>
          </m:rPr>
          <m:t>×</m:t>
        </m:r>
        <m:r>
          <m:t>p</m:t>
        </m:r>
      </m:oMath>
      <w:ins w:id="6006" w:author="PR Preview" w:date="2026-01-01T00:00:00Z">
        <w:r>
          <w:t xml:space="preserve"> </w:t>
        </w:r>
      </w:ins>
      <w:ins w:id="6007" w:author="PR Preview" w:date="2026-01-01T00:00:00Z">
        <w:r>
          <w:t xml:space="preserve">matrix</w:t>
        </w:r>
      </w:ins>
      <w:ins w:id="6008" w:author="PR Preview" w:date="2026-01-01T00:00:00Z">
        <w:r>
          <w:t xml:space="preserve"> </w:t>
        </w:r>
      </w:ins>
      <m:oMath>
        <m:r>
          <m:rPr>
            <m:sty m:val="bi"/>
          </m:rPr>
          <m:t>A</m:t>
        </m:r>
      </m:oMath>
      <w:ins w:id="6009" w:author="PR Preview" w:date="2026-01-01T00:00:00Z">
        <w:r>
          <w:t xml:space="preserve"> </w:t>
        </w:r>
      </w:ins>
      <w:ins w:id="6010" w:author="PR Preview" w:date="2026-01-01T00:00:00Z">
        <w:r>
          <w:t xml:space="preserve">has rank</w:t>
        </w:r>
      </w:ins>
      <w:ins w:id="6011" w:author="PR Preview" w:date="2026-01-01T00:00:00Z">
        <w:r>
          <w:t xml:space="preserve"> </w:t>
        </w:r>
      </w:ins>
      <m:oMath>
        <m:r>
          <m:t>p</m:t>
        </m:r>
      </m:oMath>
      <w:ins w:id="6012" w:author="PR Preview" w:date="2026-01-01T00:00:00Z">
        <w:r>
          <w:t xml:space="preserve">:</w:t>
        </w:r>
      </w:ins>
      <w:ins w:id="6013" w:author="PR Preview" w:date="2026-01-01T00:00:00Z">
        <w:r>
          <w:t xml:space="preserve"> </w:t>
        </w:r>
      </w:ins>
      <w:ins w:id="6014" w:author="PR Preview" w:date="2026-01-01T00:00:00Z">
        <w:r>
          <w:t xml:space="preserve">if</w:t>
        </w:r>
      </w:ins>
      <w:ins w:id="6015" w:author="PR Preview" w:date="2026-01-01T00:00:00Z">
        <w:r>
          <w:t xml:space="preserve"> </w:t>
        </w:r>
      </w:ins>
      <m:oMath>
        <m:r>
          <m:rPr>
            <m:sty m:val="bi"/>
          </m:rPr>
          <m:t>A</m:t>
        </m:r>
        <m:acc>
          <m:accPr>
            <m:chr m:val="̃"/>
          </m:accPr>
          <m:e>
            <m:r>
              <m:t>x</m:t>
            </m:r>
          </m:e>
        </m:acc>
        <m:r>
          <m:rPr>
            <m:sty m:val="p"/>
          </m:rPr>
          <m:t>=</m:t>
        </m:r>
        <m:acc>
          <m:accPr>
            <m:chr m:val="̃"/>
          </m:accPr>
          <m:e>
            <m:r>
              <m:t>0</m:t>
            </m:r>
          </m:e>
        </m:acc>
      </m:oMath>
      <w:ins w:id="6016" w:author="PR Preview" w:date="2026-01-01T00:00:00Z">
        <w:r>
          <w:t xml:space="preserve"> </w:t>
        </w:r>
      </w:ins>
      <w:ins w:id="6017" w:author="PR Preview" w:date="2026-01-01T00:00:00Z">
        <w:r>
          <w:t xml:space="preserve">then</w:t>
        </w:r>
      </w:ins>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ins w:id="6018" w:author="PR Preview" w:date="2026-01-01T00:00:00Z">
        <w:r>
          <w:t xml:space="preserve">so its nullity is</w:t>
        </w:r>
      </w:ins>
      <w:ins w:id="6019" w:author="PR Preview" w:date="2026-01-01T00:00:00Z">
        <w:r>
          <w:t xml:space="preserve"> </w:t>
        </w:r>
      </w:ins>
      <m:oMath>
        <m:r>
          <m:t>0</m:t>
        </m:r>
      </m:oMath>
      <w:ins w:id="6020" w:author="PR Preview" w:date="2026-01-01T00:00:00Z">
        <w:r>
          <w:t xml:space="preserve"> </w:t>
        </w:r>
      </w:ins>
      <w:ins w:id="6021" w:author="PR Preview" w:date="2026-01-01T00:00:00Z">
        <w:r>
          <w:t xml:space="preserve">and its rank is</w:t>
        </w:r>
      </w:ins>
      <w:ins w:id="6022" w:author="PR Preview" w:date="2026-01-01T00:00:00Z">
        <w:r>
          <w:t xml:space="preserve"> </w:t>
        </w:r>
      </w:ins>
      <m:oMath>
        <m:r>
          <m:t>p</m:t>
        </m:r>
      </m:oMath>
      <w:ins w:id="6023" w:author="PR Preview" w:date="2026-01-01T00:00:00Z">
        <w:r>
          <w:t xml:space="preserve"> </w:t>
        </w:r>
      </w:ins>
      <w:ins w:id="6024" w:author="PR Preview" w:date="2026-01-01T00:00:00Z">
        <w:r>
          <w:t xml:space="preserve">(</w:t>
        </w:r>
      </w:ins>
      <w:hyperlink w:anchor="thm-rank-nullity">
        <w:ins w:id="6025" w:author="PR Preview" w:date="2026-01-01T00:00:00Z">
          <w:r>
            <w:rPr>
              <w:rStyle w:val="Hyperlink"/>
            </w:rPr>
            <w:t xml:space="preserve">Theorem 36</w:t>
          </w:r>
        </w:ins>
      </w:hyperlink>
      <w:ins w:id="6026" w:author="PR Preview" w:date="2026-01-01T00:00:00Z">
        <w:r>
          <w:t xml:space="preserve">).</w:t>
        </w:r>
      </w:ins>
      <w:ins w:id="6027" w:author="PR Preview" w:date="2026-01-01T00:00:00Z">
        <w:r>
          <w:t xml:space="preserve"> </w:t>
        </w:r>
      </w:ins>
      <w:ins w:id="6028" w:author="PR Preview" w:date="2026-01-01T00:00:00Z">
        <w:r>
          <w:t xml:space="preserve">So every system with it is consistent (part 1, with</w:t>
        </w:r>
      </w:ins>
      <w:ins w:id="6029" w:author="PR Preview" w:date="2026-01-01T00:00:00Z">
        <w:r>
          <w:t xml:space="preserve"> </w:t>
        </w:r>
      </w:ins>
      <m:oMath>
        <m:r>
          <m:t>p</m:t>
        </m:r>
        <m:r>
          <m:rPr>
            <m:sty m:val="p"/>
          </m:rPr>
          <m:t>=</m:t>
        </m:r>
        <m:r>
          <m:t>m</m:t>
        </m:r>
      </m:oMath>
      <w:ins w:id="6030" w:author="PR Preview" w:date="2026-01-01T00:00:00Z">
        <w:r>
          <w:t xml:space="preserve">)</w:t>
        </w:r>
      </w:ins>
      <w:ins w:id="6031" w:author="PR Preview" w:date="2026-01-01T00:00:00Z">
        <w:r>
          <w:t xml:space="preserve"> </w:t>
        </w:r>
      </w:ins>
      <w:ins w:id="6032" w:author="PR Preview" w:date="2026-01-01T00:00:00Z">
        <w:r>
          <w:t xml:space="preserve">and has exactly one solution (part 2, with</w:t>
        </w:r>
      </w:ins>
      <w:ins w:id="6033" w:author="PR Preview" w:date="2026-01-01T00:00:00Z">
        <w:r>
          <w:t xml:space="preserve"> </w:t>
        </w:r>
      </w:ins>
      <m:oMath>
        <m:r>
          <m:t>p</m:t>
        </m:r>
        <m:r>
          <m:rPr>
            <m:sty m:val="p"/>
          </m:rPr>
          <m:t>=</m:t>
        </m:r>
        <m:r>
          <m:t>n</m:t>
        </m:r>
      </m:oMath>
      <w:ins w:id="6034" w:author="PR Preview" w:date="2026-01-01T00:00:00Z">
        <w:r>
          <w:t xml:space="preserve">),</w:t>
        </w:r>
      </w:ins>
      <w:ins w:id="6035" w:author="PR Preview" w:date="2026-01-01T00:00:00Z">
        <w:r>
          <w:t xml:space="preserve"> </w:t>
        </w:r>
      </w:ins>
      <w:ins w:id="6036" w:author="PR Preview" w:date="2026-01-01T00:00:00Z">
        <w:r>
          <w:t xml:space="preserve">namely</w:t>
        </w:r>
      </w:ins>
      <w:ins w:id="6037" w:author="PR Preview" w:date="2026-01-01T00:00:00Z">
        <w:r>
          <w:t xml:space="preserve"> </w:t>
        </w:r>
      </w:ins>
      <m:oMath>
        <m:sSup>
          <m:e>
            <m:r>
              <m:rPr>
                <m:sty m:val="bi"/>
              </m:rPr>
              <m:t>A</m:t>
            </m:r>
          </m:e>
          <m:sup>
            <m:r>
              <m:rPr>
                <m:sty m:val="p"/>
              </m:rPr>
              <m:t>−</m:t>
            </m:r>
            <m:r>
              <m:t>1</m:t>
            </m:r>
          </m:sup>
        </m:sSup>
        <m:acc>
          <m:accPr>
            <m:chr m:val="̃"/>
          </m:accPr>
          <m:e>
            <m:r>
              <m:t>b</m:t>
            </m:r>
          </m:e>
        </m:acc>
      </m:oMath>
      <w:ins w:id="6038" w:author="PR Preview" w:date="2026-01-01T00:00:00Z">
        <w:r>
          <w:t xml:space="preserve">, since</w:t>
        </w:r>
      </w:ins>
      <w:ins w:id="6039" w:author="PR Preview" w:date="2026-01-01T00:00:00Z">
        <w:r>
          <w:t xml:space="preserve"> </w:t>
        </w:r>
      </w:ins>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ins w:id="6040" w:author="PR Preview" w:date="2026-01-01T00:00:00Z">
        <w:r>
          <w:t xml:space="preserve">.</w:t>
        </w:r>
      </w:ins>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del w:id="6041" w:author="PR Preview" w:date="2026-01-01T00:00:00Z">
        <w:r>
          <w:rPr>
            <w:b/>
            <w:bCs/>
          </w:rPr>
          <w:delText xml:space="preserve">The split.</w:delText>
        </w:r>
      </w:del>
      <w:del w:id="6042" w:author="PR Preview" w:date="2026-01-01T00:00:00Z">
        <w:r>
          <w:delText xml:space="preserve"> </w:delText>
        </w:r>
      </w:del>
      <w:del w:id="6043" w:author="PR Preview" w:date="2026-01-01T00:00:00Z">
        <w:r>
          <w:delText xml:space="preserve">Let</w:delText>
        </w:r>
      </w:del>
      <w:del w:id="6044" w:author="PR Preview" w:date="2026-01-01T00:00:00Z">
        <w:r>
          <w:delText xml:space="preserve"> </w:delText>
        </w:r>
      </w:del>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del w:id="6045" w:author="PR Preview" w:date="2026-01-01T00:00:00Z">
        <w:r>
          <w:delText xml:space="preserve"> </w:delText>
        </w:r>
      </w:del>
      <w:del w:id="6046" w:author="PR Preview" w:date="2026-01-01T00:00:00Z">
        <w:r>
          <w:delText xml:space="preserve">(</w:delText>
        </w:r>
      </w:del>
      <w:hyperlink w:anchor="thm-matmul-assoc">
        <w:del w:id="6047" w:author="PR Preview" w:date="2026-01-01T00:00:00Z">
          <w:r>
            <w:rPr>
              <w:rStyle w:val="Hyperlink"/>
            </w:rPr>
            <w:delText xml:space="preserve">Theorem 8</w:delText>
          </w:r>
        </w:del>
      </w:hyperlink>
      <w:del w:id="6048" w:author="PR Preview" w:date="2026-01-01T00:00:00Z">
        <w:r>
          <w:delText xml:space="preserve">),</w:delText>
        </w:r>
      </w:del>
      <w:del w:id="6049" w:author="PR Preview" w:date="2026-01-01T00:00:00Z">
        <w:r>
          <w:delText xml:space="preserve"> </w:delText>
        </w:r>
      </w:del>
      <w:del w:id="6050" w:author="PR Preview" w:date="2026-01-01T00:00:00Z">
        <w:r>
          <w:delText xml:space="preserve">which is in</w:delText>
        </w:r>
      </w:del>
      <w:del w:id="6051" w:author="PR Preview" w:date="2026-01-01T00:00:00Z">
        <w:r>
          <w:delText xml:space="preserve"> </w:delText>
        </w:r>
      </w:del>
      <m:oMath>
        <m:r>
          <m:rPr>
            <m:scr m:val="script"/>
            <m:sty m:val="p"/>
          </m:rPr>
          <m:t>C</m:t>
        </m:r>
        <m:r>
          <m:rPr>
            <m:sty m:val="p"/>
          </m:rPr>
          <m:t>(</m:t>
        </m:r>
        <m:r>
          <m:rPr>
            <m:sty m:val="bi"/>
          </m:rPr>
          <m:t>X</m:t>
        </m:r>
        <m:r>
          <m:rPr>
            <m:sty m:val="p"/>
          </m:rPr>
          <m:t>)</m:t>
        </m:r>
      </m:oMath>
      <w:del w:id="6052" w:author="PR Preview" w:date="2026-01-01T00:00:00Z">
        <w:r>
          <w:delText xml:space="preserve"> </w:delText>
        </w:r>
      </w:del>
      <w:del w:id="6053" w:author="PR Preview" w:date="2026-01-01T00:00:00Z">
        <w:r>
          <w:delText xml:space="preserve">(</w:delText>
        </w:r>
      </w:del>
      <w:hyperlink w:anchor="def-column-space">
        <w:del w:id="6054" w:author="PR Preview" w:date="2026-01-01T00:00:00Z">
          <w:r>
            <w:rPr>
              <w:rStyle w:val="Hyperlink"/>
            </w:rPr>
            <w:delText xml:space="preserve">Definition 45</w:delText>
          </w:r>
        </w:del>
      </w:hyperlink>
      <w:del w:id="6055" w:author="PR Preview" w:date="2026-01-01T00:00:00Z">
        <w:r>
          <w:delText xml:space="preserve">).</w:delText>
        </w:r>
      </w:del>
      <w:del w:id="6056" w:author="PR Preview" w:date="2026-01-01T00:00:00Z">
        <w:r>
          <w:delText xml:space="preserve"> </w:delText>
        </w:r>
      </w:del>
      <w:del w:id="6057" w:author="PR Preview" w:date="2026-01-01T00:00:00Z">
        <w:r>
          <w:delText xml:space="preserve">For</w:delText>
        </w:r>
      </w:del>
      <w:del w:id="6058" w:author="PR Preview" w:date="2026-01-01T00:00:00Z">
        <w:r>
          <w:delText xml:space="preserve"> </w:delText>
        </w:r>
      </w:del>
      <m:oMath>
        <m:acc>
          <m:accPr>
            <m:chr m:val="̃"/>
          </m:accPr>
          <m:e>
            <m:r>
              <m:t>y</m:t>
            </m:r>
          </m:e>
        </m:acc>
        <m:r>
          <m:rPr>
            <m:sty m:val="p"/>
          </m:rPr>
          <m:t>−</m:t>
        </m:r>
        <m:acc>
          <m:accPr>
            <m:chr m:val="̃"/>
          </m:accPr>
          <m:e>
            <m:r>
              <m:t>u</m:t>
            </m:r>
          </m:e>
        </m:acc>
      </m:oMath>
      <w:del w:id="6059" w:author="PR Preview" w:date="2026-01-01T00:00:00Z">
        <w:r>
          <w:delText xml:space="preserve">,</w:delText>
        </w:r>
      </w:del>
    </w:p>
    <w:p>
      <w:pPr>
        <w:pStyle w:val="BodyText"/>
      </w:pPr>
      <w:ins w:id="6060" w:author="PR Preview" w:date="2026-01-01T00:00:00Z">
        <w:r>
          <w:rPr>
            <w:b/>
            <w:bCs/>
          </w:rPr>
          <w:t xml:space="preserve">The split.</w:t>
        </w:r>
      </w:ins>
      <w:ins w:id="6061" w:author="PR Preview" w:date="2026-01-01T00:00:00Z">
        <w:r>
          <w:t xml:space="preserve"> </w:t>
        </w:r>
      </w:ins>
      <w:ins w:id="6062" w:author="PR Preview" w:date="2026-01-01T00:00:00Z">
        <w:r>
          <w:t xml:space="preserve">Let</w:t>
        </w:r>
      </w:ins>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ins w:id="6063" w:author="PR Preview" w:date="2026-01-01T00:00:00Z">
        <w:r>
          <w:t xml:space="preserve">(</w:t>
        </w:r>
      </w:ins>
      <w:hyperlink w:anchor="thm-matmul-assoc">
        <w:ins w:id="6064" w:author="PR Preview" w:date="2026-01-01T00:00:00Z">
          <w:r>
            <w:rPr>
              <w:rStyle w:val="Hyperlink"/>
            </w:rPr>
            <w:t xml:space="preserve">Theorem 8</w:t>
          </w:r>
        </w:ins>
      </w:hyperlink>
      <w:ins w:id="6065" w:author="PR Preview" w:date="2026-01-01T00:00:00Z">
        <w:r>
          <w:t xml:space="preserve">),</w:t>
        </w:r>
      </w:ins>
      <w:ins w:id="6066" w:author="PR Preview" w:date="2026-01-01T00:00:00Z">
        <w:r>
          <w:t xml:space="preserve"> </w:t>
        </w:r>
      </w:ins>
      <w:ins w:id="6067" w:author="PR Preview" w:date="2026-01-01T00:00:00Z">
        <w:r>
          <w:t xml:space="preserve">which is in</w:t>
        </w:r>
      </w:ins>
      <w:ins w:id="6068" w:author="PR Preview" w:date="2026-01-01T00:00:00Z">
        <w:r>
          <w:t xml:space="preserve"> </w:t>
        </w:r>
      </w:ins>
      <m:oMath>
        <m:r>
          <m:rPr>
            <m:scr m:val="script"/>
            <m:sty m:val="p"/>
          </m:rPr>
          <m:t>C</m:t>
        </m:r>
        <m:r>
          <m:rPr>
            <m:sty m:val="p"/>
          </m:rPr>
          <m:t>(</m:t>
        </m:r>
        <m:r>
          <m:rPr>
            <m:sty m:val="bi"/>
          </m:rPr>
          <m:t>X</m:t>
        </m:r>
        <m:r>
          <m:rPr>
            <m:sty m:val="p"/>
          </m:rPr>
          <m:t>)</m:t>
        </m:r>
      </m:oMath>
      <w:ins w:id="6069" w:author="PR Preview" w:date="2026-01-01T00:00:00Z">
        <w:r>
          <w:t xml:space="preserve"> </w:t>
        </w:r>
      </w:ins>
      <w:ins w:id="6070" w:author="PR Preview" w:date="2026-01-01T00:00:00Z">
        <w:r>
          <w:t xml:space="preserve">(</w:t>
        </w:r>
      </w:ins>
      <w:hyperlink w:anchor="def-column-space">
        <w:ins w:id="6071" w:author="PR Preview" w:date="2026-01-01T00:00:00Z">
          <w:r>
            <w:rPr>
              <w:rStyle w:val="Hyperlink"/>
            </w:rPr>
            <w:t xml:space="preserve">Definition 45</w:t>
          </w:r>
        </w:ins>
      </w:hyperlink>
      <w:ins w:id="6072" w:author="PR Preview" w:date="2026-01-01T00:00:00Z">
        <w:r>
          <w:t xml:space="preserve">).</w:t>
        </w:r>
      </w:ins>
      <w:ins w:id="6073" w:author="PR Preview" w:date="2026-01-01T00:00:00Z">
        <w:r>
          <w:t xml:space="preserve"> </w:t>
        </w:r>
      </w:ins>
      <w:ins w:id="6074" w:author="PR Preview" w:date="2026-01-01T00:00:00Z">
        <w:r>
          <w:t xml:space="preserve">For</w:t>
        </w:r>
      </w:ins>
      <w:ins w:id="6075" w:author="PR Preview" w:date="2026-01-01T00:00:00Z">
        <w:r>
          <w:t xml:space="preserve"> </w:t>
        </w:r>
      </w:ins>
      <m:oMath>
        <m:acc>
          <m:accPr>
            <m:chr m:val="̃"/>
          </m:accPr>
          <m:e>
            <m:r>
              <m:t>y</m:t>
            </m:r>
          </m:e>
        </m:acc>
        <m:r>
          <m:rPr>
            <m:sty m:val="p"/>
          </m:rPr>
          <m:t>−</m:t>
        </m:r>
        <m:acc>
          <m:accPr>
            <m:chr m:val="̃"/>
          </m:accPr>
          <m:e>
            <m:r>
              <m:t>u</m:t>
            </m:r>
          </m:e>
        </m:acc>
      </m:oMath>
      <w:ins w:id="6076" w:author="PR Preview" w:date="2026-01-01T00:00:00Z">
        <w:r>
          <w:t xml:space="preserve">,</w:t>
        </w:r>
      </w:ins>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del w:id="6077" w:author="PR Preview" w:date="2026-01-01T00:00:00Z">
        <w:r>
          <w:delText xml:space="preserve">;</w:delText>
        </w:r>
      </w:del>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del w:id="6078" w:author="PR Preview" w:date="2026-01-01T00:00:00Z">
        <w:r>
          <w:delText xml:space="preserve">;</w:delText>
        </w:r>
      </w:del>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del w:id="6079" w:author="PR Preview" w:date="2026-01-01T00:00:00Z">
        <w:r>
          <w:delText xml:space="preserve">.</w:delText>
        </w:r>
      </w:del>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del w:id="6080" w:author="PR Preview" w:date="2026-01-01T00:00:00Z">
        <w:r>
          <w:delText xml:space="preserve">Let</w:delText>
        </w:r>
      </w:del>
      <w:del w:id="6081" w:author="PR Preview" w:date="2026-01-01T00:00:00Z">
        <w:r>
          <w:delText xml:space="preserve"> </w:delText>
        </w:r>
      </w:del>
      <m:oMath>
        <m:r>
          <m:rPr>
            <m:sty m:val="bi"/>
          </m:rPr>
          <m:t>R</m:t>
        </m:r>
      </m:oMath>
      <w:del w:id="6082" w:author="PR Preview" w:date="2026-01-01T00:00:00Z">
        <w:r>
          <w:delText xml:space="preserve"> </w:delText>
        </w:r>
      </w:del>
      <w:del w:id="6083" w:author="PR Preview" w:date="2026-01-01T00:00:00Z">
        <w:r>
          <w:delText xml:space="preserve">be the</w:delText>
        </w:r>
      </w:del>
      <w:del w:id="6084" w:author="PR Preview" w:date="2026-01-01T00:00:00Z">
        <w:r>
          <w:delText xml:space="preserve"> </w:delText>
        </w:r>
      </w:del>
      <m:oMath>
        <m:r>
          <m:t>n</m:t>
        </m:r>
        <m:r>
          <m:rPr>
            <m:sty m:val="p"/>
          </m:rPr>
          <m:t>×</m:t>
        </m:r>
        <m:r>
          <m:t>n</m:t>
        </m:r>
      </m:oMath>
      <w:del w:id="6085" w:author="PR Preview" w:date="2026-01-01T00:00:00Z">
        <w:r>
          <w:delText xml:space="preserve"> </w:delText>
        </w:r>
      </w:del>
      <w:del w:id="6086" w:author="PR Preview" w:date="2026-01-01T00:00:00Z">
        <w:r>
          <w:delText xml:space="preserve">matrix with</w:delText>
        </w:r>
      </w:del>
      <w:del w:id="6087" w:author="PR Preview" w:date="2026-01-01T00:00:00Z">
        <w:r>
          <w:delText xml:space="preserve"> </w:delText>
        </w:r>
      </w:del>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del w:id="6088" w:author="PR Preview" w:date="2026-01-01T00:00:00Z">
        <w:r>
          <w:delText xml:space="preserve"> </w:delText>
        </w:r>
      </w:del>
      <w:del w:id="6089" w:author="PR Preview" w:date="2026-01-01T00:00:00Z">
        <w:r>
          <w:delText xml:space="preserve">for</w:delText>
        </w:r>
      </w:del>
      <w:del w:id="6090" w:author="PR Preview" w:date="2026-01-01T00:00:00Z">
        <w:r>
          <w:delText xml:space="preserve"> </w:delText>
        </w:r>
      </w:del>
      <m:oMath>
        <m:r>
          <m:t>j</m:t>
        </m:r>
        <m:r>
          <m:rPr>
            <m:sty m:val="p"/>
          </m:rPr>
          <m:t>&lt;</m:t>
        </m:r>
        <m:r>
          <m:t>i</m:t>
        </m:r>
      </m:oMath>
      <w:del w:id="6091" w:author="PR Preview" w:date="2026-01-01T00:00:00Z">
        <w:r>
          <w:delText xml:space="preserve">,</w:delText>
        </w:r>
      </w:del>
      <w:del w:id="6092" w:author="PR Preview" w:date="2026-01-01T00:00:00Z">
        <w:r>
          <w:delText xml:space="preserve"> </w:delText>
        </w:r>
      </w:del>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del w:id="6093" w:author="PR Preview" w:date="2026-01-01T00:00:00Z">
        <w:r>
          <w:delText xml:space="preserve">,</w:delText>
        </w:r>
      </w:del>
      <w:del w:id="6094" w:author="PR Preview" w:date="2026-01-01T00:00:00Z">
        <w:r>
          <w:delText xml:space="preserve"> </w:delText>
        </w:r>
      </w:del>
      <w:del w:id="6095" w:author="PR Preview" w:date="2026-01-01T00:00:00Z">
        <w:r>
          <w:delText xml:space="preserve">and</w:delText>
        </w:r>
      </w:del>
      <w:del w:id="6096" w:author="PR Preview" w:date="2026-01-01T00:00:00Z">
        <w:r>
          <w:delText xml:space="preserve"> </w:delText>
        </w:r>
      </w:del>
      <m:oMath>
        <m:sSub>
          <m:e>
            <m:r>
              <m:t>r</m:t>
            </m:r>
          </m:e>
          <m:sub>
            <m:r>
              <m:t>j</m:t>
            </m:r>
            <m:r>
              <m:t>i</m:t>
            </m:r>
          </m:sub>
        </m:sSub>
        <m:r>
          <m:rPr>
            <m:sty m:val="p"/>
          </m:rPr>
          <m:t>=</m:t>
        </m:r>
        <m:r>
          <m:t>0</m:t>
        </m:r>
      </m:oMath>
      <w:del w:id="6097" w:author="PR Preview" w:date="2026-01-01T00:00:00Z">
        <w:r>
          <w:delText xml:space="preserve"> </w:delText>
        </w:r>
      </w:del>
      <w:del w:id="6098" w:author="PR Preview" w:date="2026-01-01T00:00:00Z">
        <w:r>
          <w:delText xml:space="preserve">for</w:delText>
        </w:r>
      </w:del>
      <w:del w:id="6099" w:author="PR Preview" w:date="2026-01-01T00:00:00Z">
        <w:r>
          <w:delText xml:space="preserve"> </w:delText>
        </w:r>
      </w:del>
      <m:oMath>
        <m:r>
          <m:t>j</m:t>
        </m:r>
        <m:r>
          <m:rPr>
            <m:sty m:val="p"/>
          </m:rPr>
          <m:t>&gt;</m:t>
        </m:r>
        <m:r>
          <m:t>i</m:t>
        </m:r>
      </m:oMath>
      <w:del w:id="6100" w:author="PR Preview" w:date="2026-01-01T00:00:00Z">
        <w:r>
          <w:delText xml:space="preserve">;</w:delText>
        </w:r>
      </w:del>
      <w:del w:id="6101" w:author="PR Preview" w:date="2026-01-01T00:00:00Z">
        <w:r>
          <w:delText xml:space="preserve"> </w:delText>
        </w:r>
      </w:del>
      <w:del w:id="6102" w:author="PR Preview" w:date="2026-01-01T00:00:00Z">
        <w:r>
          <w:delText xml:space="preserve">it is upper triangular with positive diagonal.</w:delText>
        </w:r>
      </w:del>
      <w:del w:id="6103" w:author="PR Preview" w:date="2026-01-01T00:00:00Z">
        <w:r>
          <w:delText xml:space="preserve"> </w:delText>
        </w:r>
      </w:del>
      <w:del w:id="6104" w:author="PR Preview" w:date="2026-01-01T00:00:00Z">
        <w:r>
          <w:delText xml:space="preserve">Column</w:delText>
        </w:r>
      </w:del>
      <w:del w:id="6105" w:author="PR Preview" w:date="2026-01-01T00:00:00Z">
        <w:r>
          <w:delText xml:space="preserve"> </w:delText>
        </w:r>
      </w:del>
      <m:oMath>
        <m:r>
          <m:t>i</m:t>
        </m:r>
      </m:oMath>
      <w:del w:id="6106" w:author="PR Preview" w:date="2026-01-01T00:00:00Z">
        <w:r>
          <w:delText xml:space="preserve"> </w:delText>
        </w:r>
      </w:del>
      <w:del w:id="6107" w:author="PR Preview" w:date="2026-01-01T00:00:00Z">
        <w:r>
          <w:delText xml:space="preserve">of</w:delText>
        </w:r>
      </w:del>
      <w:del w:id="6108" w:author="PR Preview" w:date="2026-01-01T00:00:00Z">
        <w:r>
          <w:delText xml:space="preserve"> </w:delText>
        </w:r>
      </w:del>
      <m:oMath>
        <m:r>
          <m:rPr>
            <m:sty m:val="bi"/>
          </m:rPr>
          <m:t>Q</m:t>
        </m:r>
        <m:r>
          <m:rPr>
            <m:sty m:val="bi"/>
          </m:rPr>
          <m:t>R</m:t>
        </m:r>
      </m:oMath>
      <w:del w:id="6109" w:author="PR Preview" w:date="2026-01-01T00:00:00Z">
        <w:r>
          <w:delText xml:space="preserve"> </w:delText>
        </w:r>
      </w:del>
      <w:del w:id="6110" w:author="PR Preview" w:date="2026-01-01T00:00:00Z">
        <w:r>
          <w:delText xml:space="preserve">is</w:delText>
        </w:r>
      </w:del>
      <w:del w:id="6111" w:author="PR Preview" w:date="2026-01-01T00:00:00Z">
        <w:r>
          <w:delText xml:space="preserve"> </w:delText>
        </w:r>
      </w:del>
      <m:oMath>
        <m:r>
          <m:rPr>
            <m:sty m:val="bi"/>
          </m:rPr>
          <m:t>Q</m:t>
        </m:r>
      </m:oMath>
      <w:del w:id="6112" w:author="PR Preview" w:date="2026-01-01T00:00:00Z">
        <w:r>
          <w:delText xml:space="preserve"> </w:delText>
        </w:r>
      </w:del>
      <w:del w:id="6113" w:author="PR Preview" w:date="2026-01-01T00:00:00Z">
        <w:r>
          <w:delText xml:space="preserve">times column</w:delText>
        </w:r>
      </w:del>
      <w:del w:id="6114" w:author="PR Preview" w:date="2026-01-01T00:00:00Z">
        <w:r>
          <w:delText xml:space="preserve"> </w:delText>
        </w:r>
      </w:del>
      <m:oMath>
        <m:r>
          <m:t>i</m:t>
        </m:r>
      </m:oMath>
      <w:del w:id="6115" w:author="PR Preview" w:date="2026-01-01T00:00:00Z">
        <w:r>
          <w:delText xml:space="preserve"> </w:delText>
        </w:r>
      </w:del>
      <w:del w:id="6116" w:author="PR Preview" w:date="2026-01-01T00:00:00Z">
        <w:r>
          <w:delText xml:space="preserve">of</w:delText>
        </w:r>
      </w:del>
      <w:del w:id="6117" w:author="PR Preview" w:date="2026-01-01T00:00:00Z">
        <w:r>
          <w:delText xml:space="preserve"> </w:delText>
        </w:r>
      </w:del>
      <m:oMath>
        <m:r>
          <m:rPr>
            <m:sty m:val="bi"/>
          </m:rPr>
          <m:t>R</m:t>
        </m:r>
      </m:oMath>
      <w:del w:id="6118" w:author="PR Preview" w:date="2026-01-01T00:00:00Z">
        <w:r>
          <w:delText xml:space="preserve"> </w:delText>
        </w:r>
      </w:del>
      <w:del w:id="6119" w:author="PR Preview" w:date="2026-01-01T00:00:00Z">
        <w:r>
          <w:delText xml:space="preserve">(</w:delText>
        </w:r>
      </w:del>
      <w:hyperlink w:anchor="def-matrix-mult">
        <w:del w:id="6120" w:author="PR Preview" w:date="2026-01-01T00:00:00Z">
          <w:r>
            <w:rPr>
              <w:rStyle w:val="Hyperlink"/>
            </w:rPr>
            <w:delText xml:space="preserve">Definition 24</w:delText>
          </w:r>
        </w:del>
      </w:hyperlink>
      <w:del w:id="6121" w:author="PR Preview" w:date="2026-01-01T00:00:00Z">
        <w:r>
          <w:delText xml:space="preserve">), and</w:delText>
        </w:r>
      </w:del>
    </w:p>
    <w:p>
      <w:pPr>
        <w:pStyle w:val="FirstParagraph"/>
      </w:pPr>
      <w:ins w:id="6122" w:author="PR Preview" w:date="2026-01-01T00:00:00Z">
        <w:r>
          <w:t xml:space="preserve">Let</w:t>
        </w:r>
      </w:ins>
      <w:ins w:id="6123" w:author="PR Preview" w:date="2026-01-01T00:00:00Z">
        <w:r>
          <w:t xml:space="preserve"> </w:t>
        </w:r>
      </w:ins>
      <m:oMath>
        <m:r>
          <m:rPr>
            <m:sty m:val="bi"/>
          </m:rPr>
          <m:t>R</m:t>
        </m:r>
      </m:oMath>
      <w:ins w:id="6124" w:author="PR Preview" w:date="2026-01-01T00:00:00Z">
        <w:r>
          <w:t xml:space="preserve"> </w:t>
        </w:r>
      </w:ins>
      <w:ins w:id="6125" w:author="PR Preview" w:date="2026-01-01T00:00:00Z">
        <w:r>
          <w:t xml:space="preserve">be the</w:t>
        </w:r>
      </w:ins>
      <w:ins w:id="6126" w:author="PR Preview" w:date="2026-01-01T00:00:00Z">
        <w:r>
          <w:t xml:space="preserve"> </w:t>
        </w:r>
      </w:ins>
      <m:oMath>
        <m:r>
          <m:t>n</m:t>
        </m:r>
        <m:r>
          <m:rPr>
            <m:sty m:val="p"/>
          </m:rPr>
          <m:t>×</m:t>
        </m:r>
        <m:r>
          <m:t>n</m:t>
        </m:r>
      </m:oMath>
      <w:ins w:id="6127" w:author="PR Preview" w:date="2026-01-01T00:00:00Z">
        <w:r>
          <w:t xml:space="preserve"> </w:t>
        </w:r>
      </w:ins>
      <w:ins w:id="6128" w:author="PR Preview" w:date="2026-01-01T00:00:00Z">
        <w:r>
          <w:t xml:space="preserve">matrix with</w:t>
        </w:r>
      </w:ins>
      <w:ins w:id="6129" w:author="PR Preview" w:date="2026-01-01T00:00:00Z">
        <w:r>
          <w:t xml:space="preserve"> </w:t>
        </w:r>
      </w:ins>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ins w:id="6130" w:author="PR Preview" w:date="2026-01-01T00:00:00Z">
        <w:r>
          <w:t xml:space="preserve"> </w:t>
        </w:r>
      </w:ins>
      <w:ins w:id="6131" w:author="PR Preview" w:date="2026-01-01T00:00:00Z">
        <w:r>
          <w:t xml:space="preserve">for</w:t>
        </w:r>
      </w:ins>
      <w:ins w:id="6132" w:author="PR Preview" w:date="2026-01-01T00:00:00Z">
        <w:r>
          <w:t xml:space="preserve"> </w:t>
        </w:r>
      </w:ins>
      <m:oMath>
        <m:r>
          <m:t>j</m:t>
        </m:r>
        <m:r>
          <m:rPr>
            <m:sty m:val="p"/>
          </m:rPr>
          <m:t>&lt;</m:t>
        </m:r>
        <m:r>
          <m:t>i</m:t>
        </m:r>
      </m:oMath>
      <w:ins w:id="6133" w:author="PR Preview" w:date="2026-01-01T00:00:00Z">
        <w:r>
          <w:t xml:space="preserve">,</w:t>
        </w:r>
      </w:ins>
      <w:ins w:id="6134" w:author="PR Preview" w:date="2026-01-01T00:00:00Z">
        <w:r>
          <w:t xml:space="preserve"> </w:t>
        </w:r>
      </w:ins>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ins w:id="6135" w:author="PR Preview" w:date="2026-01-01T00:00:00Z">
        <w:r>
          <w:t xml:space="preserve">,</w:t>
        </w:r>
      </w:ins>
      <w:ins w:id="6136" w:author="PR Preview" w:date="2026-01-01T00:00:00Z">
        <w:r>
          <w:t xml:space="preserve"> </w:t>
        </w:r>
      </w:ins>
      <w:ins w:id="6137" w:author="PR Preview" w:date="2026-01-01T00:00:00Z">
        <w:r>
          <w:t xml:space="preserve">and</w:t>
        </w:r>
      </w:ins>
      <w:ins w:id="6138" w:author="PR Preview" w:date="2026-01-01T00:00:00Z">
        <w:r>
          <w:t xml:space="preserve"> </w:t>
        </w:r>
      </w:ins>
      <m:oMath>
        <m:sSub>
          <m:e>
            <m:r>
              <m:t>r</m:t>
            </m:r>
          </m:e>
          <m:sub>
            <m:r>
              <m:t>j</m:t>
            </m:r>
            <m:r>
              <m:t>i</m:t>
            </m:r>
          </m:sub>
        </m:sSub>
        <m:r>
          <m:rPr>
            <m:sty m:val="p"/>
          </m:rPr>
          <m:t>=</m:t>
        </m:r>
        <m:r>
          <m:t>0</m:t>
        </m:r>
      </m:oMath>
      <w:ins w:id="6139" w:author="PR Preview" w:date="2026-01-01T00:00:00Z">
        <w:r>
          <w:t xml:space="preserve"> </w:t>
        </w:r>
      </w:ins>
      <w:ins w:id="6140" w:author="PR Preview" w:date="2026-01-01T00:00:00Z">
        <w:r>
          <w:t xml:space="preserve">for</w:t>
        </w:r>
      </w:ins>
      <w:ins w:id="6141" w:author="PR Preview" w:date="2026-01-01T00:00:00Z">
        <w:r>
          <w:t xml:space="preserve"> </w:t>
        </w:r>
      </w:ins>
      <m:oMath>
        <m:r>
          <m:t>j</m:t>
        </m:r>
        <m:r>
          <m:rPr>
            <m:sty m:val="p"/>
          </m:rPr>
          <m:t>&gt;</m:t>
        </m:r>
        <m:r>
          <m:t>i</m:t>
        </m:r>
      </m:oMath>
      <w:ins w:id="6142" w:author="PR Preview" w:date="2026-01-01T00:00:00Z">
        <w:r>
          <w:t xml:space="preserve">;</w:t>
        </w:r>
      </w:ins>
      <w:ins w:id="6143" w:author="PR Preview" w:date="2026-01-01T00:00:00Z">
        <w:r>
          <w:t xml:space="preserve"> </w:t>
        </w:r>
      </w:ins>
      <w:ins w:id="6144" w:author="PR Preview" w:date="2026-01-01T00:00:00Z">
        <w:r>
          <w:t xml:space="preserve">it is upper triangular with positive diagonal.</w:t>
        </w:r>
      </w:ins>
      <w:ins w:id="6145" w:author="PR Preview" w:date="2026-01-01T00:00:00Z">
        <w:r>
          <w:t xml:space="preserve"> </w:t>
        </w:r>
      </w:ins>
      <w:ins w:id="6146" w:author="PR Preview" w:date="2026-01-01T00:00:00Z">
        <w:r>
          <w:t xml:space="preserve">Column</w:t>
        </w:r>
      </w:ins>
      <w:ins w:id="6147" w:author="PR Preview" w:date="2026-01-01T00:00:00Z">
        <w:r>
          <w:t xml:space="preserve"> </w:t>
        </w:r>
      </w:ins>
      <m:oMath>
        <m:r>
          <m:t>i</m:t>
        </m:r>
      </m:oMath>
      <w:ins w:id="6148" w:author="PR Preview" w:date="2026-01-01T00:00:00Z">
        <w:r>
          <w:t xml:space="preserve"> </w:t>
        </w:r>
      </w:ins>
      <w:ins w:id="6149" w:author="PR Preview" w:date="2026-01-01T00:00:00Z">
        <w:r>
          <w:t xml:space="preserve">of</w:t>
        </w:r>
      </w:ins>
      <w:ins w:id="6150" w:author="PR Preview" w:date="2026-01-01T00:00:00Z">
        <w:r>
          <w:t xml:space="preserve"> </w:t>
        </w:r>
      </w:ins>
      <m:oMath>
        <m:r>
          <m:rPr>
            <m:sty m:val="bi"/>
          </m:rPr>
          <m:t>Q</m:t>
        </m:r>
        <m:r>
          <m:rPr>
            <m:sty m:val="bi"/>
          </m:rPr>
          <m:t>R</m:t>
        </m:r>
      </m:oMath>
      <w:ins w:id="6151" w:author="PR Preview" w:date="2026-01-01T00:00:00Z">
        <w:r>
          <w:t xml:space="preserve"> </w:t>
        </w:r>
      </w:ins>
      <w:ins w:id="6152" w:author="PR Preview" w:date="2026-01-01T00:00:00Z">
        <w:r>
          <w:t xml:space="preserve">is</w:t>
        </w:r>
      </w:ins>
      <w:ins w:id="6153" w:author="PR Preview" w:date="2026-01-01T00:00:00Z">
        <w:r>
          <w:t xml:space="preserve"> </w:t>
        </w:r>
      </w:ins>
      <m:oMath>
        <m:r>
          <m:rPr>
            <m:sty m:val="bi"/>
          </m:rPr>
          <m:t>Q</m:t>
        </m:r>
      </m:oMath>
      <w:ins w:id="6154" w:author="PR Preview" w:date="2026-01-01T00:00:00Z">
        <w:r>
          <w:t xml:space="preserve"> </w:t>
        </w:r>
      </w:ins>
      <w:ins w:id="6155" w:author="PR Preview" w:date="2026-01-01T00:00:00Z">
        <w:r>
          <w:t xml:space="preserve">times column</w:t>
        </w:r>
      </w:ins>
      <w:ins w:id="6156" w:author="PR Preview" w:date="2026-01-01T00:00:00Z">
        <w:r>
          <w:t xml:space="preserve"> </w:t>
        </w:r>
      </w:ins>
      <m:oMath>
        <m:r>
          <m:t>i</m:t>
        </m:r>
      </m:oMath>
      <w:ins w:id="6157" w:author="PR Preview" w:date="2026-01-01T00:00:00Z">
        <w:r>
          <w:t xml:space="preserve"> </w:t>
        </w:r>
      </w:ins>
      <w:ins w:id="6158" w:author="PR Preview" w:date="2026-01-01T00:00:00Z">
        <w:r>
          <w:t xml:space="preserve">of</w:t>
        </w:r>
      </w:ins>
      <w:ins w:id="6159" w:author="PR Preview" w:date="2026-01-01T00:00:00Z">
        <w:r>
          <w:t xml:space="preserve"> </w:t>
        </w:r>
      </w:ins>
      <m:oMath>
        <m:r>
          <m:rPr>
            <m:sty m:val="bi"/>
          </m:rPr>
          <m:t>R</m:t>
        </m:r>
      </m:oMath>
      <w:ins w:id="6160" w:author="PR Preview" w:date="2026-01-01T00:00:00Z">
        <w:r>
          <w:t xml:space="preserve"> </w:t>
        </w:r>
      </w:ins>
      <w:ins w:id="6161" w:author="PR Preview" w:date="2026-01-01T00:00:00Z">
        <w:r>
          <w:t xml:space="preserve">(4), and</w:t>
        </w:r>
      </w:ins>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del w:id="6162" w:author="PR Preview" w:date="2026-01-01T00:00:00Z">
        <w:r>
          <w:rPr>
            <w:b/>
            <w:bCs/>
          </w:rPr>
          <w:delText xml:space="preserve">Example 172 (A QR factorization from Gram-Schmidt)</w:delText>
        </w:r>
      </w:del>
      <w:del w:id="6163" w:author="PR Preview" w:date="2026-01-01T00:00:00Z">
        <w:r>
          <w:delText xml:space="preserve"> </w:delText>
        </w:r>
      </w:del>
      <w:del w:id="6164" w:author="PR Preview" w:date="2026-01-01T00:00:00Z">
        <w:r>
          <w:delText xml:space="preserve">For</w:delText>
        </w:r>
      </w:del>
      <w:del w:id="6165" w:author="PR Preview" w:date="2026-01-01T00:00:00Z">
        <w:r>
          <w:delText xml:space="preserve"> </w:delText>
        </w:r>
      </w:del>
      <m:oMath>
        <m:r>
          <m:rPr>
            <m:sty m:val="bi"/>
          </m:rPr>
          <m:t>A</m:t>
        </m:r>
      </m:oMath>
      <w:del w:id="6166" w:author="PR Preview" w:date="2026-01-01T00:00:00Z">
        <w:r>
          <w:delText xml:space="preserve"> </w:delText>
        </w:r>
      </w:del>
      <w:del w:id="6167" w:author="PR Preview" w:date="2026-01-01T00:00:00Z">
        <w:r>
          <w:delText xml:space="preserve">with columns</w:delText>
        </w:r>
      </w:del>
      <w:del w:id="6168"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6169" w:author="PR Preview" w:date="2026-01-01T00:00:00Z">
        <w:r>
          <w:delText xml:space="preserve">,</w:delText>
        </w:r>
      </w:del>
      <w:del w:id="6170"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6171" w:author="PR Preview" w:date="2026-01-01T00:00:00Z">
        <w:r>
          <w:delText xml:space="preserve">,</w:delText>
        </w:r>
      </w:del>
      <w:del w:id="6172"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6173" w:author="PR Preview" w:date="2026-01-01T00:00:00Z">
        <w:r>
          <w:delText xml:space="preserve">,</w:delText>
        </w:r>
      </w:del>
      <w:del w:id="6174" w:author="PR Preview" w:date="2026-01-01T00:00:00Z">
        <w:r>
          <w:delText xml:space="preserve"> </w:delText>
        </w:r>
      </w:del>
      <w:hyperlink w:anchor="exm-gram-schmidt">
        <w:del w:id="6175" w:author="PR Preview" w:date="2026-01-01T00:00:00Z">
          <w:r>
            <w:rPr>
              <w:rStyle w:val="Hyperlink"/>
            </w:rPr>
            <w:delText xml:space="preserve">Example 109</w:delText>
          </w:r>
        </w:del>
      </w:hyperlink>
      <w:del w:id="6176" w:author="PR Preview" w:date="2026-01-01T00:00:00Z">
        <w:r>
          <w:delText xml:space="preserve"> </w:delText>
        </w:r>
      </w:del>
      <w:del w:id="6177" w:author="PR Preview" w:date="2026-01-01T00:00:00Z">
        <w:r>
          <w:delText xml:space="preserve">and</w:delText>
        </w:r>
      </w:del>
      <w:del w:id="6178" w:author="PR Preview" w:date="2026-01-01T00:00:00Z">
        <w:r>
          <w:delText xml:space="preserve"> </w:delText>
        </w:r>
      </w:del>
      <w:hyperlink w:anchor="exm-thm-gram-schmidt">
        <w:del w:id="6179" w:author="PR Preview" w:date="2026-01-01T00:00:00Z">
          <w:r>
            <w:rPr>
              <w:rStyle w:val="Hyperlink"/>
            </w:rPr>
            <w:delText xml:space="preserve">Example 111</w:delText>
          </w:r>
        </w:del>
      </w:hyperlink>
      <w:del w:id="6180" w:author="PR Preview" w:date="2026-01-01T00:00:00Z">
        <w:r>
          <w:delText xml:space="preserve"> </w:delText>
        </w:r>
      </w:del>
      <w:del w:id="6181" w:author="PR Preview" w:date="2026-01-01T00:00:00Z">
        <w:r>
          <w:delText xml:space="preserve">found</w:delText>
        </w:r>
      </w:del>
      <w:del w:id="6182"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6183" w:author="PR Preview" w:date="2026-01-01T00:00:00Z">
        <w:r>
          <w:delText xml:space="preserve">,</w:delText>
        </w:r>
      </w:del>
      <w:del w:id="6184"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6185" w:author="PR Preview" w:date="2026-01-01T00:00:00Z">
        <w:r>
          <w:delText xml:space="preserve">,</w:delText>
        </w:r>
      </w:del>
      <w:del w:id="6186"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6187" w:author="PR Preview" w:date="2026-01-01T00:00:00Z">
        <w:r>
          <w:delText xml:space="preserve">,</w:delText>
        </w:r>
      </w:del>
      <w:del w:id="6188" w:author="PR Preview" w:date="2026-01-01T00:00:00Z">
        <w:r>
          <w:delText xml:space="preserve"> </w:delText>
        </w:r>
      </w:del>
      <w:del w:id="6189" w:author="PR Preview" w:date="2026-01-01T00:00:00Z">
        <w:r>
          <w:delText xml:space="preserve">with</w:delText>
        </w:r>
      </w:del>
      <w:del w:id="6190"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del w:id="6191" w:author="PR Preview" w:date="2026-01-01T00:00:00Z">
        <w:r>
          <w:delText xml:space="preserve">,</w:delText>
        </w:r>
      </w:del>
      <w:del w:id="6192"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del w:id="6193" w:author="PR Preview" w:date="2026-01-01T00:00:00Z">
        <w:r>
          <w:delText xml:space="preserve">,</w:delText>
        </w:r>
      </w:del>
      <w:del w:id="6194"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del w:id="6195" w:author="PR Preview" w:date="2026-01-01T00:00:00Z">
        <w:r>
          <w:delText xml:space="preserve">,</w:delText>
        </w:r>
      </w:del>
      <w:del w:id="6196"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del w:id="6197" w:author="PR Preview" w:date="2026-01-01T00:00:00Z">
        <w:r>
          <w:delText xml:space="preserve"> </w:delText>
        </w:r>
      </w:del>
      <w:del w:id="6198" w:author="PR Preview" w:date="2026-01-01T00:00:00Z">
        <w:r>
          <w:delText xml:space="preserve">and</w:delText>
        </w:r>
      </w:del>
      <w:del w:id="6199" w:author="PR Preview" w:date="2026-01-01T00:00:00Z">
        <w:r>
          <w:delText xml:space="preserve"> </w:delText>
        </w:r>
      </w:del>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del w:id="6200" w:author="PR Preview" w:date="2026-01-01T00:00:00Z">
        <w:r>
          <w:delText xml:space="preserve">. So</w:delText>
        </w:r>
      </w:del>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del w:id="6201" w:author="PR Preview" w:date="2026-01-01T00:00:00Z">
        <w:r>
          <w:delText xml:space="preserve">As a check on the second column,</w:delText>
        </w:r>
      </w:del>
      <w:del w:id="6202" w:author="PR Preview" w:date="2026-01-01T00:00:00Z">
        <w:r>
          <w:delText xml:space="preserve"> </w:delText>
        </w:r>
      </w:del>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del w:id="6203" w:author="PR Preview" w:date="2026-01-01T00:00:00Z">
        <w:r>
          <w:delText xml:space="preserve">.</w:delText>
        </w:r>
      </w:del>
    </w:p>
    <w:p>
      <w:pPr>
        <w:pStyle w:val="BodyText"/>
      </w:pPr>
      <w:ins w:id="6204" w:author="PR Preview" w:date="2026-01-01T00:00:00Z">
        <w:r>
          <w:rPr>
            <w:b/>
            <w:bCs/>
          </w:rPr>
          <w:t xml:space="preserve">Example 172 (A QR factorization from Gram-Schmidt)</w:t>
        </w:r>
      </w:ins>
      <w:ins w:id="6205" w:author="PR Preview" w:date="2026-01-01T00:00:00Z">
        <w:r>
          <w:t xml:space="preserve"> </w:t>
        </w:r>
      </w:ins>
      <w:ins w:id="6206" w:author="PR Preview" w:date="2026-01-01T00:00:00Z">
        <w:r>
          <w:t xml:space="preserve">For</w:t>
        </w:r>
      </w:ins>
      <w:ins w:id="6207" w:author="PR Preview" w:date="2026-01-01T00:00:00Z">
        <w:r>
          <w:t xml:space="preserve"> </w:t>
        </w:r>
      </w:ins>
      <m:oMath>
        <m:r>
          <m:rPr>
            <m:sty m:val="bi"/>
          </m:rPr>
          <m:t>A</m:t>
        </m:r>
      </m:oMath>
      <w:ins w:id="6208" w:author="PR Preview" w:date="2026-01-01T00:00:00Z">
        <w:r>
          <w:t xml:space="preserve"> </w:t>
        </w:r>
      </w:ins>
      <w:ins w:id="6209" w:author="PR Preview" w:date="2026-01-01T00:00:00Z">
        <w:r>
          <w:t xml:space="preserve">with columns</w:t>
        </w:r>
      </w:ins>
      <w:ins w:id="6210"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6211" w:author="PR Preview" w:date="2026-01-01T00:00:00Z">
        <w:r>
          <w:t xml:space="preserve">,</w:t>
        </w:r>
      </w:ins>
      <w:ins w:id="6212"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6213" w:author="PR Preview" w:date="2026-01-01T00:00:00Z">
        <w:r>
          <w:t xml:space="preserve">,</w:t>
        </w:r>
      </w:ins>
      <w:ins w:id="6214"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6215" w:author="PR Preview" w:date="2026-01-01T00:00:00Z">
        <w:r>
          <w:t xml:space="preserve">,</w:t>
        </w:r>
      </w:ins>
      <w:ins w:id="6216" w:author="PR Preview" w:date="2026-01-01T00:00:00Z">
        <w:r>
          <w:t xml:space="preserve"> </w:t>
        </w:r>
      </w:ins>
      <w:hyperlink w:anchor="exm-gram-schmidt">
        <w:ins w:id="6217" w:author="PR Preview" w:date="2026-01-01T00:00:00Z">
          <w:r>
            <w:rPr>
              <w:rStyle w:val="Hyperlink"/>
            </w:rPr>
            <w:t xml:space="preserve">Example 109</w:t>
          </w:r>
        </w:ins>
      </w:hyperlink>
      <w:ins w:id="6218" w:author="PR Preview" w:date="2026-01-01T00:00:00Z">
        <w:r>
          <w:t xml:space="preserve"> </w:t>
        </w:r>
      </w:ins>
      <w:ins w:id="6219" w:author="PR Preview" w:date="2026-01-01T00:00:00Z">
        <w:r>
          <w:t xml:space="preserve">and</w:t>
        </w:r>
      </w:ins>
      <w:ins w:id="6220" w:author="PR Preview" w:date="2026-01-01T00:00:00Z">
        <w:r>
          <w:t xml:space="preserve"> </w:t>
        </w:r>
      </w:ins>
      <w:hyperlink w:anchor="exm-thm-gram-schmidt">
        <w:ins w:id="6221" w:author="PR Preview" w:date="2026-01-01T00:00:00Z">
          <w:r>
            <w:rPr>
              <w:rStyle w:val="Hyperlink"/>
            </w:rPr>
            <w:t xml:space="preserve">Example 111</w:t>
          </w:r>
        </w:ins>
      </w:hyperlink>
      <w:ins w:id="6222" w:author="PR Preview" w:date="2026-01-01T00:00:00Z">
        <w:r>
          <w:t xml:space="preserve"> </w:t>
        </w:r>
      </w:ins>
      <w:ins w:id="6223" w:author="PR Preview" w:date="2026-01-01T00:00:00Z">
        <w:r>
          <w:t xml:space="preserve">found</w:t>
        </w:r>
      </w:ins>
      <w:ins w:id="6224"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6225" w:author="PR Preview" w:date="2026-01-01T00:00:00Z">
        <w:r>
          <w:t xml:space="preserve">,</w:t>
        </w:r>
      </w:ins>
      <w:ins w:id="6226"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ins w:id="6227" w:author="PR Preview" w:date="2026-01-01T00:00:00Z">
        <w:r>
          <w:t xml:space="preserve">,</w:t>
        </w:r>
      </w:ins>
      <w:ins w:id="6228"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6229" w:author="PR Preview" w:date="2026-01-01T00:00:00Z">
        <w:r>
          <w:t xml:space="preserve">,</w:t>
        </w:r>
      </w:ins>
      <w:ins w:id="6230" w:author="PR Preview" w:date="2026-01-01T00:00:00Z">
        <w:r>
          <w:t xml:space="preserve"> </w:t>
        </w:r>
      </w:ins>
      <w:ins w:id="6231" w:author="PR Preview" w:date="2026-01-01T00:00:00Z">
        <w:r>
          <w:t xml:space="preserve">with</w:t>
        </w:r>
      </w:ins>
      <w:ins w:id="6232" w:author="PR Preview" w:date="2026-01-01T00:00:00Z">
        <w:r>
          <w:t xml:space="preserve"> </w:t>
        </w:r>
      </w:ins>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ins w:id="6233" w:author="PR Preview" w:date="2026-01-01T00:00:00Z">
        <w:r>
          <w:t xml:space="preserve">,</w:t>
        </w:r>
      </w:ins>
      <w:ins w:id="6234" w:author="PR Preview" w:date="2026-01-01T00:00:00Z">
        <w:r>
          <w:t xml:space="preserve"> </w:t>
        </w:r>
      </w:ins>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ins w:id="6235" w:author="PR Preview" w:date="2026-01-01T00:00:00Z">
        <w:r>
          <w:t xml:space="preserve">,</w:t>
        </w:r>
      </w:ins>
      <w:ins w:id="6236" w:author="PR Preview" w:date="2026-01-01T00:00:00Z">
        <w:r>
          <w:t xml:space="preserve"> </w:t>
        </w:r>
      </w:ins>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ins w:id="6237" w:author="PR Preview" w:date="2026-01-01T00:00:00Z">
        <w:r>
          <w:t xml:space="preserve">,</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ins w:id="6238" w:author="PR Preview" w:date="2026-01-01T00:00:00Z">
        <w:r>
          <w:t xml:space="preserve">and</w:t>
        </w:r>
      </w:ins>
      <w:ins w:id="6239" w:author="PR Preview" w:date="2026-01-01T00:00:00Z">
        <w:r>
          <w:t xml:space="preserve"> </w:t>
        </w:r>
      </w:ins>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ins w:id="6240"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ins w:id="6241" w:author="PR Preview" w:date="2026-01-01T00:00:00Z">
        <w:r>
          <w:t xml:space="preserve">As a check on the second column,</w:t>
        </w:r>
      </w:ins>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2"/>
    <w:bookmarkStart w:id="543"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del w:id="6242" w:author="PR Preview" w:date="2026-01-01T00:00:00Z">
        <w:r>
          <w:rPr>
            <w:b/>
            <w:bCs/>
          </w:rPr>
          <w:delText xml:space="preserve">Example 173 (Fitting a constant)</w:delText>
        </w:r>
      </w:del>
      <w:del w:id="6243" w:author="PR Preview" w:date="2026-01-01T00:00:00Z">
        <w:r>
          <w:delText xml:space="preserve"> </w:delText>
        </w:r>
      </w:del>
      <w:del w:id="6244" w:author="PR Preview" w:date="2026-01-01T00:00:00Z">
        <w:r>
          <w:delText xml:space="preserve">Let</w:delText>
        </w:r>
      </w:del>
      <w:del w:id="624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6246" w:author="PR Preview" w:date="2026-01-01T00:00:00Z">
        <w:r>
          <w:delText xml:space="preserve"> </w:delText>
        </w:r>
      </w:del>
      <w:del w:id="6247" w:author="PR Preview" w:date="2026-01-01T00:00:00Z">
        <w:r>
          <w:delText xml:space="preserve">and</w:delText>
        </w:r>
      </w:del>
      <w:del w:id="6248" w:author="PR Preview" w:date="2026-01-01T00:00:00Z">
        <w:r>
          <w:delText xml:space="preserve"> </w:delText>
        </w:r>
      </w:del>
      <m:oMath>
        <m:acc>
          <m:accPr>
            <m:chr m:val="̃"/>
          </m:accPr>
          <m:e>
            <m:r>
              <m:t>b</m:t>
            </m:r>
          </m:e>
        </m:acc>
        <m:r>
          <m:rPr>
            <m:sty m:val="p"/>
          </m:rPr>
          <m:t>=</m:t>
        </m:r>
        <m:r>
          <m:rPr>
            <m:sty m:val="p"/>
          </m:rPr>
          <m:t>(</m:t>
        </m:r>
        <m:r>
          <m:t>1</m:t>
        </m:r>
        <m:r>
          <m:rPr>
            <m:sty m:val="p"/>
          </m:rPr>
          <m:t>,</m:t>
        </m:r>
        <m:r>
          <m:t>3</m:t>
        </m:r>
        <m:r>
          <m:rPr>
            <m:sty m:val="p"/>
          </m:rPr>
          <m:t>)</m:t>
        </m:r>
      </m:oMath>
      <w:del w:id="6249" w:author="PR Preview" w:date="2026-01-01T00:00:00Z">
        <w:r>
          <w:delText xml:space="preserve">.</w:delText>
        </w:r>
      </w:del>
      <w:del w:id="6250" w:author="PR Preview" w:date="2026-01-01T00:00:00Z">
        <w:r>
          <w:delText xml:space="preserve"> </w:delText>
        </w:r>
      </w:del>
      <w:del w:id="6251" w:author="PR Preview" w:date="2026-01-01T00:00:00Z">
        <w:r>
          <w:delText xml:space="preserve">The system</w:delText>
        </w:r>
      </w:del>
      <w:del w:id="6252"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6253" w:author="PR Preview" w:date="2026-01-01T00:00:00Z">
        <w:r>
          <w:delText xml:space="preserve"> </w:delText>
        </w:r>
      </w:del>
      <w:del w:id="6254" w:author="PR Preview" w:date="2026-01-01T00:00:00Z">
        <w:r>
          <w:delText xml:space="preserve">is inconsistent (</w:delText>
        </w:r>
      </w:del>
      <w:hyperlink w:anchor="def-consistent-system">
        <w:del w:id="6255" w:author="PR Preview" w:date="2026-01-01T00:00:00Z">
          <w:r>
            <w:rPr>
              <w:rStyle w:val="Hyperlink"/>
            </w:rPr>
            <w:delText xml:space="preserve">Definition 94</w:delText>
          </w:r>
        </w:del>
      </w:hyperlink>
      <w:del w:id="6256" w:author="PR Preview" w:date="2026-01-01T00:00:00Z">
        <w:r>
          <w:delText xml:space="preserve">):</w:delText>
        </w:r>
      </w:del>
      <w:del w:id="6257" w:author="PR Preview" w:date="2026-01-01T00:00:00Z">
        <w:r>
          <w:delText xml:space="preserve"> </w:delText>
        </w:r>
      </w:del>
      <w:del w:id="6258" w:author="PR Preview" w:date="2026-01-01T00:00:00Z">
        <w:r>
          <w:delText xml:space="preserve">its first entry needs</w:delText>
        </w:r>
      </w:del>
      <w:del w:id="6259" w:author="PR Preview" w:date="2026-01-01T00:00:00Z">
        <w:r>
          <w:delText xml:space="preserve"> </w:delText>
        </w:r>
      </w:del>
      <m:oMath>
        <m:r>
          <m:t>x</m:t>
        </m:r>
        <m:r>
          <m:rPr>
            <m:sty m:val="p"/>
          </m:rPr>
          <m:t>=</m:t>
        </m:r>
        <m:r>
          <m:t>1</m:t>
        </m:r>
      </m:oMath>
      <w:del w:id="6260" w:author="PR Preview" w:date="2026-01-01T00:00:00Z">
        <w:r>
          <w:delText xml:space="preserve"> </w:delText>
        </w:r>
      </w:del>
      <w:del w:id="6261" w:author="PR Preview" w:date="2026-01-01T00:00:00Z">
        <w:r>
          <w:delText xml:space="preserve">and its second needs</w:delText>
        </w:r>
      </w:del>
      <w:del w:id="6262" w:author="PR Preview" w:date="2026-01-01T00:00:00Z">
        <w:r>
          <w:delText xml:space="preserve"> </w:delText>
        </w:r>
      </w:del>
      <m:oMath>
        <m:r>
          <m:t>x</m:t>
        </m:r>
        <m:r>
          <m:rPr>
            <m:sty m:val="p"/>
          </m:rPr>
          <m:t>=</m:t>
        </m:r>
        <m:r>
          <m:t>3</m:t>
        </m:r>
      </m:oMath>
      <w:del w:id="6263" w:author="PR Preview" w:date="2026-01-01T00:00:00Z">
        <w:r>
          <w:delText xml:space="preserve">.</w:delText>
        </w:r>
      </w:del>
      <w:del w:id="6264" w:author="PR Preview" w:date="2026-01-01T00:00:00Z">
        <w:r>
          <w:delText xml:space="preserve"> </w:delText>
        </w:r>
      </w:del>
      <w:del w:id="6265" w:author="PR Preview" w:date="2026-01-01T00:00:00Z">
        <w:r>
          <w:delText xml:space="preserve">For any number</w:delText>
        </w:r>
      </w:del>
      <w:del w:id="6266" w:author="PR Preview" w:date="2026-01-01T00:00:00Z">
        <w:r>
          <w:delText xml:space="preserve"> </w:delText>
        </w:r>
      </w:del>
      <m:oMath>
        <m:r>
          <m:t>x</m:t>
        </m:r>
      </m:oMath>
      <w:del w:id="6267" w:author="PR Preview" w:date="2026-01-01T00:00:00Z">
        <w:r>
          <w:delText xml:space="preserve">,</w:delText>
        </w:r>
      </w:del>
      <w:del w:id="6268" w:author="PR Preview" w:date="2026-01-01T00:00:00Z">
        <w:r>
          <w:delText xml:space="preserve"> </w:delText>
        </w:r>
      </w:del>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del w:id="6269" w:author="PR Preview" w:date="2026-01-01T00:00:00Z">
        <w:r>
          <w:delText xml:space="preserve">,</w:delText>
        </w:r>
      </w:del>
      <w:del w:id="6270" w:author="PR Preview" w:date="2026-01-01T00:00:00Z">
        <w:r>
          <w:delText xml:space="preserve"> </w:delText>
        </w:r>
      </w:del>
      <w:del w:id="6271" w:author="PR Preview" w:date="2026-01-01T00:00:00Z">
        <w:r>
          <w:delText xml:space="preserve">which is smallest at</w:delText>
        </w:r>
      </w:del>
      <w:del w:id="6272" w:author="PR Preview" w:date="2026-01-01T00:00:00Z">
        <w:r>
          <w:delText xml:space="preserve"> </w:delText>
        </w:r>
      </w:del>
      <m:oMath>
        <m:r>
          <m:t>x</m:t>
        </m:r>
        <m:r>
          <m:rPr>
            <m:sty m:val="p"/>
          </m:rPr>
          <m:t>=</m:t>
        </m:r>
        <m:r>
          <m:t>2</m:t>
        </m:r>
      </m:oMath>
      <w:del w:id="6273" w:author="PR Preview" w:date="2026-01-01T00:00:00Z">
        <w:r>
          <w:delText xml:space="preserve">, so</w:delText>
        </w:r>
      </w:del>
      <w:del w:id="6274" w:author="PR Preview" w:date="2026-01-01T00:00:00Z">
        <w:r>
          <w:delText xml:space="preserve"> </w:delText>
        </w:r>
      </w:del>
      <m:oMath>
        <m:acc>
          <m:accPr>
            <m:chr m:val="̂"/>
          </m:accPr>
          <m:e>
            <m:r>
              <m:t>x</m:t>
            </m:r>
          </m:e>
        </m:acc>
        <m:r>
          <m:rPr>
            <m:sty m:val="p"/>
          </m:rPr>
          <m:t>=</m:t>
        </m:r>
        <m:r>
          <m:t>2</m:t>
        </m:r>
      </m:oMath>
      <w:del w:id="6275" w:author="PR Preview" w:date="2026-01-01T00:00:00Z">
        <w:r>
          <w:delText xml:space="preserve"> </w:delText>
        </w:r>
      </w:del>
      <w:del w:id="6276" w:author="PR Preview" w:date="2026-01-01T00:00:00Z">
        <w:r>
          <w:delText xml:space="preserve">is the least squares solution.</w:delText>
        </w:r>
      </w:del>
      <w:del w:id="6277" w:author="PR Preview" w:date="2026-01-01T00:00:00Z">
        <w:r>
          <w:delText xml:space="preserve"> </w:delText>
        </w:r>
      </w:del>
      <w:del w:id="6278" w:author="PR Preview" w:date="2026-01-01T00:00:00Z">
        <w:r>
          <w:delText xml:space="preserve">The value</w:delText>
        </w:r>
      </w:del>
      <w:del w:id="6279" w:author="PR Preview" w:date="2026-01-01T00:00:00Z">
        <w:r>
          <w:delText xml:space="preserve"> </w:delText>
        </w:r>
      </w:del>
      <m:oMath>
        <m:r>
          <m:t>x</m:t>
        </m:r>
        <m:r>
          <m:rPr>
            <m:sty m:val="p"/>
          </m:rPr>
          <m:t>=</m:t>
        </m:r>
        <m:r>
          <m:t>1</m:t>
        </m:r>
      </m:oMath>
      <w:del w:id="6280" w:author="PR Preview" w:date="2026-01-01T00:00:00Z">
        <w:r>
          <w:delText xml:space="preserve"> </w:delText>
        </w:r>
      </w:del>
      <w:del w:id="6281" w:author="PR Preview" w:date="2026-01-01T00:00:00Z">
        <w:r>
          <w:delText xml:space="preserve">is not one: it gives</w:delText>
        </w:r>
      </w:del>
      <w:del w:id="6282" w:author="PR Preview" w:date="2026-01-01T00:00:00Z">
        <w:r>
          <w:delText xml:space="preserve"> </w:delText>
        </w:r>
      </w:del>
      <m:oMath>
        <m:r>
          <m:t>0</m:t>
        </m:r>
        <m:r>
          <m:rPr>
            <m:sty m:val="p"/>
          </m:rPr>
          <m:t>+</m:t>
        </m:r>
        <m:r>
          <m:t>4</m:t>
        </m:r>
        <m:r>
          <m:rPr>
            <m:sty m:val="p"/>
          </m:rPr>
          <m:t>=</m:t>
        </m:r>
        <m:r>
          <m:t>4</m:t>
        </m:r>
        <m:r>
          <m:rPr>
            <m:sty m:val="p"/>
          </m:rPr>
          <m:t>&gt;</m:t>
        </m:r>
        <m:r>
          <m:t>2</m:t>
        </m:r>
      </m:oMath>
      <w:del w:id="6283" w:author="PR Preview" w:date="2026-01-01T00:00:00Z">
        <w:r>
          <w:delText xml:space="preserve">.</w:delText>
        </w:r>
      </w:del>
      <w:del w:id="6284" w:author="PR Preview" w:date="2026-01-01T00:00:00Z">
        <w:r>
          <w:delText xml:space="preserve"> </w:delText>
        </w:r>
      </w:del>
      <w:del w:id="6285" w:author="PR Preview" w:date="2026-01-01T00:00:00Z">
        <w:r>
          <w:delText xml:space="preserve">The normal equations read</w:delText>
        </w:r>
      </w:del>
      <w:del w:id="6286" w:author="PR Preview" w:date="2026-01-01T00:00:00Z">
        <w:r>
          <w:delText xml:space="preserve"> </w:delText>
        </w:r>
      </w:del>
      <m:oMath>
        <m:r>
          <m:t>2</m:t>
        </m:r>
        <m:r>
          <m:t>x</m:t>
        </m:r>
        <m:r>
          <m:rPr>
            <m:sty m:val="p"/>
          </m:rPr>
          <m:t>=</m:t>
        </m:r>
        <m:r>
          <m:t>4</m:t>
        </m:r>
      </m:oMath>
      <w:del w:id="6287" w:author="PR Preview" w:date="2026-01-01T00:00:00Z">
        <w:r>
          <w:delText xml:space="preserve">, and their solution is</w:delText>
        </w:r>
      </w:del>
      <w:del w:id="6288" w:author="PR Preview" w:date="2026-01-01T00:00:00Z">
        <w:r>
          <w:delText xml:space="preserve"> </w:delText>
        </w:r>
      </w:del>
      <m:oMath>
        <m:r>
          <m:t>x</m:t>
        </m:r>
        <m:r>
          <m:rPr>
            <m:sty m:val="p"/>
          </m:rPr>
          <m:t>=</m:t>
        </m:r>
        <m:r>
          <m:t>2</m:t>
        </m:r>
      </m:oMath>
      <w:del w:id="6289" w:author="PR Preview" w:date="2026-01-01T00:00:00Z">
        <w:r>
          <w:delText xml:space="preserve"> </w:delText>
        </w:r>
      </w:del>
      <w:del w:id="6290" w:author="PR Preview" w:date="2026-01-01T00:00:00Z">
        <w:r>
          <w:delText xml:space="preserve">too.</w:delText>
        </w:r>
      </w:del>
    </w:p>
    <w:p>
      <w:pPr>
        <w:pStyle w:val="BodyText"/>
      </w:pPr>
      <w:ins w:id="6291" w:author="PR Preview" w:date="2026-01-01T00:00:00Z">
        <w:r>
          <w:rPr>
            <w:b/>
            <w:bCs/>
          </w:rPr>
          <w:t xml:space="preserve">Example 173 (Fitting a constant)</w:t>
        </w:r>
      </w:ins>
      <w:ins w:id="6292" w:author="PR Preview" w:date="2026-01-01T00:00:00Z">
        <w:r>
          <w:t xml:space="preserve"> </w:t>
        </w:r>
      </w:ins>
      <w:ins w:id="6293" w:author="PR Preview" w:date="2026-01-01T00:00:00Z">
        <w:r>
          <w:t xml:space="preserve">Let</w:t>
        </w:r>
      </w:ins>
      <w:ins w:id="629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6295" w:author="PR Preview" w:date="2026-01-01T00:00:00Z">
        <w:r>
          <w:t xml:space="preserve"> </w:t>
        </w:r>
      </w:ins>
      <w:ins w:id="6296" w:author="PR Preview" w:date="2026-01-01T00:00:00Z">
        <w:r>
          <w:t xml:space="preserve">and</w:t>
        </w:r>
      </w:ins>
      <w:ins w:id="6297" w:author="PR Preview" w:date="2026-01-01T00:00:00Z">
        <w:r>
          <w:t xml:space="preserve"> </w:t>
        </w:r>
      </w:ins>
      <m:oMath>
        <m:acc>
          <m:accPr>
            <m:chr m:val="̃"/>
          </m:accPr>
          <m:e>
            <m:r>
              <m:t>b</m:t>
            </m:r>
          </m:e>
        </m:acc>
        <m:r>
          <m:rPr>
            <m:sty m:val="p"/>
          </m:rPr>
          <m:t>=</m:t>
        </m:r>
        <m:r>
          <m:rPr>
            <m:sty m:val="p"/>
          </m:rPr>
          <m:t>(</m:t>
        </m:r>
        <m:r>
          <m:t>1</m:t>
        </m:r>
        <m:r>
          <m:rPr>
            <m:sty m:val="p"/>
          </m:rPr>
          <m:t>,</m:t>
        </m:r>
        <m:r>
          <m:t>3</m:t>
        </m:r>
        <m:r>
          <m:rPr>
            <m:sty m:val="p"/>
          </m:rPr>
          <m:t>)</m:t>
        </m:r>
      </m:oMath>
      <w:ins w:id="6298" w:author="PR Preview" w:date="2026-01-01T00:00:00Z">
        <w:r>
          <w:t xml:space="preserve">.</w:t>
        </w:r>
      </w:ins>
      <w:ins w:id="6299" w:author="PR Preview" w:date="2026-01-01T00:00:00Z">
        <w:r>
          <w:t xml:space="preserve"> </w:t>
        </w:r>
      </w:ins>
      <w:ins w:id="6300" w:author="PR Preview" w:date="2026-01-01T00:00:00Z">
        <w:r>
          <w:t xml:space="preserve">The system</w:t>
        </w:r>
      </w:ins>
      <w:ins w:id="6301"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6302" w:author="PR Preview" w:date="2026-01-01T00:00:00Z">
        <w:r>
          <w:t xml:space="preserve"> </w:t>
        </w:r>
      </w:ins>
      <w:ins w:id="6303" w:author="PR Preview" w:date="2026-01-01T00:00:00Z">
        <w:r>
          <w:t xml:space="preserve">is inconsistent (</w:t>
        </w:r>
      </w:ins>
      <w:hyperlink w:anchor="def-consistent-system">
        <w:ins w:id="6304" w:author="PR Preview" w:date="2026-01-01T00:00:00Z">
          <w:r>
            <w:rPr>
              <w:rStyle w:val="Hyperlink"/>
            </w:rPr>
            <w:t xml:space="preserve">Definition 94</w:t>
          </w:r>
        </w:ins>
      </w:hyperlink>
      <w:ins w:id="6305" w:author="PR Preview" w:date="2026-01-01T00:00:00Z">
        <w:r>
          <w:t xml:space="preserve">):</w:t>
        </w:r>
      </w:ins>
      <w:ins w:id="6306" w:author="PR Preview" w:date="2026-01-01T00:00:00Z">
        <w:r>
          <w:t xml:space="preserve"> </w:t>
        </w:r>
      </w:ins>
      <w:ins w:id="6307" w:author="PR Preview" w:date="2026-01-01T00:00:00Z">
        <w:r>
          <w:t xml:space="preserve">its first entry needs</w:t>
        </w:r>
      </w:ins>
      <w:ins w:id="6308" w:author="PR Preview" w:date="2026-01-01T00:00:00Z">
        <w:r>
          <w:t xml:space="preserve"> </w:t>
        </w:r>
      </w:ins>
      <m:oMath>
        <m:r>
          <m:t>x</m:t>
        </m:r>
        <m:r>
          <m:rPr>
            <m:sty m:val="p"/>
          </m:rPr>
          <m:t>=</m:t>
        </m:r>
        <m:r>
          <m:t>1</m:t>
        </m:r>
      </m:oMath>
      <w:ins w:id="6309" w:author="PR Preview" w:date="2026-01-01T00:00:00Z">
        <w:r>
          <w:t xml:space="preserve"> </w:t>
        </w:r>
      </w:ins>
      <w:ins w:id="6310" w:author="PR Preview" w:date="2026-01-01T00:00:00Z">
        <w:r>
          <w:t xml:space="preserve">and its second needs</w:t>
        </w:r>
      </w:ins>
      <w:ins w:id="6311" w:author="PR Preview" w:date="2026-01-01T00:00:00Z">
        <w:r>
          <w:t xml:space="preserve"> </w:t>
        </w:r>
      </w:ins>
      <m:oMath>
        <m:r>
          <m:t>x</m:t>
        </m:r>
        <m:r>
          <m:rPr>
            <m:sty m:val="p"/>
          </m:rPr>
          <m:t>=</m:t>
        </m:r>
        <m:r>
          <m:t>3</m:t>
        </m:r>
      </m:oMath>
      <w:ins w:id="6312" w:author="PR Preview" w:date="2026-01-01T00:00:00Z">
        <w:r>
          <w:t xml:space="preserve">.</w:t>
        </w:r>
      </w:ins>
      <w:ins w:id="6313" w:author="PR Preview" w:date="2026-01-01T00:00:00Z">
        <w:r>
          <w:t xml:space="preserve"> </w:t>
        </w:r>
      </w:ins>
      <w:ins w:id="6314" w:author="PR Preview" w:date="2026-01-01T00:00:00Z">
        <w:r>
          <w:t xml:space="preserve">For any number</w:t>
        </w:r>
      </w:ins>
      <w:ins w:id="6315" w:author="PR Preview" w:date="2026-01-01T00:00:00Z">
        <w:r>
          <w:t xml:space="preserve"> </w:t>
        </w:r>
      </w:ins>
      <m:oMath>
        <m:r>
          <m:t>x</m:t>
        </m:r>
      </m:oMath>
      <w:ins w:id="6316" w:author="PR Preview" w:date="2026-01-01T00:00:00Z">
        <w:r>
          <w:t xml:space="preserve">,</w:t>
        </w:r>
      </w:ins>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ins w:id="6317" w:author="PR Preview" w:date="2026-01-01T00:00:00Z">
        <w:r>
          <w:t xml:space="preserve">which is smallest at</w:t>
        </w:r>
      </w:ins>
      <w:ins w:id="6318" w:author="PR Preview" w:date="2026-01-01T00:00:00Z">
        <w:r>
          <w:t xml:space="preserve"> </w:t>
        </w:r>
      </w:ins>
      <m:oMath>
        <m:r>
          <m:t>x</m:t>
        </m:r>
        <m:r>
          <m:rPr>
            <m:sty m:val="p"/>
          </m:rPr>
          <m:t>=</m:t>
        </m:r>
        <m:r>
          <m:t>2</m:t>
        </m:r>
      </m:oMath>
      <w:ins w:id="6319" w:author="PR Preview" w:date="2026-01-01T00:00:00Z">
        <w:r>
          <w:t xml:space="preserve">, so</w:t>
        </w:r>
      </w:ins>
      <w:ins w:id="6320" w:author="PR Preview" w:date="2026-01-01T00:00:00Z">
        <w:r>
          <w:t xml:space="preserve"> </w:t>
        </w:r>
      </w:ins>
      <m:oMath>
        <m:acc>
          <m:accPr>
            <m:chr m:val="̂"/>
          </m:accPr>
          <m:e>
            <m:r>
              <m:t>x</m:t>
            </m:r>
          </m:e>
        </m:acc>
        <m:r>
          <m:rPr>
            <m:sty m:val="p"/>
          </m:rPr>
          <m:t>=</m:t>
        </m:r>
        <m:r>
          <m:t>2</m:t>
        </m:r>
      </m:oMath>
      <w:ins w:id="6321" w:author="PR Preview" w:date="2026-01-01T00:00:00Z">
        <w:r>
          <w:t xml:space="preserve"> </w:t>
        </w:r>
      </w:ins>
      <w:ins w:id="6322" w:author="PR Preview" w:date="2026-01-01T00:00:00Z">
        <w:r>
          <w:t xml:space="preserve">is the least squares solution.</w:t>
        </w:r>
      </w:ins>
      <w:ins w:id="6323" w:author="PR Preview" w:date="2026-01-01T00:00:00Z">
        <w:r>
          <w:t xml:space="preserve"> </w:t>
        </w:r>
      </w:ins>
      <w:ins w:id="6324" w:author="PR Preview" w:date="2026-01-01T00:00:00Z">
        <w:r>
          <w:t xml:space="preserve">The value</w:t>
        </w:r>
      </w:ins>
      <w:ins w:id="6325" w:author="PR Preview" w:date="2026-01-01T00:00:00Z">
        <w:r>
          <w:t xml:space="preserve"> </w:t>
        </w:r>
      </w:ins>
      <m:oMath>
        <m:r>
          <m:t>x</m:t>
        </m:r>
        <m:r>
          <m:rPr>
            <m:sty m:val="p"/>
          </m:rPr>
          <m:t>=</m:t>
        </m:r>
        <m:r>
          <m:t>1</m:t>
        </m:r>
      </m:oMath>
      <w:ins w:id="6326" w:author="PR Preview" w:date="2026-01-01T00:00:00Z">
        <w:r>
          <w:t xml:space="preserve"> </w:t>
        </w:r>
      </w:ins>
      <w:ins w:id="6327" w:author="PR Preview" w:date="2026-01-01T00:00:00Z">
        <w:r>
          <w:t xml:space="preserve">is not one: it gives</w:t>
        </w:r>
      </w:ins>
      <w:ins w:id="6328" w:author="PR Preview" w:date="2026-01-01T00:00:00Z">
        <w:r>
          <w:t xml:space="preserve"> </w:t>
        </w:r>
      </w:ins>
      <m:oMath>
        <m:r>
          <m:t>0</m:t>
        </m:r>
        <m:r>
          <m:rPr>
            <m:sty m:val="p"/>
          </m:rPr>
          <m:t>+</m:t>
        </m:r>
        <m:r>
          <m:t>4</m:t>
        </m:r>
        <m:r>
          <m:rPr>
            <m:sty m:val="p"/>
          </m:rPr>
          <m:t>=</m:t>
        </m:r>
        <m:r>
          <m:t>4</m:t>
        </m:r>
        <m:r>
          <m:rPr>
            <m:sty m:val="p"/>
          </m:rPr>
          <m:t>&gt;</m:t>
        </m:r>
        <m:r>
          <m:t>2</m:t>
        </m:r>
      </m:oMath>
      <w:ins w:id="6329" w:author="PR Preview" w:date="2026-01-01T00:00:00Z">
        <w:r>
          <w:t xml:space="preserve">.</w:t>
        </w:r>
      </w:ins>
      <w:ins w:id="6330" w:author="PR Preview" w:date="2026-01-01T00:00:00Z">
        <w:r>
          <w:t xml:space="preserve"> </w:t>
        </w:r>
      </w:ins>
      <w:ins w:id="6331" w:author="PR Preview" w:date="2026-01-01T00:00:00Z">
        <w:r>
          <w:t xml:space="preserve">The normal equations read</w:t>
        </w:r>
      </w:ins>
      <w:ins w:id="6332" w:author="PR Preview" w:date="2026-01-01T00:00:00Z">
        <w:r>
          <w:t xml:space="preserve"> </w:t>
        </w:r>
      </w:ins>
      <m:oMath>
        <m:r>
          <m:t>2</m:t>
        </m:r>
        <m:r>
          <m:t>x</m:t>
        </m:r>
        <m:r>
          <m:rPr>
            <m:sty m:val="p"/>
          </m:rPr>
          <m:t>=</m:t>
        </m:r>
        <m:r>
          <m:t>4</m:t>
        </m:r>
      </m:oMath>
      <w:ins w:id="6333" w:author="PR Preview" w:date="2026-01-01T00:00:00Z">
        <w:r>
          <w:t xml:space="preserve">, and their solution is</w:t>
        </w:r>
      </w:ins>
      <w:ins w:id="6334" w:author="PR Preview" w:date="2026-01-01T00:00:00Z">
        <w:r>
          <w:t xml:space="preserve"> </w:t>
        </w:r>
      </w:ins>
      <m:oMath>
        <m:r>
          <m:t>x</m:t>
        </m:r>
        <m:r>
          <m:rPr>
            <m:sty m:val="p"/>
          </m:rPr>
          <m:t>=</m:t>
        </m:r>
        <m:r>
          <m:t>2</m:t>
        </m:r>
      </m:oMath>
      <w:ins w:id="6335" w:author="PR Preview" w:date="2026-01-01T00:00:00Z">
        <w:r>
          <w:t xml:space="preserve"> </w:t>
        </w:r>
      </w:ins>
      <w:ins w:id="6336" w:author="PR Preview" w:date="2026-01-01T00:00:00Z">
        <w:r>
          <w:t xml:space="preserve">too.</w:t>
        </w:r>
      </w:ins>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del w:id="6337" w:author="PR Preview" w:date="2026-01-01T00:00:00Z">
        <w:r>
          <w:rPr>
            <w:b/>
            <w:bCs/>
          </w:rPr>
          <w:delText xml:space="preserve">Example 174 (A least squares line)</w:delText>
        </w:r>
      </w:del>
      <w:del w:id="6338" w:author="PR Preview" w:date="2026-01-01T00:00:00Z">
        <w:r>
          <w:delText xml:space="preserve"> </w:delText>
        </w:r>
      </w:del>
      <w:del w:id="6339" w:author="PR Preview" w:date="2026-01-01T00:00:00Z">
        <w:r>
          <w:delText xml:space="preserve">Fit</w:delText>
        </w:r>
      </w:del>
      <w:del w:id="6340"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6341" w:author="PR Preview" w:date="2026-01-01T00:00:00Z">
        <w:r>
          <w:delText xml:space="preserve"> </w:delText>
        </w:r>
      </w:del>
      <w:del w:id="6342" w:author="PR Preview" w:date="2026-01-01T00:00:00Z">
        <w:r>
          <w:delText xml:space="preserve">to the points</w:delText>
        </w:r>
      </w:del>
      <w:del w:id="6343"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6344" w:author="PR Preview" w:date="2026-01-01T00:00:00Z">
        <w:r>
          <w:delText xml:space="preserve">:</w:delText>
        </w:r>
      </w:del>
      <w:del w:id="634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6346" w:author="PR Preview" w:date="2026-01-01T00:00:00Z">
        <w:r>
          <w:delText xml:space="preserve"> </w:delText>
        </w:r>
      </w:del>
      <w:del w:id="6347" w:author="PR Preview" w:date="2026-01-01T00:00:00Z">
        <w:r>
          <w:delText xml:space="preserve">(the</w:delText>
        </w:r>
      </w:del>
      <w:del w:id="6348" w:author="PR Preview" w:date="2026-01-01T00:00:00Z">
        <w:r>
          <w:delText xml:space="preserve"> </w:delText>
        </w:r>
      </w:del>
      <m:oMath>
        <m:r>
          <m:rPr>
            <m:sty m:val="bi"/>
          </m:rPr>
          <m:t>X</m:t>
        </m:r>
      </m:oMath>
      <w:del w:id="6349" w:author="PR Preview" w:date="2026-01-01T00:00:00Z">
        <w:r>
          <w:delText xml:space="preserve"> </w:delText>
        </w:r>
      </w:del>
      <w:del w:id="6350" w:author="PR Preview" w:date="2026-01-01T00:00:00Z">
        <w:r>
          <w:delText xml:space="preserve">of</w:delText>
        </w:r>
      </w:del>
      <w:del w:id="6351" w:author="PR Preview" w:date="2026-01-01T00:00:00Z">
        <w:r>
          <w:delText xml:space="preserve"> </w:delText>
        </w:r>
      </w:del>
      <w:hyperlink w:anchor="exm-gram-invertible">
        <w:del w:id="6352" w:author="PR Preview" w:date="2026-01-01T00:00:00Z">
          <w:r>
            <w:rPr>
              <w:rStyle w:val="Hyperlink"/>
            </w:rPr>
            <w:delText xml:space="preserve">Example 149</w:delText>
          </w:r>
        </w:del>
      </w:hyperlink>
      <w:del w:id="6353" w:author="PR Preview" w:date="2026-01-01T00:00:00Z">
        <w:r>
          <w:delText xml:space="preserve">)</w:delText>
        </w:r>
      </w:del>
      <w:del w:id="6354" w:author="PR Preview" w:date="2026-01-01T00:00:00Z">
        <w:r>
          <w:delText xml:space="preserve"> </w:delText>
        </w:r>
      </w:del>
      <w:del w:id="6355" w:author="PR Preview" w:date="2026-01-01T00:00:00Z">
        <w:r>
          <w:delText xml:space="preserve">and</w:delText>
        </w:r>
      </w:del>
      <w:del w:id="6356"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6357" w:author="PR Preview" w:date="2026-01-01T00:00:00Z">
        <w:r>
          <w:delText xml:space="preserve">.</w:delText>
        </w:r>
      </w:del>
      <w:del w:id="6358" w:author="PR Preview" w:date="2026-01-01T00:00:00Z">
        <w:r>
          <w:delText xml:space="preserve"> </w:delText>
        </w:r>
      </w:del>
      <m:oMath>
        <m:r>
          <m:rPr>
            <m:sty m:val="bi"/>
          </m:rPr>
          <m:t>A</m:t>
        </m:r>
      </m:oMath>
      <w:del w:id="6359" w:author="PR Preview" w:date="2026-01-01T00:00:00Z">
        <w:r>
          <w:delText xml:space="preserve"> </w:delText>
        </w:r>
      </w:del>
      <w:del w:id="6360" w:author="PR Preview" w:date="2026-01-01T00:00:00Z">
        <w:r>
          <w:delText xml:space="preserve">has rank</w:delText>
        </w:r>
      </w:del>
      <w:del w:id="6361" w:author="PR Preview" w:date="2026-01-01T00:00:00Z">
        <w:r>
          <w:delText xml:space="preserve"> </w:delText>
        </w:r>
      </w:del>
      <m:oMath>
        <m:r>
          <m:t>2</m:t>
        </m:r>
      </m:oMath>
      <w:del w:id="6362" w:author="PR Preview" w:date="2026-01-01T00:00:00Z">
        <w:r>
          <w:delText xml:space="preserve"> </w:delText>
        </w:r>
      </w:del>
      <w:del w:id="6363" w:author="PR Preview" w:date="2026-01-01T00:00:00Z">
        <w:r>
          <w:delText xml:space="preserve">(</w:delText>
        </w:r>
      </w:del>
      <w:hyperlink w:anchor="exm-rank">
        <w:del w:id="6364" w:author="PR Preview" w:date="2026-01-01T00:00:00Z">
          <w:r>
            <w:rPr>
              <w:rStyle w:val="Hyperlink"/>
            </w:rPr>
            <w:delText xml:space="preserve">Example 33</w:delText>
          </w:r>
        </w:del>
      </w:hyperlink>
      <w:del w:id="6365" w:author="PR Preview" w:date="2026-01-01T00:00:00Z">
        <w:r>
          <w:delText xml:space="preserve">), so the solution is unique (part 4).</w:delText>
        </w:r>
      </w:del>
      <w:del w:id="6366"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6367" w:author="PR Preview" w:date="2026-01-01T00:00:00Z">
        <w:r>
          <w:delText xml:space="preserve"> </w:delText>
        </w:r>
      </w:del>
      <w:del w:id="6368" w:author="PR Preview" w:date="2026-01-01T00:00:00Z">
        <w:r>
          <w:delText xml:space="preserve">has inverse</w:delText>
        </w:r>
      </w:del>
      <w:del w:id="6369"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6370" w:author="PR Preview" w:date="2026-01-01T00:00:00Z">
        <w:r>
          <w:delText xml:space="preserve"> </w:delText>
        </w:r>
      </w:del>
      <w:del w:id="6371" w:author="PR Preview" w:date="2026-01-01T00:00:00Z">
        <w:r>
          <w:delText xml:space="preserve">(</w:delText>
        </w:r>
      </w:del>
      <w:hyperlink w:anchor="exm-gram-invertible">
        <w:del w:id="6372" w:author="PR Preview" w:date="2026-01-01T00:00:00Z">
          <w:r>
            <w:rPr>
              <w:rStyle w:val="Hyperlink"/>
            </w:rPr>
            <w:delText xml:space="preserve">Example 149</w:delText>
          </w:r>
        </w:del>
      </w:hyperlink>
      <w:del w:id="6373" w:author="PR Preview" w:date="2026-01-01T00:00:00Z">
        <w:r>
          <w:delText xml:space="preserve">),</w:delText>
        </w:r>
      </w:del>
      <w:del w:id="6374" w:author="PR Preview" w:date="2026-01-01T00:00:00Z">
        <w:r>
          <w:delText xml:space="preserve"> </w:delText>
        </w:r>
      </w:del>
      <w:del w:id="6375" w:author="PR Preview" w:date="2026-01-01T00:00:00Z">
        <w:r>
          <w:delText xml:space="preserve">and</w:delText>
        </w:r>
      </w:del>
      <w:del w:id="6376"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del w:id="6377" w:author="PR Preview" w:date="2026-01-01T00:00:00Z">
        <w:r>
          <w:delText xml:space="preserve">, so</w:delText>
        </w:r>
      </w:del>
    </w:p>
    <w:p>
      <w:pPr>
        <w:pStyle w:val="FirstParagraph"/>
      </w:pPr>
      <w:ins w:id="6378" w:author="PR Preview" w:date="2026-01-01T00:00:00Z">
        <w:r>
          <w:rPr>
            <w:b/>
            <w:bCs/>
          </w:rPr>
          <w:t xml:space="preserve">Example 174 (A least squares line)</w:t>
        </w:r>
      </w:ins>
      <w:ins w:id="6379" w:author="PR Preview" w:date="2026-01-01T00:00:00Z">
        <w:r>
          <w:t xml:space="preserve"> </w:t>
        </w:r>
      </w:ins>
      <w:ins w:id="6380" w:author="PR Preview" w:date="2026-01-01T00:00:00Z">
        <w:r>
          <w:t xml:space="preserve">Fit</w:t>
        </w:r>
      </w:ins>
      <w:ins w:id="6381"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6382" w:author="PR Preview" w:date="2026-01-01T00:00:00Z">
        <w:r>
          <w:t xml:space="preserve"> </w:t>
        </w:r>
      </w:ins>
      <w:ins w:id="6383" w:author="PR Preview" w:date="2026-01-01T00:00:00Z">
        <w:r>
          <w:t xml:space="preserve">to the points</w:t>
        </w:r>
      </w:ins>
      <w:ins w:id="6384"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6385" w:author="PR Preview" w:date="2026-01-01T00:00:00Z">
        <w:r>
          <w:t xml:space="preserve">:</w:t>
        </w:r>
      </w:ins>
      <w:ins w:id="63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6387" w:author="PR Preview" w:date="2026-01-01T00:00:00Z">
        <w:r>
          <w:t xml:space="preserve"> </w:t>
        </w:r>
      </w:ins>
      <w:ins w:id="6388" w:author="PR Preview" w:date="2026-01-01T00:00:00Z">
        <w:r>
          <w:t xml:space="preserve">(the</w:t>
        </w:r>
      </w:ins>
      <w:ins w:id="6389" w:author="PR Preview" w:date="2026-01-01T00:00:00Z">
        <w:r>
          <w:t xml:space="preserve"> </w:t>
        </w:r>
      </w:ins>
      <m:oMath>
        <m:r>
          <m:rPr>
            <m:sty m:val="bi"/>
          </m:rPr>
          <m:t>X</m:t>
        </m:r>
      </m:oMath>
      <w:ins w:id="6390" w:author="PR Preview" w:date="2026-01-01T00:00:00Z">
        <w:r>
          <w:t xml:space="preserve"> </w:t>
        </w:r>
      </w:ins>
      <w:ins w:id="6391" w:author="PR Preview" w:date="2026-01-01T00:00:00Z">
        <w:r>
          <w:t xml:space="preserve">of</w:t>
        </w:r>
      </w:ins>
      <w:ins w:id="6392" w:author="PR Preview" w:date="2026-01-01T00:00:00Z">
        <w:r>
          <w:t xml:space="preserve"> </w:t>
        </w:r>
      </w:ins>
      <w:hyperlink w:anchor="exm-gram-invertible">
        <w:ins w:id="6393" w:author="PR Preview" w:date="2026-01-01T00:00:00Z">
          <w:r>
            <w:rPr>
              <w:rStyle w:val="Hyperlink"/>
            </w:rPr>
            <w:t xml:space="preserve">Example 149</w:t>
          </w:r>
        </w:ins>
      </w:hyperlink>
      <w:ins w:id="6394" w:author="PR Preview" w:date="2026-01-01T00:00:00Z">
        <w:r>
          <w:t xml:space="preserve">)</w:t>
        </w:r>
      </w:ins>
      <w:ins w:id="6395" w:author="PR Preview" w:date="2026-01-01T00:00:00Z">
        <w:r>
          <w:t xml:space="preserve"> </w:t>
        </w:r>
      </w:ins>
      <w:ins w:id="6396" w:author="PR Preview" w:date="2026-01-01T00:00:00Z">
        <w:r>
          <w:t xml:space="preserve">and</w:t>
        </w:r>
      </w:ins>
      <w:ins w:id="6397"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6398" w:author="PR Preview" w:date="2026-01-01T00:00:00Z">
        <w:r>
          <w:t xml:space="preserve">.</w:t>
        </w:r>
      </w:ins>
      <w:ins w:id="6399" w:author="PR Preview" w:date="2026-01-01T00:00:00Z">
        <w:r>
          <w:t xml:space="preserve"> </w:t>
        </w:r>
      </w:ins>
      <m:oMath>
        <m:r>
          <m:rPr>
            <m:sty m:val="bi"/>
          </m:rPr>
          <m:t>A</m:t>
        </m:r>
      </m:oMath>
      <w:ins w:id="6400" w:author="PR Preview" w:date="2026-01-01T00:00:00Z">
        <w:r>
          <w:t xml:space="preserve"> </w:t>
        </w:r>
      </w:ins>
      <w:ins w:id="6401" w:author="PR Preview" w:date="2026-01-01T00:00:00Z">
        <w:r>
          <w:t xml:space="preserve">has rank</w:t>
        </w:r>
      </w:ins>
      <w:ins w:id="6402" w:author="PR Preview" w:date="2026-01-01T00:00:00Z">
        <w:r>
          <w:t xml:space="preserve"> </w:t>
        </w:r>
      </w:ins>
      <m:oMath>
        <m:r>
          <m:t>2</m:t>
        </m:r>
      </m:oMath>
      <w:ins w:id="6403" w:author="PR Preview" w:date="2026-01-01T00:00:00Z">
        <w:r>
          <w:t xml:space="preserve"> </w:t>
        </w:r>
      </w:ins>
      <w:ins w:id="6404" w:author="PR Preview" w:date="2026-01-01T00:00:00Z">
        <w:r>
          <w:t xml:space="preserve">(</w:t>
        </w:r>
      </w:ins>
      <w:hyperlink w:anchor="exm-rank">
        <w:ins w:id="6405" w:author="PR Preview" w:date="2026-01-01T00:00:00Z">
          <w:r>
            <w:rPr>
              <w:rStyle w:val="Hyperlink"/>
            </w:rPr>
            <w:t xml:space="preserve">Example 33</w:t>
          </w:r>
        </w:ins>
      </w:hyperlink>
      <w:ins w:id="6406" w:author="PR Preview" w:date="2026-01-01T00:00:00Z">
        <w:r>
          <w:t xml:space="preserve">), so the solution is unique (part 4).</w:t>
        </w:r>
      </w:ins>
      <w:ins w:id="6407"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6408" w:author="PR Preview" w:date="2026-01-01T00:00:00Z">
        <w:r>
          <w:t xml:space="preserve"> </w:t>
        </w:r>
      </w:ins>
      <w:ins w:id="6409" w:author="PR Preview" w:date="2026-01-01T00:00:00Z">
        <w:r>
          <w:t xml:space="preserve">has inverse</w:t>
        </w:r>
      </w:ins>
      <w:ins w:id="6410"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6411" w:author="PR Preview" w:date="2026-01-01T00:00:00Z">
        <w:r>
          <w:t xml:space="preserve"> </w:t>
        </w:r>
      </w:ins>
      <w:ins w:id="6412" w:author="PR Preview" w:date="2026-01-01T00:00:00Z">
        <w:r>
          <w:t xml:space="preserve">(</w:t>
        </w:r>
      </w:ins>
      <w:hyperlink w:anchor="exm-gram-invertible">
        <w:ins w:id="6413" w:author="PR Preview" w:date="2026-01-01T00:00:00Z">
          <w:r>
            <w:rPr>
              <w:rStyle w:val="Hyperlink"/>
            </w:rPr>
            <w:t xml:space="preserve">Example 149</w:t>
          </w:r>
        </w:ins>
      </w:hyperlink>
      <w:ins w:id="6414" w:author="PR Preview" w:date="2026-01-01T00:00:00Z">
        <w:r>
          <w:t xml:space="preserve">),</w:t>
        </w:r>
      </w:ins>
      <w:ins w:id="6415" w:author="PR Preview" w:date="2026-01-01T00:00:00Z">
        <w:r>
          <w:t xml:space="preserve"> </w:t>
        </w:r>
      </w:ins>
      <w:ins w:id="6416" w:author="PR Preview" w:date="2026-01-01T00:00:00Z">
        <w:r>
          <w:t xml:space="preserve">and</w:t>
        </w:r>
      </w:ins>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ins w:id="6417" w:author="PR Preview" w:date="2026-01-01T00:00:00Z">
        <w:r>
          <w:t xml:space="preserve">so</w:t>
        </w:r>
      </w:ins>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del w:id="6418" w:author="PR Preview" w:date="2026-01-01T00:00:00Z">
        <w:r>
          <w:rPr>
            <w:b/>
            <w:bCs/>
          </w:rPr>
          <w:delText xml:space="preserve">Example 175 (Many least squares solutions, one fitted vector)</w:delText>
        </w:r>
      </w:del>
      <w:del w:id="6419" w:author="PR Preview" w:date="2026-01-01T00:00:00Z">
        <w:r>
          <w:delText xml:space="preserve"> </w:delText>
        </w:r>
      </w:del>
      <w:del w:id="6420" w:author="PR Preview" w:date="2026-01-01T00:00:00Z">
        <w:r>
          <w:delText xml:space="preserve">With the rank-</w:delText>
        </w:r>
      </w:del>
      <m:oMath>
        <m:r>
          <m:t>1</m:t>
        </m:r>
      </m:oMath>
      <w:del w:id="6421" w:author="PR Preview" w:date="2026-01-01T00:00:00Z">
        <w:r>
          <w:delText xml:space="preserve"> </w:delText>
        </w:r>
      </w:del>
      <w:del w:id="6422" w:author="PR Preview" w:date="2026-01-01T00:00:00Z">
        <w:r>
          <w:delText xml:space="preserve">matrix</w:delText>
        </w:r>
      </w:del>
      <w:del w:id="642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6424" w:author="PR Preview" w:date="2026-01-01T00:00:00Z">
        <w:r>
          <w:delText xml:space="preserve"> </w:delText>
        </w:r>
      </w:del>
      <w:del w:id="6425" w:author="PR Preview" w:date="2026-01-01T00:00:00Z">
        <w:r>
          <w:delText xml:space="preserve">(</w:delText>
        </w:r>
      </w:del>
      <w:hyperlink w:anchor="exm-rank">
        <w:del w:id="6426" w:author="PR Preview" w:date="2026-01-01T00:00:00Z">
          <w:r>
            <w:rPr>
              <w:rStyle w:val="Hyperlink"/>
            </w:rPr>
            <w:delText xml:space="preserve">Example 33</w:delText>
          </w:r>
        </w:del>
      </w:hyperlink>
      <w:del w:id="6427" w:author="PR Preview" w:date="2026-01-01T00:00:00Z">
        <w:r>
          <w:delText xml:space="preserve">)</w:delText>
        </w:r>
      </w:del>
      <w:del w:id="6428" w:author="PR Preview" w:date="2026-01-01T00:00:00Z">
        <w:r>
          <w:delText xml:space="preserve"> </w:delText>
        </w:r>
      </w:del>
      <w:del w:id="6429" w:author="PR Preview" w:date="2026-01-01T00:00:00Z">
        <w:r>
          <w:delText xml:space="preserve">and</w:delText>
        </w:r>
      </w:del>
      <w:del w:id="6430"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6431" w:author="PR Preview" w:date="2026-01-01T00:00:00Z">
        <w:r>
          <w:delText xml:space="preserve">,</w:delText>
        </w:r>
      </w:del>
      <w:del w:id="6432"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6433" w:author="PR Preview" w:date="2026-01-01T00:00:00Z">
        <w:r>
          <w:delText xml:space="preserve"> </w:delText>
        </w:r>
      </w:del>
      <w:del w:id="6434" w:author="PR Preview" w:date="2026-01-01T00:00:00Z">
        <w:r>
          <w:delText xml:space="preserve">and</w:delText>
        </w:r>
      </w:del>
      <w:del w:id="6435"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del w:id="6436" w:author="PR Preview" w:date="2026-01-01T00:00:00Z">
        <w:r>
          <w:delText xml:space="preserve">,</w:delText>
        </w:r>
      </w:del>
      <w:del w:id="6437" w:author="PR Preview" w:date="2026-01-01T00:00:00Z">
        <w:r>
          <w:delText xml:space="preserve"> </w:delText>
        </w:r>
      </w:del>
      <w:del w:id="6438" w:author="PR Preview" w:date="2026-01-01T00:00:00Z">
        <w:r>
          <w:delText xml:space="preserve">so both normal equations say</w:delText>
        </w:r>
      </w:del>
      <w:del w:id="6439"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6440" w:author="PR Preview" w:date="2026-01-01T00:00:00Z">
        <w:r>
          <w:delText xml:space="preserve">, that is,</w:delText>
        </w:r>
      </w:del>
      <w:del w:id="6441"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6442" w:author="PR Preview" w:date="2026-01-01T00:00:00Z">
        <w:r>
          <w:delText xml:space="preserve">.</w:delText>
        </w:r>
      </w:del>
      <w:del w:id="6443" w:author="PR Preview" w:date="2026-01-01T00:00:00Z">
        <w:r>
          <w:delText xml:space="preserve"> </w:delText>
        </w:r>
      </w:del>
      <w:del w:id="6444" w:author="PR Preview" w:date="2026-01-01T00:00:00Z">
        <w:r>
          <w:delText xml:space="preserve">There are infinitely many least squares solutions, such as</w:delText>
        </w:r>
      </w:del>
      <w:del w:id="6445"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6446" w:author="PR Preview" w:date="2026-01-01T00:00:00Z">
        <w:r>
          <w:delText xml:space="preserve"> </w:delText>
        </w:r>
      </w:del>
      <w:del w:id="6447" w:author="PR Preview" w:date="2026-01-01T00:00:00Z">
        <w:r>
          <w:delText xml:space="preserve">and</w:delText>
        </w:r>
      </w:del>
      <w:del w:id="6448"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6449" w:author="PR Preview" w:date="2026-01-01T00:00:00Z">
        <w:r>
          <w:delText xml:space="preserve">,</w:delText>
        </w:r>
      </w:del>
      <w:del w:id="6450" w:author="PR Preview" w:date="2026-01-01T00:00:00Z">
        <w:r>
          <w:delText xml:space="preserve"> </w:delText>
        </w:r>
      </w:del>
      <w:del w:id="6451" w:author="PR Preview" w:date="2026-01-01T00:00:00Z">
        <w:r>
          <w:delText xml:space="preserve">as part 4 predicts for</w:delText>
        </w:r>
      </w:del>
      <w:del w:id="6452"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6453" w:author="PR Preview" w:date="2026-01-01T00:00:00Z">
        <w:r>
          <w:delText xml:space="preserve">;</w:delText>
        </w:r>
      </w:del>
      <w:del w:id="6454" w:author="PR Preview" w:date="2026-01-01T00:00:00Z">
        <w:r>
          <w:delText xml:space="preserve"> </w:delText>
        </w:r>
      </w:del>
      <w:del w:id="6455" w:author="PR Preview" w:date="2026-01-01T00:00:00Z">
        <w:r>
          <w:delText xml:space="preserve">but every one gives the same fitted vector</w:delText>
        </w:r>
      </w:del>
      <w:del w:id="6456" w:author="PR Preview" w:date="2026-01-01T00:00:00Z">
        <w:r>
          <w:delText xml:space="preserve"> </w:delText>
        </w:r>
      </w:del>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del w:id="6457" w:author="PR Preview" w:date="2026-01-01T00:00:00Z">
        <w:r>
          <w:delText xml:space="preserve">, as part 3 says.</w:delText>
        </w:r>
      </w:del>
    </w:p>
    <w:p>
      <w:pPr>
        <w:pStyle w:val="BodyText"/>
      </w:pPr>
      <w:ins w:id="6458" w:author="PR Preview" w:date="2026-01-01T00:00:00Z">
        <w:r>
          <w:rPr>
            <w:b/>
            <w:bCs/>
          </w:rPr>
          <w:t xml:space="preserve">Example 175 (Many least squares solutions, one fitted vector)</w:t>
        </w:r>
      </w:ins>
      <w:ins w:id="6459" w:author="PR Preview" w:date="2026-01-01T00:00:00Z">
        <w:r>
          <w:t xml:space="preserve"> </w:t>
        </w:r>
      </w:ins>
      <w:ins w:id="6460" w:author="PR Preview" w:date="2026-01-01T00:00:00Z">
        <w:r>
          <w:t xml:space="preserve">With the rank-</w:t>
        </w:r>
      </w:ins>
      <m:oMath>
        <m:r>
          <m:t>1</m:t>
        </m:r>
      </m:oMath>
      <w:ins w:id="6461" w:author="PR Preview" w:date="2026-01-01T00:00:00Z">
        <w:r>
          <w:t xml:space="preserve"> </w:t>
        </w:r>
      </w:ins>
      <w:ins w:id="6462" w:author="PR Preview" w:date="2026-01-01T00:00:00Z">
        <w:r>
          <w:t xml:space="preserve">matrix</w:t>
        </w:r>
      </w:ins>
      <w:ins w:id="646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6464" w:author="PR Preview" w:date="2026-01-01T00:00:00Z">
        <w:r>
          <w:t xml:space="preserve"> </w:t>
        </w:r>
      </w:ins>
      <w:ins w:id="6465" w:author="PR Preview" w:date="2026-01-01T00:00:00Z">
        <w:r>
          <w:t xml:space="preserve">(</w:t>
        </w:r>
      </w:ins>
      <w:hyperlink w:anchor="exm-rank">
        <w:ins w:id="6466" w:author="PR Preview" w:date="2026-01-01T00:00:00Z">
          <w:r>
            <w:rPr>
              <w:rStyle w:val="Hyperlink"/>
            </w:rPr>
            <w:t xml:space="preserve">Example 33</w:t>
          </w:r>
        </w:ins>
      </w:hyperlink>
      <w:ins w:id="6467" w:author="PR Preview" w:date="2026-01-01T00:00:00Z">
        <w:r>
          <w:t xml:space="preserve">)</w:t>
        </w:r>
      </w:ins>
      <w:ins w:id="6468" w:author="PR Preview" w:date="2026-01-01T00:00:00Z">
        <w:r>
          <w:t xml:space="preserve"> </w:t>
        </w:r>
      </w:ins>
      <w:ins w:id="6469" w:author="PR Preview" w:date="2026-01-01T00:00:00Z">
        <w:r>
          <w:t xml:space="preserve">and</w:t>
        </w:r>
      </w:ins>
      <w:ins w:id="6470"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6471" w:author="PR Preview" w:date="2026-01-01T00:00:00Z">
        <w:r>
          <w:t xml:space="preserve">,</w:t>
        </w:r>
      </w:ins>
      <w:ins w:id="6472"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6473" w:author="PR Preview" w:date="2026-01-01T00:00:00Z">
        <w:r>
          <w:t xml:space="preserve"> </w:t>
        </w:r>
      </w:ins>
      <w:ins w:id="6474" w:author="PR Preview" w:date="2026-01-01T00:00:00Z">
        <w:r>
          <w:t xml:space="preserve">and</w:t>
        </w:r>
      </w:ins>
      <w:ins w:id="6475" w:author="PR Preview" w:date="2026-01-01T00:00:00Z">
        <w:r>
          <w:t xml:space="preserve"> </w:t>
        </w:r>
      </w:ins>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ins w:id="6476" w:author="PR Preview" w:date="2026-01-01T00:00:00Z">
        <w:r>
          <w:t xml:space="preserve">,</w:t>
        </w:r>
      </w:ins>
      <w:ins w:id="6477" w:author="PR Preview" w:date="2026-01-01T00:00:00Z">
        <w:r>
          <w:t xml:space="preserve"> </w:t>
        </w:r>
      </w:ins>
      <w:ins w:id="6478" w:author="PR Preview" w:date="2026-01-01T00:00:00Z">
        <w:r>
          <w:t xml:space="preserve">so both normal equations say</w:t>
        </w:r>
      </w:ins>
      <w:ins w:id="6479"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6480" w:author="PR Preview" w:date="2026-01-01T00:00:00Z">
        <w:r>
          <w:t xml:space="preserve">, that is,</w:t>
        </w:r>
      </w:ins>
      <w:ins w:id="6481"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6482" w:author="PR Preview" w:date="2026-01-01T00:00:00Z">
        <w:r>
          <w:t xml:space="preserve">.</w:t>
        </w:r>
      </w:ins>
      <w:ins w:id="6483" w:author="PR Preview" w:date="2026-01-01T00:00:00Z">
        <w:r>
          <w:t xml:space="preserve"> </w:t>
        </w:r>
      </w:ins>
      <w:ins w:id="6484" w:author="PR Preview" w:date="2026-01-01T00:00:00Z">
        <w:r>
          <w:t xml:space="preserve">There are infinitely many least squares solutions, such as</w:t>
        </w:r>
      </w:ins>
      <w:ins w:id="6485" w:author="PR Preview" w:date="2026-01-01T00:00:00Z">
        <w:r>
          <w:t xml:space="preserve"> </w:t>
        </w:r>
      </w:ins>
      <m:oMath>
        <m:r>
          <m:rPr>
            <m:sty m:val="p"/>
          </m:rPr>
          <m:t>(</m:t>
        </m:r>
        <m:f>
          <m:fPr>
            <m:type m:val="lin"/>
          </m:fPr>
          <m:num>
            <m:r>
              <m:t>5</m:t>
            </m:r>
          </m:num>
          <m:den>
            <m:r>
              <m:t>3</m:t>
            </m:r>
          </m:den>
        </m:f>
        <m:r>
          <m:rPr>
            <m:sty m:val="p"/>
          </m:rPr>
          <m:t>,</m:t>
        </m:r>
        <m:r>
          <m:t>0</m:t>
        </m:r>
        <m:r>
          <m:rPr>
            <m:sty m:val="p"/>
          </m:rPr>
          <m:t>)</m:t>
        </m:r>
      </m:oMath>
      <w:ins w:id="6486" w:author="PR Preview" w:date="2026-01-01T00:00:00Z">
        <w:r>
          <w:t xml:space="preserve"> </w:t>
        </w:r>
      </w:ins>
      <w:ins w:id="6487" w:author="PR Preview" w:date="2026-01-01T00:00:00Z">
        <w:r>
          <w:t xml:space="preserve">and</w:t>
        </w:r>
      </w:ins>
      <w:ins w:id="6488" w:author="PR Preview" w:date="2026-01-01T00:00:00Z">
        <w:r>
          <w:t xml:space="preserve"> </w:t>
        </w:r>
      </w:ins>
      <m:oMath>
        <m:r>
          <m:rPr>
            <m:sty m:val="p"/>
          </m:rPr>
          <m:t>(</m:t>
        </m:r>
        <m:r>
          <m:t>0</m:t>
        </m:r>
        <m:r>
          <m:rPr>
            <m:sty m:val="p"/>
          </m:rPr>
          <m:t>,</m:t>
        </m:r>
        <m:f>
          <m:fPr>
            <m:type m:val="lin"/>
          </m:fPr>
          <m:num>
            <m:r>
              <m:t>5</m:t>
            </m:r>
          </m:num>
          <m:den>
            <m:r>
              <m:t>6</m:t>
            </m:r>
          </m:den>
        </m:f>
        <m:r>
          <m:rPr>
            <m:sty m:val="p"/>
          </m:rPr>
          <m:t>)</m:t>
        </m:r>
      </m:oMath>
      <w:ins w:id="6489" w:author="PR Preview" w:date="2026-01-01T00:00:00Z">
        <w:r>
          <w:t xml:space="preserve">,</w:t>
        </w:r>
      </w:ins>
      <w:ins w:id="6490" w:author="PR Preview" w:date="2026-01-01T00:00:00Z">
        <w:r>
          <w:t xml:space="preserve"> </w:t>
        </w:r>
      </w:ins>
      <w:ins w:id="6491" w:author="PR Preview" w:date="2026-01-01T00:00:00Z">
        <w:r>
          <w:t xml:space="preserve">as part 4 predicts for</w:t>
        </w:r>
      </w:ins>
      <w:ins w:id="6492"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6493" w:author="PR Preview" w:date="2026-01-01T00:00:00Z">
        <w:r>
          <w:t xml:space="preserve">;</w:t>
        </w:r>
      </w:ins>
      <w:ins w:id="6494" w:author="PR Preview" w:date="2026-01-01T00:00:00Z">
        <w:r>
          <w:t xml:space="preserve"> </w:t>
        </w:r>
      </w:ins>
      <w:ins w:id="6495" w:author="PR Preview" w:date="2026-01-01T00:00:00Z">
        <w:r>
          <w:t xml:space="preserve">but every one gives the same fitted vector</w:t>
        </w:r>
      </w:ins>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ins w:id="6496" w:author="PR Preview" w:date="2026-01-01T00:00:00Z">
        <w:r>
          <w:t xml:space="preserve">as part 3 says.</w:t>
        </w:r>
      </w:ins>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del w:id="6497" w:author="PR Preview" w:date="2026-01-01T00:00:00Z">
        <w:r>
          <w:delText xml:space="preserve">so</w:delText>
        </w:r>
      </w:del>
      <w:del w:id="6498" w:author="PR Preview" w:date="2026-01-01T00:00:00Z">
        <w:r>
          <w:delText xml:space="preserve"> </w:delText>
        </w:r>
      </w:del>
      <m:oMath>
        <m:acc>
          <m:accPr>
            <m:chr m:val="̂"/>
          </m:accPr>
          <m:e>
            <m:acc>
              <m:accPr>
                <m:chr m:val="̃"/>
              </m:accPr>
              <m:e>
                <m:r>
                  <m:t>x</m:t>
                </m:r>
              </m:e>
            </m:acc>
          </m:e>
        </m:acc>
      </m:oMath>
      <w:del w:id="6499" w:author="PR Preview" w:date="2026-01-01T00:00:00Z">
        <w:r>
          <w:delText xml:space="preserve"> </w:delText>
        </w:r>
      </w:del>
      <w:del w:id="6500" w:author="PR Preview" w:date="2026-01-01T00:00:00Z">
        <w:r>
          <w:delText xml:space="preserve">solves the normal equations and is the least squares solution</w:delText>
        </w:r>
      </w:del>
      <w:del w:id="6501" w:author="PR Preview" w:date="2026-01-01T00:00:00Z">
        <w:r>
          <w:delText xml:space="preserve"> </w:delText>
        </w:r>
      </w:del>
      <w:del w:id="6502" w:author="PR Preview" w:date="2026-01-01T00:00:00Z">
        <w:r>
          <w:delText xml:space="preserve">(</w:delText>
        </w:r>
      </w:del>
      <w:hyperlink w:anchor="thm-normal-equations">
        <w:del w:id="6503" w:author="PR Preview" w:date="2026-01-01T00:00:00Z">
          <w:r>
            <w:rPr>
              <w:rStyle w:val="Hyperlink"/>
            </w:rPr>
            <w:delText xml:space="preserve">Theorem 95</w:delText>
          </w:r>
        </w:del>
      </w:hyperlink>
      <w:del w:id="6504" w:author="PR Preview" w:date="2026-01-01T00:00:00Z">
        <w:r>
          <w:delText xml:space="preserve">), which is unique because</w:delText>
        </w:r>
      </w:del>
      <w:del w:id="650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6506" w:author="PR Preview" w:date="2026-01-01T00:00:00Z">
        <w:r>
          <w:delText xml:space="preserve">.</w:delText>
        </w:r>
      </w:del>
      <w:del w:id="6507" w:author="PR Preview" w:date="2026-01-01T00:00:00Z">
        <w:r>
          <w:delText xml:space="preserve"> </w:delText>
        </w:r>
      </w:del>
      <w:del w:id="6508" w:author="PR Preview" w:date="2026-01-01T00:00:00Z">
        <w:r>
          <w:delText xml:space="preserve">When</w:delText>
        </w:r>
      </w:del>
      <w:del w:id="6509" w:author="PR Preview" w:date="2026-01-01T00:00:00Z">
        <w:r>
          <w:delText xml:space="preserve"> </w:delText>
        </w:r>
      </w:del>
      <m:oMath>
        <m:r>
          <m:t>m</m:t>
        </m:r>
        <m:r>
          <m:rPr>
            <m:sty m:val="p"/>
          </m:rPr>
          <m:t>=</m:t>
        </m:r>
        <m:r>
          <m:t>n</m:t>
        </m:r>
      </m:oMath>
      <w:del w:id="6510" w:author="PR Preview" w:date="2026-01-01T00:00:00Z">
        <w:r>
          <w:delText xml:space="preserve">,</w:delText>
        </w:r>
      </w:del>
      <w:del w:id="6511" w:author="PR Preview" w:date="2026-01-01T00:00:00Z">
        <w:r>
          <w:delText xml:space="preserve"> </w:delText>
        </w:r>
      </w:del>
      <m:oMath>
        <m:r>
          <m:rPr>
            <m:sty m:val="p"/>
          </m:rPr>
          <m:t>rank</m:t>
        </m:r>
        <m:r>
          <m:rPr>
            <m:sty m:val="p"/>
          </m:rPr>
          <m:t>(</m:t>
        </m:r>
        <m:r>
          <m:rPr>
            <m:sty m:val="bi"/>
          </m:rPr>
          <m:t>A</m:t>
        </m:r>
        <m:r>
          <m:rPr>
            <m:sty m:val="p"/>
          </m:rPr>
          <m:t>)</m:t>
        </m:r>
        <m:r>
          <m:rPr>
            <m:sty m:val="p"/>
          </m:rPr>
          <m:t>=</m:t>
        </m:r>
        <m:r>
          <m:t>n</m:t>
        </m:r>
        <m:r>
          <m:rPr>
            <m:sty m:val="p"/>
          </m:rPr>
          <m:t>=</m:t>
        </m:r>
        <m:r>
          <m:t>m</m:t>
        </m:r>
      </m:oMath>
      <w:del w:id="6512" w:author="PR Preview" w:date="2026-01-01T00:00:00Z">
        <w:r>
          <w:delText xml:space="preserve">,</w:delText>
        </w:r>
      </w:del>
      <w:del w:id="6513" w:author="PR Preview" w:date="2026-01-01T00:00:00Z">
        <w:r>
          <w:delText xml:space="preserve"> </w:delText>
        </w:r>
      </w:del>
      <w:del w:id="6514" w:author="PR Preview" w:date="2026-01-01T00:00:00Z">
        <w:r>
          <w:delText xml:space="preserve">so</w:delText>
        </w:r>
      </w:del>
      <w:del w:id="6515" w:author="PR Preview" w:date="2026-01-01T00:00:00Z">
        <w:r>
          <w:delText xml:space="preserve"> </w:delText>
        </w:r>
      </w:del>
      <m:oMath>
        <m:r>
          <m:rPr>
            <m:sty m:val="bi"/>
          </m:rPr>
          <m:t>A</m:t>
        </m:r>
        <m:acc>
          <m:accPr>
            <m:chr m:val="̃"/>
          </m:accPr>
          <m:e>
            <m:r>
              <m:t>x</m:t>
            </m:r>
          </m:e>
        </m:acc>
        <m:r>
          <m:rPr>
            <m:sty m:val="p"/>
          </m:rPr>
          <m:t>=</m:t>
        </m:r>
        <m:acc>
          <m:accPr>
            <m:chr m:val="̃"/>
          </m:accPr>
          <m:e>
            <m:r>
              <m:t>b</m:t>
            </m:r>
          </m:e>
        </m:acc>
      </m:oMath>
      <w:del w:id="6516" w:author="PR Preview" w:date="2026-01-01T00:00:00Z">
        <w:r>
          <w:delText xml:space="preserve"> </w:delText>
        </w:r>
      </w:del>
      <w:del w:id="6517" w:author="PR Preview" w:date="2026-01-01T00:00:00Z">
        <w:r>
          <w:delText xml:space="preserve">is consistent for every</w:delText>
        </w:r>
      </w:del>
      <w:del w:id="6518" w:author="PR Preview" w:date="2026-01-01T00:00:00Z">
        <w:r>
          <w:delText xml:space="preserve"> </w:delText>
        </w:r>
      </w:del>
      <m:oMath>
        <m:acc>
          <m:accPr>
            <m:chr m:val="̃"/>
          </m:accPr>
          <m:e>
            <m:r>
              <m:t>b</m:t>
            </m:r>
          </m:e>
        </m:acc>
      </m:oMath>
      <w:del w:id="6519" w:author="PR Preview" w:date="2026-01-01T00:00:00Z">
        <w:r>
          <w:delText xml:space="preserve"> </w:delText>
        </w:r>
      </w:del>
      <w:del w:id="6520" w:author="PR Preview" w:date="2026-01-01T00:00:00Z">
        <w:r>
          <w:delText xml:space="preserve">(</w:delText>
        </w:r>
      </w:del>
      <w:hyperlink w:anchor="cor-solution-unique">
        <w:del w:id="6521" w:author="PR Preview" w:date="2026-01-01T00:00:00Z">
          <w:r>
            <w:rPr>
              <w:rStyle w:val="Hyperlink"/>
            </w:rPr>
            <w:delText xml:space="preserve">Corollary 8</w:delText>
          </w:r>
        </w:del>
      </w:hyperlink>
      <w:del w:id="6522" w:author="PR Preview" w:date="2026-01-01T00:00:00Z">
        <w:r>
          <w:delText xml:space="preserve">, part 1),</w:delText>
        </w:r>
      </w:del>
      <w:del w:id="6523" w:author="PR Preview" w:date="2026-01-01T00:00:00Z">
        <w:r>
          <w:delText xml:space="preserve"> </w:delText>
        </w:r>
      </w:del>
      <w:del w:id="6524" w:author="PR Preview" w:date="2026-01-01T00:00:00Z">
        <w:r>
          <w:delText xml:space="preserve">so its solution leaves residual</w:delText>
        </w:r>
      </w:del>
      <w:del w:id="6525" w:author="PR Preview" w:date="2026-01-01T00:00:00Z">
        <w:r>
          <w:delText xml:space="preserve"> </w:delText>
        </w:r>
      </w:del>
      <m:oMath>
        <m:acc>
          <m:accPr>
            <m:chr m:val="̃"/>
          </m:accPr>
          <m:e>
            <m:r>
              <m:t>0</m:t>
            </m:r>
          </m:e>
        </m:acc>
      </m:oMath>
      <w:del w:id="6526" w:author="PR Preview" w:date="2026-01-01T00:00:00Z">
        <w:r>
          <w:delText xml:space="preserve">, is a least squares solution,</w:delText>
        </w:r>
      </w:del>
      <w:del w:id="6527" w:author="PR Preview" w:date="2026-01-01T00:00:00Z">
        <w:r>
          <w:delText xml:space="preserve"> </w:delText>
        </w:r>
      </w:del>
      <w:del w:id="6528" w:author="PR Preview" w:date="2026-01-01T00:00:00Z">
        <w:r>
          <w:delText xml:space="preserve">and is therefore</w:delText>
        </w:r>
      </w:del>
      <w:del w:id="6529" w:author="PR Preview" w:date="2026-01-01T00:00:00Z">
        <w:r>
          <w:delText xml:space="preserve"> </w:delText>
        </w:r>
      </w:del>
      <m:oMath>
        <m:acc>
          <m:accPr>
            <m:chr m:val="̂"/>
          </m:accPr>
          <m:e>
            <m:acc>
              <m:accPr>
                <m:chr m:val="̃"/>
              </m:accPr>
              <m:e>
                <m:r>
                  <m:t>x</m:t>
                </m:r>
              </m:e>
            </m:acc>
          </m:e>
        </m:acc>
      </m:oMath>
      <w:del w:id="6530" w:author="PR Preview" w:date="2026-01-01T00:00:00Z">
        <w:r>
          <w:delText xml:space="preserve">.</w:delText>
        </w:r>
      </w:del>
    </w:p>
    <w:p>
      <w:pPr>
        <w:pStyle w:val="BodyText"/>
      </w:pPr>
      <w:del w:id="6531" w:author="PR Preview" w:date="2026-01-01T00:00:00Z">
        <w:r>
          <w:rPr>
            <w:b/>
            <w:bCs/>
          </w:rPr>
          <w:delText xml:space="preserve">Example 176 (The least squares line by QR)</w:delText>
        </w:r>
      </w:del>
      <w:del w:id="6532" w:author="PR Preview" w:date="2026-01-01T00:00:00Z">
        <w:r>
          <w:delText xml:space="preserve"> </w:delText>
        </w:r>
      </w:del>
      <w:del w:id="6533" w:author="PR Preview" w:date="2026-01-01T00:00:00Z">
        <w:r>
          <w:delText xml:space="preserve">For</w:delText>
        </w:r>
      </w:del>
      <w:del w:id="6534" w:author="PR Preview" w:date="2026-01-01T00:00:00Z">
        <w:r>
          <w:delText xml:space="preserve"> </w:delText>
        </w:r>
      </w:del>
      <m:oMath>
        <m:r>
          <m:rPr>
            <m:sty m:val="bi"/>
          </m:rPr>
          <m:t>A</m:t>
        </m:r>
      </m:oMath>
      <w:del w:id="6535" w:author="PR Preview" w:date="2026-01-01T00:00:00Z">
        <w:r>
          <w:delText xml:space="preserve"> </w:delText>
        </w:r>
      </w:del>
      <w:del w:id="6536" w:author="PR Preview" w:date="2026-01-01T00:00:00Z">
        <w:r>
          <w:delText xml:space="preserve">and</w:delText>
        </w:r>
      </w:del>
      <w:del w:id="6537" w:author="PR Preview" w:date="2026-01-01T00:00:00Z">
        <w:r>
          <w:delText xml:space="preserve"> </w:delText>
        </w:r>
      </w:del>
      <m:oMath>
        <m:acc>
          <m:accPr>
            <m:chr m:val="̃"/>
          </m:accPr>
          <m:e>
            <m:r>
              <m:t>b</m:t>
            </m:r>
          </m:e>
        </m:acc>
      </m:oMath>
      <w:del w:id="6538" w:author="PR Preview" w:date="2026-01-01T00:00:00Z">
        <w:r>
          <w:delText xml:space="preserve"> </w:delText>
        </w:r>
      </w:del>
      <w:del w:id="6539" w:author="PR Preview" w:date="2026-01-01T00:00:00Z">
        <w:r>
          <w:delText xml:space="preserve">of</w:delText>
        </w:r>
      </w:del>
      <w:del w:id="6540" w:author="PR Preview" w:date="2026-01-01T00:00:00Z">
        <w:r>
          <w:delText xml:space="preserve"> </w:delText>
        </w:r>
      </w:del>
      <w:hyperlink w:anchor="exm-normal-equations">
        <w:del w:id="6541" w:author="PR Preview" w:date="2026-01-01T00:00:00Z">
          <w:r>
            <w:rPr>
              <w:rStyle w:val="Hyperlink"/>
            </w:rPr>
            <w:delText xml:space="preserve">Example 174</w:delText>
          </w:r>
        </w:del>
      </w:hyperlink>
      <w:del w:id="6542" w:author="PR Preview" w:date="2026-01-01T00:00:00Z">
        <w:r>
          <w:delText xml:space="preserve">,</w:delText>
        </w:r>
      </w:del>
      <w:del w:id="6543" w:author="PR Preview" w:date="2026-01-01T00:00:00Z">
        <w:r>
          <w:delText xml:space="preserve"> </w:delText>
        </w:r>
      </w:del>
      <w:del w:id="6544" w:author="PR Preview" w:date="2026-01-01T00:00:00Z">
        <w:r>
          <w:delText xml:space="preserve">Gram-Schmidt gives</w:delText>
        </w:r>
      </w:del>
      <w:del w:id="6545"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6546" w:author="PR Preview" w:date="2026-01-01T00:00:00Z">
        <w:r>
          <w:delText xml:space="preserve">;</w:delText>
        </w:r>
      </w:del>
      <w:del w:id="6547" w:author="PR Preview" w:date="2026-01-01T00:00:00Z">
        <w:r>
          <w:delText xml:space="preserve"> </w:delText>
        </w:r>
      </w:del>
      <w:del w:id="6548" w:author="PR Preview" w:date="2026-01-01T00:00:00Z">
        <w:r>
          <w:delText xml:space="preserve">then</w:delText>
        </w:r>
      </w:del>
      <w:del w:id="6549"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del w:id="6550" w:author="PR Preview" w:date="2026-01-01T00:00:00Z">
        <w:r>
          <w:delText xml:space="preserve">,</w:delText>
        </w:r>
      </w:del>
      <w:del w:id="6551" w:author="PR Preview" w:date="2026-01-01T00:00:00Z">
        <w:r>
          <w:delText xml:space="preserve"> </w:delText>
        </w:r>
      </w:del>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del w:id="6552" w:author="PR Preview" w:date="2026-01-01T00:00:00Z">
        <w:r>
          <w:delText xml:space="preserve"> </w:delText>
        </w:r>
      </w:del>
      <w:del w:id="6553" w:author="PR Preview" w:date="2026-01-01T00:00:00Z">
        <w:r>
          <w:delText xml:space="preserve">with norm</w:delText>
        </w:r>
      </w:del>
      <w:del w:id="6554" w:author="PR Preview" w:date="2026-01-01T00:00:00Z">
        <w:r>
          <w:delText xml:space="preserve"> </w:delText>
        </w:r>
      </w:del>
      <m:oMath>
        <m:rad>
          <m:radPr>
            <m:degHide m:val="on"/>
          </m:radPr>
          <m:deg/>
          <m:e>
            <m:r>
              <m:t>2</m:t>
            </m:r>
          </m:e>
        </m:rad>
      </m:oMath>
      <w:del w:id="6555" w:author="PR Preview" w:date="2026-01-01T00:00:00Z">
        <w:r>
          <w:delText xml:space="preserve">,</w:delText>
        </w:r>
      </w:del>
      <w:del w:id="6556" w:author="PR Preview" w:date="2026-01-01T00:00:00Z">
        <w:r>
          <w:delText xml:space="preserve"> </w:delText>
        </w:r>
      </w:del>
      <w:del w:id="6557" w:author="PR Preview" w:date="2026-01-01T00:00:00Z">
        <w:r>
          <w:delText xml:space="preserve">and</w:delText>
        </w:r>
      </w:del>
      <w:del w:id="6558"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del w:id="6559" w:author="PR Preview" w:date="2026-01-01T00:00:00Z">
        <w:r>
          <w:delText xml:space="preserve">. So</w:delText>
        </w:r>
      </w:del>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del w:id="6560" w:author="PR Preview" w:date="2026-01-01T00:00:00Z">
        <w:r>
          <w:delText xml:space="preserve">Back substitution gives</w:delText>
        </w:r>
      </w:del>
      <w:del w:id="6561" w:author="PR Preview" w:date="2026-01-01T00:00:00Z">
        <w:r>
          <w:delText xml:space="preserve"> </w:delText>
        </w:r>
      </w:del>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del w:id="6562" w:author="PR Preview" w:date="2026-01-01T00:00:00Z">
        <w:r>
          <w:delText xml:space="preserve"> </w:delText>
        </w:r>
      </w:del>
      <w:del w:id="6563" w:author="PR Preview" w:date="2026-01-01T00:00:00Z">
        <w:r>
          <w:delText xml:space="preserve">and</w:delText>
        </w:r>
      </w:del>
      <w:del w:id="6564" w:author="PR Preview" w:date="2026-01-01T00:00:00Z">
        <w:r>
          <w:delText xml:space="preserve"> </w:delText>
        </w:r>
      </w:del>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del w:id="6565" w:author="PR Preview" w:date="2026-01-01T00:00:00Z">
        <w:r>
          <w:delText xml:space="preserve">,</w:delText>
        </w:r>
      </w:del>
      <w:del w:id="6566" w:author="PR Preview" w:date="2026-01-01T00:00:00Z">
        <w:r>
          <w:delText xml:space="preserve"> </w:delText>
        </w:r>
      </w:del>
      <w:del w:id="6567" w:author="PR Preview" w:date="2026-01-01T00:00:00Z">
        <w:r>
          <w:delText xml:space="preserve">the solution found in</w:delText>
        </w:r>
      </w:del>
      <w:del w:id="6568" w:author="PR Preview" w:date="2026-01-01T00:00:00Z">
        <w:r>
          <w:delText xml:space="preserve"> </w:delText>
        </w:r>
      </w:del>
      <w:hyperlink w:anchor="exm-normal-equations">
        <w:del w:id="6569" w:author="PR Preview" w:date="2026-01-01T00:00:00Z">
          <w:r>
            <w:rPr>
              <w:rStyle w:val="Hyperlink"/>
            </w:rPr>
            <w:delText xml:space="preserve">Example 174</w:delText>
          </w:r>
        </w:del>
      </w:hyperlink>
      <w:del w:id="6570" w:author="PR Preview" w:date="2026-01-01T00:00:00Z">
        <w:r>
          <w:delText xml:space="preserve">.</w:delText>
        </w:r>
      </w:del>
    </w:p>
    <w:p>
      <w:pPr>
        <w:pStyle w:val="FirstParagraph"/>
      </w:pPr>
      <w:ins w:id="6571" w:author="PR Preview" w:date="2026-01-01T00:00:00Z">
        <w:r>
          <w:t xml:space="preserve">so</w:t>
        </w:r>
      </w:ins>
      <w:ins w:id="6572" w:author="PR Preview" w:date="2026-01-01T00:00:00Z">
        <w:r>
          <w:t xml:space="preserve"> </w:t>
        </w:r>
      </w:ins>
      <m:oMath>
        <m:acc>
          <m:accPr>
            <m:chr m:val="̂"/>
          </m:accPr>
          <m:e>
            <m:acc>
              <m:accPr>
                <m:chr m:val="̃"/>
              </m:accPr>
              <m:e>
                <m:r>
                  <m:t>x</m:t>
                </m:r>
              </m:e>
            </m:acc>
          </m:e>
        </m:acc>
      </m:oMath>
      <w:ins w:id="6573" w:author="PR Preview" w:date="2026-01-01T00:00:00Z">
        <w:r>
          <w:t xml:space="preserve"> </w:t>
        </w:r>
      </w:ins>
      <w:ins w:id="6574" w:author="PR Preview" w:date="2026-01-01T00:00:00Z">
        <w:r>
          <w:t xml:space="preserve">solves the normal equations and is the least squares solution</w:t>
        </w:r>
      </w:ins>
      <w:ins w:id="6575" w:author="PR Preview" w:date="2026-01-01T00:00:00Z">
        <w:r>
          <w:t xml:space="preserve"> </w:t>
        </w:r>
      </w:ins>
      <w:ins w:id="6576" w:author="PR Preview" w:date="2026-01-01T00:00:00Z">
        <w:r>
          <w:t xml:space="preserve">(</w:t>
        </w:r>
      </w:ins>
      <w:hyperlink w:anchor="thm-normal-equations">
        <w:ins w:id="6577" w:author="PR Preview" w:date="2026-01-01T00:00:00Z">
          <w:r>
            <w:rPr>
              <w:rStyle w:val="Hyperlink"/>
            </w:rPr>
            <w:t xml:space="preserve">Theorem 95</w:t>
          </w:r>
        </w:ins>
      </w:hyperlink>
      <w:ins w:id="6578" w:author="PR Preview" w:date="2026-01-01T00:00:00Z">
        <w:r>
          <w:t xml:space="preserve">), which is unique because</w:t>
        </w:r>
      </w:ins>
      <w:ins w:id="6579" w:author="PR Preview" w:date="2026-01-01T00:00:00Z">
        <w:r>
          <w:t xml:space="preserve"> </w:t>
        </w:r>
      </w:ins>
      <m:oMath>
        <m:r>
          <m:rPr>
            <m:sty m:val="p"/>
          </m:rPr>
          <m:t>rank</m:t>
        </m:r>
        <m:r>
          <m:rPr>
            <m:sty m:val="p"/>
          </m:rPr>
          <m:t>(</m:t>
        </m:r>
        <m:r>
          <m:rPr>
            <m:sty m:val="bi"/>
          </m:rPr>
          <m:t>A</m:t>
        </m:r>
        <m:r>
          <m:rPr>
            <m:sty m:val="p"/>
          </m:rPr>
          <m:t>)</m:t>
        </m:r>
        <m:r>
          <m:rPr>
            <m:sty m:val="p"/>
          </m:rPr>
          <m:t>=</m:t>
        </m:r>
        <m:r>
          <m:t>n</m:t>
        </m:r>
      </m:oMath>
      <w:ins w:id="6580" w:author="PR Preview" w:date="2026-01-01T00:00:00Z">
        <w:r>
          <w:t xml:space="preserve">.</w:t>
        </w:r>
      </w:ins>
      <w:ins w:id="6581" w:author="PR Preview" w:date="2026-01-01T00:00:00Z">
        <w:r>
          <w:t xml:space="preserve"> </w:t>
        </w:r>
      </w:ins>
      <w:ins w:id="6582" w:author="PR Preview" w:date="2026-01-01T00:00:00Z">
        <w:r>
          <w:t xml:space="preserve">When</w:t>
        </w:r>
      </w:ins>
      <w:ins w:id="6583" w:author="PR Preview" w:date="2026-01-01T00:00:00Z">
        <w:r>
          <w:t xml:space="preserve"> </w:t>
        </w:r>
      </w:ins>
      <m:oMath>
        <m:r>
          <m:t>m</m:t>
        </m:r>
        <m:r>
          <m:rPr>
            <m:sty m:val="p"/>
          </m:rPr>
          <m:t>=</m:t>
        </m:r>
        <m:r>
          <m:t>n</m:t>
        </m:r>
      </m:oMath>
      <w:ins w:id="6584"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ins w:id="6585" w:author="PR Preview" w:date="2026-01-01T00:00:00Z">
        <w:r>
          <w:t xml:space="preserve">so</w:t>
        </w:r>
      </w:ins>
      <w:ins w:id="6586" w:author="PR Preview" w:date="2026-01-01T00:00:00Z">
        <w:r>
          <w:t xml:space="preserve"> </w:t>
        </w:r>
      </w:ins>
      <m:oMath>
        <m:r>
          <m:rPr>
            <m:sty m:val="bi"/>
          </m:rPr>
          <m:t>A</m:t>
        </m:r>
        <m:acc>
          <m:accPr>
            <m:chr m:val="̃"/>
          </m:accPr>
          <m:e>
            <m:r>
              <m:t>x</m:t>
            </m:r>
          </m:e>
        </m:acc>
        <m:r>
          <m:rPr>
            <m:sty m:val="p"/>
          </m:rPr>
          <m:t>=</m:t>
        </m:r>
        <m:acc>
          <m:accPr>
            <m:chr m:val="̃"/>
          </m:accPr>
          <m:e>
            <m:r>
              <m:t>b</m:t>
            </m:r>
          </m:e>
        </m:acc>
      </m:oMath>
      <w:ins w:id="6587" w:author="PR Preview" w:date="2026-01-01T00:00:00Z">
        <w:r>
          <w:t xml:space="preserve"> </w:t>
        </w:r>
      </w:ins>
      <w:ins w:id="6588" w:author="PR Preview" w:date="2026-01-01T00:00:00Z">
        <w:r>
          <w:t xml:space="preserve">is consistent for every</w:t>
        </w:r>
      </w:ins>
      <w:ins w:id="6589" w:author="PR Preview" w:date="2026-01-01T00:00:00Z">
        <w:r>
          <w:t xml:space="preserve"> </w:t>
        </w:r>
      </w:ins>
      <m:oMath>
        <m:acc>
          <m:accPr>
            <m:chr m:val="̃"/>
          </m:accPr>
          <m:e>
            <m:r>
              <m:t>b</m:t>
            </m:r>
          </m:e>
        </m:acc>
      </m:oMath>
      <w:ins w:id="6590" w:author="PR Preview" w:date="2026-01-01T00:00:00Z">
        <w:r>
          <w:t xml:space="preserve"> </w:t>
        </w:r>
      </w:ins>
      <w:ins w:id="6591" w:author="PR Preview" w:date="2026-01-01T00:00:00Z">
        <w:r>
          <w:t xml:space="preserve">(</w:t>
        </w:r>
      </w:ins>
      <w:hyperlink w:anchor="cor-solution-unique">
        <w:ins w:id="6592" w:author="PR Preview" w:date="2026-01-01T00:00:00Z">
          <w:r>
            <w:rPr>
              <w:rStyle w:val="Hyperlink"/>
            </w:rPr>
            <w:t xml:space="preserve">Corollary 8</w:t>
          </w:r>
        </w:ins>
      </w:hyperlink>
      <w:ins w:id="6593" w:author="PR Preview" w:date="2026-01-01T00:00:00Z">
        <w:r>
          <w:t xml:space="preserve">, part 1),</w:t>
        </w:r>
      </w:ins>
      <w:ins w:id="6594" w:author="PR Preview" w:date="2026-01-01T00:00:00Z">
        <w:r>
          <w:t xml:space="preserve"> </w:t>
        </w:r>
      </w:ins>
      <w:ins w:id="6595" w:author="PR Preview" w:date="2026-01-01T00:00:00Z">
        <w:r>
          <w:t xml:space="preserve">so its solution leaves residual</w:t>
        </w:r>
      </w:ins>
      <w:ins w:id="6596" w:author="PR Preview" w:date="2026-01-01T00:00:00Z">
        <w:r>
          <w:t xml:space="preserve"> </w:t>
        </w:r>
      </w:ins>
      <m:oMath>
        <m:acc>
          <m:accPr>
            <m:chr m:val="̃"/>
          </m:accPr>
          <m:e>
            <m:r>
              <m:t>0</m:t>
            </m:r>
          </m:e>
        </m:acc>
      </m:oMath>
      <w:ins w:id="6597" w:author="PR Preview" w:date="2026-01-01T00:00:00Z">
        <w:r>
          <w:t xml:space="preserve">, is a least squares solution,</w:t>
        </w:r>
      </w:ins>
      <w:ins w:id="6598" w:author="PR Preview" w:date="2026-01-01T00:00:00Z">
        <w:r>
          <w:t xml:space="preserve"> </w:t>
        </w:r>
      </w:ins>
      <w:ins w:id="6599" w:author="PR Preview" w:date="2026-01-01T00:00:00Z">
        <w:r>
          <w:t xml:space="preserve">and is therefore</w:t>
        </w:r>
      </w:ins>
      <w:ins w:id="6600" w:author="PR Preview" w:date="2026-01-01T00:00:00Z">
        <w:r>
          <w:t xml:space="preserve"> </w:t>
        </w:r>
      </w:ins>
      <m:oMath>
        <m:acc>
          <m:accPr>
            <m:chr m:val="̂"/>
          </m:accPr>
          <m:e>
            <m:acc>
              <m:accPr>
                <m:chr m:val="̃"/>
              </m:accPr>
              <m:e>
                <m:r>
                  <m:t>x</m:t>
                </m:r>
              </m:e>
            </m:acc>
          </m:e>
        </m:acc>
      </m:oMath>
      <w:ins w:id="6601" w:author="PR Preview" w:date="2026-01-01T00:00:00Z">
        <w:r>
          <w:t xml:space="preserve">.</w:t>
        </w:r>
      </w:ins>
    </w:p>
    <w:bookmarkStart w:id="549" w:name="exm-qr-least-squares"/>
    <w:p>
      <w:pPr>
        <w:pStyle w:val="BodyText"/>
      </w:pPr>
      <w:ins w:id="6602" w:author="PR Preview" w:date="2026-01-01T00:00:00Z">
        <w:r>
          <w:rPr>
            <w:b/>
            <w:bCs/>
          </w:rPr>
          <w:t xml:space="preserve">Example 176 (The least squares line by QR)</w:t>
        </w:r>
      </w:ins>
      <w:ins w:id="6603" w:author="PR Preview" w:date="2026-01-01T00:00:00Z">
        <w:r>
          <w:t xml:space="preserve"> </w:t>
        </w:r>
      </w:ins>
      <w:ins w:id="6604" w:author="PR Preview" w:date="2026-01-01T00:00:00Z">
        <w:r>
          <w:t xml:space="preserve">For</w:t>
        </w:r>
      </w:ins>
      <w:ins w:id="6605" w:author="PR Preview" w:date="2026-01-01T00:00:00Z">
        <w:r>
          <w:t xml:space="preserve"> </w:t>
        </w:r>
      </w:ins>
      <m:oMath>
        <m:r>
          <m:rPr>
            <m:sty m:val="bi"/>
          </m:rPr>
          <m:t>A</m:t>
        </m:r>
      </m:oMath>
      <w:ins w:id="6606" w:author="PR Preview" w:date="2026-01-01T00:00:00Z">
        <w:r>
          <w:t xml:space="preserve"> </w:t>
        </w:r>
      </w:ins>
      <w:ins w:id="6607" w:author="PR Preview" w:date="2026-01-01T00:00:00Z">
        <w:r>
          <w:t xml:space="preserve">and</w:t>
        </w:r>
      </w:ins>
      <w:ins w:id="6608" w:author="PR Preview" w:date="2026-01-01T00:00:00Z">
        <w:r>
          <w:t xml:space="preserve"> </w:t>
        </w:r>
      </w:ins>
      <m:oMath>
        <m:acc>
          <m:accPr>
            <m:chr m:val="̃"/>
          </m:accPr>
          <m:e>
            <m:r>
              <m:t>b</m:t>
            </m:r>
          </m:e>
        </m:acc>
      </m:oMath>
      <w:ins w:id="6609" w:author="PR Preview" w:date="2026-01-01T00:00:00Z">
        <w:r>
          <w:t xml:space="preserve"> </w:t>
        </w:r>
      </w:ins>
      <w:ins w:id="6610" w:author="PR Preview" w:date="2026-01-01T00:00:00Z">
        <w:r>
          <w:t xml:space="preserve">of</w:t>
        </w:r>
      </w:ins>
      <w:ins w:id="6611" w:author="PR Preview" w:date="2026-01-01T00:00:00Z">
        <w:r>
          <w:t xml:space="preserve"> </w:t>
        </w:r>
      </w:ins>
      <w:hyperlink w:anchor="exm-normal-equations">
        <w:ins w:id="6612" w:author="PR Preview" w:date="2026-01-01T00:00:00Z">
          <w:r>
            <w:rPr>
              <w:rStyle w:val="Hyperlink"/>
            </w:rPr>
            <w:t xml:space="preserve">Example 174</w:t>
          </w:r>
        </w:ins>
      </w:hyperlink>
      <w:ins w:id="6613" w:author="PR Preview" w:date="2026-01-01T00:00:00Z">
        <w:r>
          <w:t xml:space="preserve">,</w:t>
        </w:r>
      </w:ins>
      <w:ins w:id="6614" w:author="PR Preview" w:date="2026-01-01T00:00:00Z">
        <w:r>
          <w:t xml:space="preserve"> </w:t>
        </w:r>
      </w:ins>
      <w:ins w:id="6615" w:author="PR Preview" w:date="2026-01-01T00:00:00Z">
        <w:r>
          <w:t xml:space="preserve">Gram-Schmidt gives</w:t>
        </w:r>
      </w:ins>
      <w:ins w:id="6616"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ins w:id="6617" w:author="PR Preview" w:date="2026-01-01T00:00:00Z">
        <w:r>
          <w:t xml:space="preserve">;</w:t>
        </w:r>
      </w:ins>
      <w:ins w:id="6618" w:author="PR Preview" w:date="2026-01-01T00:00:00Z">
        <w:r>
          <w:t xml:space="preserve"> </w:t>
        </w:r>
      </w:ins>
      <w:ins w:id="6619" w:author="PR Preview" w:date="2026-01-01T00:00:00Z">
        <w:r>
          <w:t xml:space="preserve">then</w:t>
        </w:r>
      </w:ins>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ins w:id="6620" w:author="PR Preview" w:date="2026-01-01T00:00:00Z">
        <w:r>
          <w:t xml:space="preserve">with norm</w:t>
        </w:r>
      </w:ins>
      <w:ins w:id="6621" w:author="PR Preview" w:date="2026-01-01T00:00:00Z">
        <w:r>
          <w:t xml:space="preserve"> </w:t>
        </w:r>
      </w:ins>
      <m:oMath>
        <m:rad>
          <m:radPr>
            <m:degHide m:val="on"/>
          </m:radPr>
          <m:deg/>
          <m:e>
            <m:r>
              <m:t>2</m:t>
            </m:r>
          </m:e>
        </m:rad>
      </m:oMath>
      <w:ins w:id="6622" w:author="PR Preview" w:date="2026-01-01T00:00:00Z">
        <w:r>
          <w:t xml:space="preserve">,</w:t>
        </w:r>
      </w:ins>
      <w:ins w:id="6623" w:author="PR Preview" w:date="2026-01-01T00:00:00Z">
        <w:r>
          <w:t xml:space="preserve"> </w:t>
        </w:r>
      </w:ins>
      <w:ins w:id="6624" w:author="PR Preview" w:date="2026-01-01T00:00:00Z">
        <w:r>
          <w:t xml:space="preserve">and</w:t>
        </w:r>
      </w:ins>
      <w:ins w:id="6625"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ins w:id="6626" w:author="PR Preview" w:date="2026-01-01T00:00:00Z">
        <w:r>
          <w:t xml:space="preserve">. So</w:t>
        </w:r>
      </w:ins>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ins w:id="6627" w:author="PR Preview" w:date="2026-01-01T00:00:00Z">
        <w:r>
          <w:t xml:space="preserve">Back substitution gives</w:t>
        </w:r>
      </w:ins>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ins w:id="6628" w:author="PR Preview" w:date="2026-01-01T00:00:00Z">
        <w:r>
          <w:t xml:space="preserve">and</w:t>
        </w:r>
      </w:ins>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ins w:id="6629" w:author="PR Preview" w:date="2026-01-01T00:00:00Z">
        <w:r>
          <w:t xml:space="preserve">the solution found in</w:t>
        </w:r>
      </w:ins>
      <w:ins w:id="6630" w:author="PR Preview" w:date="2026-01-01T00:00:00Z">
        <w:r>
          <w:t xml:space="preserve"> </w:t>
        </w:r>
      </w:ins>
      <w:hyperlink w:anchor="exm-normal-equations">
        <w:ins w:id="6631" w:author="PR Preview" w:date="2026-01-01T00:00:00Z">
          <w:r>
            <w:rPr>
              <w:rStyle w:val="Hyperlink"/>
            </w:rPr>
            <w:t xml:space="preserve">Example 174</w:t>
          </w:r>
        </w:ins>
      </w:hyperlink>
      <w:ins w:id="6632" w:author="PR Preview" w:date="2026-01-01T00:00:00Z">
        <w:r>
          <w:t xml:space="preserve">.</w:t>
        </w:r>
      </w:ins>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del w:id="6633" w:author="PR Preview" w:date="2026-01-01T00:00:00Z">
        <w:r>
          <w:rPr>
            <w:b/>
            <w:bCs/>
          </w:rPr>
          <w:delText xml:space="preserve">Example 177 (An LU factorization of a</w:delText>
        </w:r>
      </w:del>
      <w:del w:id="6634" w:author="PR Preview" w:date="2026-01-01T00:00:00Z">
        <w:r>
          <w:rPr>
            <w:b/>
            <w:bCs/>
          </w:rPr>
          <w:delText xml:space="preserve"> </w:delText>
        </w:r>
      </w:del>
      <m:oMath>
        <m:r>
          <m:t>3</m:t>
        </m:r>
        <m:r>
          <m:rPr>
            <m:sty m:val="p"/>
          </m:rPr>
          <m:t>×</m:t>
        </m:r>
        <m:r>
          <m:t>3</m:t>
        </m:r>
      </m:oMath>
      <w:del w:id="6635" w:author="PR Preview" w:date="2026-01-01T00:00:00Z">
        <w:r>
          <w:rPr>
            <w:b/>
            <w:bCs/>
          </w:rPr>
          <w:delText xml:space="preserve"> </w:delText>
        </w:r>
      </w:del>
      <w:del w:id="6636" w:author="PR Preview" w:date="2026-01-01T00:00:00Z">
        <w:r>
          <w:rPr>
            <w:b/>
            <w:bCs/>
          </w:rPr>
          <w:delText xml:space="preserve">matrix)</w:delText>
        </w:r>
      </w:del>
      <w:del w:id="6637" w:author="PR Preview" w:date="2026-01-01T00:00:00Z">
        <w:r>
          <w:delText xml:space="preserve"> </w:delText>
        </w:r>
      </w:del>
      <w:del w:id="6638" w:author="PR Preview" w:date="2026-01-01T00:00:00Z">
        <w:r>
          <w:delText xml:space="preserve">Let</w:delText>
        </w:r>
      </w:del>
      <w:del w:id="663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6640" w:author="PR Preview" w:date="2026-01-01T00:00:00Z">
        <w:r>
          <w:delText xml:space="preserve">,</w:delText>
        </w:r>
      </w:del>
      <w:del w:id="6641"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6642" w:author="PR Preview" w:date="2026-01-01T00:00:00Z">
        <w:r>
          <w:delText xml:space="preserve"> </w:delText>
        </w:r>
      </w:del>
      <w:del w:id="6643" w:author="PR Preview" w:date="2026-01-01T00:00:00Z">
        <w:r>
          <w:delText xml:space="preserve">(unit lower triangular) and</w:delText>
        </w:r>
      </w:del>
      <w:del w:id="6644"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6645" w:author="PR Preview" w:date="2026-01-01T00:00:00Z">
        <w:r>
          <w:delText xml:space="preserve"> </w:delText>
        </w:r>
      </w:del>
      <w:del w:id="6646" w:author="PR Preview" w:date="2026-01-01T00:00:00Z">
        <w:r>
          <w:delText xml:space="preserve">(upper triangular).</w:delText>
        </w:r>
      </w:del>
      <w:del w:id="6647" w:author="PR Preview" w:date="2026-01-01T00:00:00Z">
        <w:r>
          <w:delText xml:space="preserve"> </w:delText>
        </w:r>
      </w:del>
      <w:del w:id="6648" w:author="PR Preview" w:date="2026-01-01T00:00:00Z">
        <w:r>
          <w:delText xml:space="preserve">By</w:delText>
        </w:r>
      </w:del>
      <w:del w:id="6649" w:author="PR Preview" w:date="2026-01-01T00:00:00Z">
        <w:r>
          <w:delText xml:space="preserve"> </w:delText>
        </w:r>
      </w:del>
      <w:hyperlink w:anchor="def-matrix-mult">
        <w:del w:id="6650" w:author="PR Preview" w:date="2026-01-01T00:00:00Z">
          <w:r>
            <w:rPr>
              <w:rStyle w:val="Hyperlink"/>
            </w:rPr>
            <w:delText xml:space="preserve">Definition 24</w:delText>
          </w:r>
        </w:del>
      </w:hyperlink>
      <w:del w:id="6651" w:author="PR Preview" w:date="2026-01-01T00:00:00Z">
        <w:r>
          <w:delText xml:space="preserve">, entry</w:delText>
        </w:r>
      </w:del>
      <w:del w:id="6652" w:author="PR Preview" w:date="2026-01-01T00:00:00Z">
        <w:r>
          <w:delText xml:space="preserve"> </w:delText>
        </w:r>
      </w:del>
      <m:oMath>
        <m:r>
          <m:rPr>
            <m:sty m:val="p"/>
          </m:rPr>
          <m:t>(</m:t>
        </m:r>
        <m:r>
          <m:t>i</m:t>
        </m:r>
        <m:r>
          <m:rPr>
            <m:sty m:val="p"/>
          </m:rPr>
          <m:t>,</m:t>
        </m:r>
        <m:r>
          <m:t>j</m:t>
        </m:r>
        <m:r>
          <m:rPr>
            <m:sty m:val="p"/>
          </m:rPr>
          <m:t>)</m:t>
        </m:r>
      </m:oMath>
      <w:del w:id="6653" w:author="PR Preview" w:date="2026-01-01T00:00:00Z">
        <w:r>
          <w:delText xml:space="preserve"> </w:delText>
        </w:r>
      </w:del>
      <w:del w:id="6654" w:author="PR Preview" w:date="2026-01-01T00:00:00Z">
        <w:r>
          <w:delText xml:space="preserve">of</w:delText>
        </w:r>
      </w:del>
      <w:del w:id="6655" w:author="PR Preview" w:date="2026-01-01T00:00:00Z">
        <w:r>
          <w:delText xml:space="preserve"> </w:delText>
        </w:r>
      </w:del>
      <m:oMath>
        <m:r>
          <m:rPr>
            <m:sty m:val="bi"/>
          </m:rPr>
          <m:t>L</m:t>
        </m:r>
        <m:r>
          <m:rPr>
            <m:sty m:val="bi"/>
          </m:rPr>
          <m:t>U</m:t>
        </m:r>
      </m:oMath>
      <w:del w:id="6656" w:author="PR Preview" w:date="2026-01-01T00:00:00Z">
        <w:r>
          <w:delText xml:space="preserve"> </w:delText>
        </w:r>
      </w:del>
      <w:del w:id="6657" w:author="PR Preview" w:date="2026-01-01T00:00:00Z">
        <w:r>
          <w:delText xml:space="preserve">is</w:delText>
        </w:r>
      </w:del>
      <w:del w:id="6658"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6659" w:author="PR Preview" w:date="2026-01-01T00:00:00Z">
        <w:r>
          <w:delText xml:space="preserve">,</w:delText>
        </w:r>
      </w:del>
      <w:del w:id="6660" w:author="PR Preview" w:date="2026-01-01T00:00:00Z">
        <w:r>
          <w:delText xml:space="preserve"> </w:delText>
        </w:r>
      </w:del>
      <w:del w:id="6661" w:author="PR Preview" w:date="2026-01-01T00:00:00Z">
        <w:r>
          <w:delText xml:space="preserve">so row</w:delText>
        </w:r>
      </w:del>
      <w:del w:id="6662" w:author="PR Preview" w:date="2026-01-01T00:00:00Z">
        <w:r>
          <w:delText xml:space="preserve"> </w:delText>
        </w:r>
      </w:del>
      <m:oMath>
        <m:r>
          <m:t>i</m:t>
        </m:r>
      </m:oMath>
      <w:del w:id="6663" w:author="PR Preview" w:date="2026-01-01T00:00:00Z">
        <w:r>
          <w:delText xml:space="preserve"> </w:delText>
        </w:r>
      </w:del>
      <w:del w:id="6664" w:author="PR Preview" w:date="2026-01-01T00:00:00Z">
        <w:r>
          <w:delText xml:space="preserve">of</w:delText>
        </w:r>
      </w:del>
      <w:del w:id="6665" w:author="PR Preview" w:date="2026-01-01T00:00:00Z">
        <w:r>
          <w:delText xml:space="preserve"> </w:delText>
        </w:r>
      </w:del>
      <m:oMath>
        <m:r>
          <m:rPr>
            <m:sty m:val="bi"/>
          </m:rPr>
          <m:t>L</m:t>
        </m:r>
        <m:r>
          <m:rPr>
            <m:sty m:val="bi"/>
          </m:rPr>
          <m:t>U</m:t>
        </m:r>
      </m:oMath>
      <w:del w:id="6666" w:author="PR Preview" w:date="2026-01-01T00:00:00Z">
        <w:r>
          <w:delText xml:space="preserve"> </w:delText>
        </w:r>
      </w:del>
      <w:del w:id="6667" w:author="PR Preview" w:date="2026-01-01T00:00:00Z">
        <w:r>
          <w:delText xml:space="preserve">is</w:delText>
        </w:r>
      </w:del>
      <w:del w:id="6668"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6669" w:author="PR Preview" w:date="2026-01-01T00:00:00Z">
        <w:r>
          <w:delText xml:space="preserve"> </w:delText>
        </w:r>
      </w:del>
      <w:del w:id="6670" w:author="PR Preview" w:date="2026-01-01T00:00:00Z">
        <w:r>
          <w:delText xml:space="preserve">times row</w:delText>
        </w:r>
      </w:del>
      <w:del w:id="6671" w:author="PR Preview" w:date="2026-01-01T00:00:00Z">
        <w:r>
          <w:delText xml:space="preserve"> </w:delText>
        </w:r>
      </w:del>
      <m:oMath>
        <m:r>
          <m:t>k</m:t>
        </m:r>
      </m:oMath>
      <w:del w:id="6672" w:author="PR Preview" w:date="2026-01-01T00:00:00Z">
        <w:r>
          <w:delText xml:space="preserve"> </w:delText>
        </w:r>
      </w:del>
      <w:del w:id="6673" w:author="PR Preview" w:date="2026-01-01T00:00:00Z">
        <w:r>
          <w:delText xml:space="preserve">of</w:delText>
        </w:r>
      </w:del>
      <w:del w:id="6674" w:author="PR Preview" w:date="2026-01-01T00:00:00Z">
        <w:r>
          <w:delText xml:space="preserve"> </w:delText>
        </w:r>
      </w:del>
      <m:oMath>
        <m:r>
          <m:rPr>
            <m:sty m:val="bi"/>
          </m:rPr>
          <m:t>U</m:t>
        </m:r>
      </m:oMath>
      <w:del w:id="6675" w:author="PR Preview" w:date="2026-01-01T00:00:00Z">
        <w:r>
          <w:delText xml:space="preserve">.</w:delText>
        </w:r>
      </w:del>
      <w:del w:id="6676" w:author="PR Preview" w:date="2026-01-01T00:00:00Z">
        <w:r>
          <w:delText xml:space="preserve"> </w:delText>
        </w:r>
      </w:del>
      <w:del w:id="6677" w:author="PR Preview" w:date="2026-01-01T00:00:00Z">
        <w:r>
          <w:delText xml:space="preserve">Row 1 is</w:delText>
        </w:r>
      </w:del>
      <w:del w:id="6678"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6679" w:author="PR Preview" w:date="2026-01-01T00:00:00Z">
        <w:r>
          <w:delText xml:space="preserve">;</w:delText>
        </w:r>
      </w:del>
      <w:del w:id="6680" w:author="PR Preview" w:date="2026-01-01T00:00:00Z">
        <w:r>
          <w:delText xml:space="preserve"> </w:delText>
        </w:r>
      </w:del>
      <w:del w:id="6681" w:author="PR Preview" w:date="2026-01-01T00:00:00Z">
        <w:r>
          <w:delText xml:space="preserve">row 2 is</w:delText>
        </w:r>
      </w:del>
      <w:del w:id="6682"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6683" w:author="PR Preview" w:date="2026-01-01T00:00:00Z">
        <w:r>
          <w:delText xml:space="preserve">,</w:delText>
        </w:r>
      </w:del>
      <w:del w:id="6684" w:author="PR Preview" w:date="2026-01-01T00:00:00Z">
        <w:r>
          <w:delText xml:space="preserve"> </w:delText>
        </w:r>
      </w:del>
      <w:del w:id="6685" w:author="PR Preview" w:date="2026-01-01T00:00:00Z">
        <w:r>
          <w:delText xml:space="preserve">and row 3 is</w:delText>
        </w:r>
      </w:del>
      <w:del w:id="6686"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6687" w:author="PR Preview" w:date="2026-01-01T00:00:00Z">
        <w:r>
          <w:delText xml:space="preserve">.</w:delText>
        </w:r>
      </w:del>
      <w:del w:id="6688" w:author="PR Preview" w:date="2026-01-01T00:00:00Z">
        <w:r>
          <w:delText xml:space="preserve"> </w:delText>
        </w:r>
      </w:del>
      <w:del w:id="6689" w:author="PR Preview" w:date="2026-01-01T00:00:00Z">
        <w:r>
          <w:delText xml:space="preserve">These are the rows of</w:delText>
        </w:r>
      </w:del>
      <w:del w:id="6690" w:author="PR Preview" w:date="2026-01-01T00:00:00Z">
        <w:r>
          <w:delText xml:space="preserve"> </w:delText>
        </w:r>
      </w:del>
      <m:oMath>
        <m:r>
          <m:rPr>
            <m:sty m:val="bi"/>
          </m:rPr>
          <m:t>A</m:t>
        </m:r>
      </m:oMath>
      <w:del w:id="6691" w:author="PR Preview" w:date="2026-01-01T00:00:00Z">
        <w:r>
          <w:delText xml:space="preserve">, so</w:delText>
        </w:r>
      </w:del>
      <w:del w:id="6692" w:author="PR Preview" w:date="2026-01-01T00:00:00Z">
        <w:r>
          <w:delText xml:space="preserve"> </w:delText>
        </w:r>
      </w:del>
      <m:oMath>
        <m:r>
          <m:rPr>
            <m:sty m:val="bi"/>
          </m:rPr>
          <m:t>L</m:t>
        </m:r>
        <m:r>
          <m:rPr>
            <m:sty m:val="bi"/>
          </m:rPr>
          <m:t>U</m:t>
        </m:r>
        <m:r>
          <m:rPr>
            <m:sty m:val="p"/>
          </m:rPr>
          <m:t>=</m:t>
        </m:r>
        <m:r>
          <m:rPr>
            <m:sty m:val="bi"/>
          </m:rPr>
          <m:t>A</m:t>
        </m:r>
      </m:oMath>
      <w:del w:id="6693" w:author="PR Preview" w:date="2026-01-01T00:00:00Z">
        <w:r>
          <w:delText xml:space="preserve"> </w:delText>
        </w:r>
      </w:del>
      <w:del w:id="6694" w:author="PR Preview" w:date="2026-01-01T00:00:00Z">
        <w:r>
          <w:delText xml:space="preserve">is an LU factorization.</w:delText>
        </w:r>
      </w:del>
      <w:del w:id="6695" w:author="PR Preview" w:date="2026-01-01T00:00:00Z">
        <w:r>
          <w:delText xml:space="preserve"> </w:delText>
        </w:r>
      </w:del>
      <w:del w:id="6696" w:author="PR Preview" w:date="2026-01-01T00:00:00Z">
        <w:r>
          <w:delText xml:space="preserve">The below-diagonal entries of</w:delText>
        </w:r>
      </w:del>
      <w:del w:id="6697" w:author="PR Preview" w:date="2026-01-01T00:00:00Z">
        <w:r>
          <w:delText xml:space="preserve"> </w:delText>
        </w:r>
      </w:del>
      <m:oMath>
        <m:r>
          <m:rPr>
            <m:sty m:val="bi"/>
          </m:rPr>
          <m:t>L</m:t>
        </m:r>
      </m:oMath>
      <w:del w:id="6698" w:author="PR Preview" w:date="2026-01-01T00:00:00Z">
        <w:r>
          <w:delText xml:space="preserve"> </w:delText>
        </w:r>
      </w:del>
      <w:del w:id="6699" w:author="PR Preview" w:date="2026-01-01T00:00:00Z">
        <w:r>
          <w:delText xml:space="preserve">are the negatives of the multiples of earlier rows</w:delText>
        </w:r>
      </w:del>
      <w:del w:id="6700" w:author="PR Preview" w:date="2026-01-01T00:00:00Z">
        <w:r>
          <w:delText xml:space="preserve"> </w:delText>
        </w:r>
      </w:del>
      <w:del w:id="6701" w:author="PR Preview" w:date="2026-01-01T00:00:00Z">
        <w:r>
          <w:delText xml:space="preserve">that Gaussian elimination adds to reduce</w:delText>
        </w:r>
      </w:del>
      <w:del w:id="6702" w:author="PR Preview" w:date="2026-01-01T00:00:00Z">
        <w:r>
          <w:delText xml:space="preserve"> </w:delText>
        </w:r>
      </w:del>
      <m:oMath>
        <m:r>
          <m:rPr>
            <m:sty m:val="bi"/>
          </m:rPr>
          <m:t>A</m:t>
        </m:r>
      </m:oMath>
      <w:del w:id="6703" w:author="PR Preview" w:date="2026-01-01T00:00:00Z">
        <w:r>
          <w:delText xml:space="preserve"> </w:delText>
        </w:r>
      </w:del>
      <w:del w:id="6704" w:author="PR Preview" w:date="2026-01-01T00:00:00Z">
        <w:r>
          <w:delText xml:space="preserve">to</w:delText>
        </w:r>
      </w:del>
      <w:del w:id="6705" w:author="PR Preview" w:date="2026-01-01T00:00:00Z">
        <w:r>
          <w:delText xml:space="preserve"> </w:delText>
        </w:r>
      </w:del>
      <m:oMath>
        <m:r>
          <m:rPr>
            <m:sty m:val="bi"/>
          </m:rPr>
          <m:t>U</m:t>
        </m:r>
      </m:oMath>
      <w:del w:id="6706" w:author="PR Preview" w:date="2026-01-01T00:00:00Z">
        <w:r>
          <w:delText xml:space="preserve">.</w:delText>
        </w:r>
      </w:del>
    </w:p>
    <w:p>
      <w:pPr>
        <w:pStyle w:val="BodyText"/>
      </w:pPr>
      <w:del w:id="6707" w:author="PR Preview" w:date="2026-01-01T00:00:00Z">
        <w:r>
          <w:rPr>
            <w:b/>
            <w:bCs/>
          </w:rPr>
          <w:delText xml:space="preserve">Example 178 (An invertible matrix with no LU factorization)</w:delText>
        </w:r>
      </w:del>
      <w:del w:id="670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6709" w:author="PR Preview" w:date="2026-01-01T00:00:00Z">
        <w:r>
          <w:delText xml:space="preserve"> </w:delText>
        </w:r>
      </w:del>
      <w:del w:id="6710" w:author="PR Preview" w:date="2026-01-01T00:00:00Z">
        <w:r>
          <w:delText xml:space="preserve">is invertible:</w:delText>
        </w:r>
      </w:del>
      <w:del w:id="6711"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6712" w:author="PR Preview" w:date="2026-01-01T00:00:00Z">
        <w:r>
          <w:delText xml:space="preserve">, so</w:delText>
        </w:r>
      </w:del>
      <w:del w:id="6713"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6714" w:author="PR Preview" w:date="2026-01-01T00:00:00Z">
        <w:r>
          <w:delText xml:space="preserve"> </w:delText>
        </w:r>
      </w:del>
      <w:del w:id="6715" w:author="PR Preview" w:date="2026-01-01T00:00:00Z">
        <w:r>
          <w:delText xml:space="preserve">(</w:delText>
        </w:r>
      </w:del>
      <w:hyperlink w:anchor="def-matrix-inverse">
        <w:del w:id="6716" w:author="PR Preview" w:date="2026-01-01T00:00:00Z">
          <w:r>
            <w:rPr>
              <w:rStyle w:val="Hyperlink"/>
            </w:rPr>
            <w:delText xml:space="preserve">Definition 71</w:delText>
          </w:r>
        </w:del>
      </w:hyperlink>
      <w:del w:id="6717" w:author="PR Preview" w:date="2026-01-01T00:00:00Z">
        <w:r>
          <w:delText xml:space="preserve">);</w:delText>
        </w:r>
      </w:del>
      <w:del w:id="6718" w:author="PR Preview" w:date="2026-01-01T00:00:00Z">
        <w:r>
          <w:delText xml:space="preserve"> </w:delText>
        </w:r>
      </w:del>
      <w:del w:id="6719" w:author="PR Preview" w:date="2026-01-01T00:00:00Z">
        <w:r>
          <w:delText xml:space="preserve">but it has no LU factorization.</w:delText>
        </w:r>
      </w:del>
      <w:del w:id="6720" w:author="PR Preview" w:date="2026-01-01T00:00:00Z">
        <w:r>
          <w:delText xml:space="preserve"> </w:delText>
        </w:r>
      </w:del>
      <w:del w:id="6721" w:author="PR Preview" w:date="2026-01-01T00:00:00Z">
        <w:r>
          <w:delText xml:space="preserve">If</w:delText>
        </w:r>
      </w:del>
      <w:del w:id="6722" w:author="PR Preview" w:date="2026-01-01T00:00:00Z">
        <w:r>
          <w:delText xml:space="preserve"> </w:delText>
        </w:r>
      </w:del>
      <m:oMath>
        <m:r>
          <m:rPr>
            <m:sty m:val="bi"/>
          </m:rPr>
          <m:t>P</m:t>
        </m:r>
        <m:r>
          <m:rPr>
            <m:sty m:val="p"/>
          </m:rPr>
          <m:t>=</m:t>
        </m:r>
        <m:r>
          <m:rPr>
            <m:sty m:val="bi"/>
          </m:rPr>
          <m:t>L</m:t>
        </m:r>
        <m:r>
          <m:rPr>
            <m:sty m:val="bi"/>
          </m:rPr>
          <m:t>U</m:t>
        </m:r>
      </m:oMath>
      <w:del w:id="6723" w:author="PR Preview" w:date="2026-01-01T00:00:00Z">
        <w:r>
          <w:delText xml:space="preserve">, the</w:delText>
        </w:r>
      </w:del>
      <w:del w:id="6724" w:author="PR Preview" w:date="2026-01-01T00:00:00Z">
        <w:r>
          <w:delText xml:space="preserve"> </w:delText>
        </w:r>
      </w:del>
      <m:oMath>
        <m:r>
          <m:rPr>
            <m:sty m:val="p"/>
          </m:rPr>
          <m:t>(</m:t>
        </m:r>
        <m:r>
          <m:t>1</m:t>
        </m:r>
        <m:r>
          <m:rPr>
            <m:sty m:val="p"/>
          </m:rPr>
          <m:t>,</m:t>
        </m:r>
        <m:r>
          <m:t>1</m:t>
        </m:r>
        <m:r>
          <m:rPr>
            <m:sty m:val="p"/>
          </m:rPr>
          <m:t>)</m:t>
        </m:r>
      </m:oMath>
      <w:del w:id="6725" w:author="PR Preview" w:date="2026-01-01T00:00:00Z">
        <w:r>
          <w:delText xml:space="preserve"> </w:delText>
        </w:r>
      </w:del>
      <w:del w:id="6726" w:author="PR Preview" w:date="2026-01-01T00:00:00Z">
        <w:r>
          <w:delText xml:space="preserve">entry gives</w:delText>
        </w:r>
      </w:del>
      <w:del w:id="6727" w:author="PR Preview" w:date="2026-01-01T00:00:00Z">
        <w:r>
          <w:delText xml:space="preserve"> </w:delText>
        </w:r>
      </w:del>
      <m:oMath>
        <m:r>
          <m:t>0</m:t>
        </m:r>
        <m:r>
          <m:rPr>
            <m:sty m:val="p"/>
          </m:rPr>
          <m:t>=</m:t>
        </m:r>
        <m:r>
          <m:t>1</m:t>
        </m:r>
        <m:r>
          <m:rPr>
            <m:sty m:val="p"/>
          </m:rPr>
          <m:t>⋅</m:t>
        </m:r>
        <m:sSub>
          <m:e>
            <m:r>
              <m:t>u</m:t>
            </m:r>
          </m:e>
          <m:sub>
            <m:r>
              <m:t>11</m:t>
            </m:r>
          </m:sub>
        </m:sSub>
      </m:oMath>
      <w:del w:id="6728" w:author="PR Preview" w:date="2026-01-01T00:00:00Z">
        <w:r>
          <w:delText xml:space="preserve">, so</w:delText>
        </w:r>
      </w:del>
      <w:del w:id="6729" w:author="PR Preview" w:date="2026-01-01T00:00:00Z">
        <w:r>
          <w:delText xml:space="preserve"> </w:delText>
        </w:r>
      </w:del>
      <m:oMath>
        <m:sSub>
          <m:e>
            <m:r>
              <m:t>u</m:t>
            </m:r>
          </m:e>
          <m:sub>
            <m:r>
              <m:t>11</m:t>
            </m:r>
          </m:sub>
        </m:sSub>
        <m:r>
          <m:rPr>
            <m:sty m:val="p"/>
          </m:rPr>
          <m:t>=</m:t>
        </m:r>
        <m:r>
          <m:t>0</m:t>
        </m:r>
      </m:oMath>
      <w:del w:id="6730" w:author="PR Preview" w:date="2026-01-01T00:00:00Z">
        <w:r>
          <w:delText xml:space="preserve">,</w:delText>
        </w:r>
      </w:del>
      <w:del w:id="6731" w:author="PR Preview" w:date="2026-01-01T00:00:00Z">
        <w:r>
          <w:delText xml:space="preserve"> </w:delText>
        </w:r>
      </w:del>
      <w:del w:id="6732" w:author="PR Preview" w:date="2026-01-01T00:00:00Z">
        <w:r>
          <w:delText xml:space="preserve">and then the</w:delText>
        </w:r>
      </w:del>
      <w:del w:id="6733" w:author="PR Preview" w:date="2026-01-01T00:00:00Z">
        <w:r>
          <w:delText xml:space="preserve"> </w:delText>
        </w:r>
      </w:del>
      <m:oMath>
        <m:r>
          <m:rPr>
            <m:sty m:val="p"/>
          </m:rPr>
          <m:t>(</m:t>
        </m:r>
        <m:r>
          <m:t>2</m:t>
        </m:r>
        <m:r>
          <m:rPr>
            <m:sty m:val="p"/>
          </m:rPr>
          <m:t>,</m:t>
        </m:r>
        <m:r>
          <m:t>1</m:t>
        </m:r>
        <m:r>
          <m:rPr>
            <m:sty m:val="p"/>
          </m:rPr>
          <m:t>)</m:t>
        </m:r>
      </m:oMath>
      <w:del w:id="6734" w:author="PR Preview" w:date="2026-01-01T00:00:00Z">
        <w:r>
          <w:delText xml:space="preserve"> </w:delText>
        </w:r>
      </w:del>
      <w:del w:id="6735" w:author="PR Preview" w:date="2026-01-01T00:00:00Z">
        <w:r>
          <w:delText xml:space="preserve">entry gives</w:delText>
        </w:r>
      </w:del>
      <w:del w:id="6736" w:author="PR Preview" w:date="2026-01-01T00:00:00Z">
        <w:r>
          <w:delText xml:space="preserve"> </w:delText>
        </w:r>
      </w:del>
      <m:oMath>
        <m:r>
          <m:t>1</m:t>
        </m:r>
        <m:r>
          <m:rPr>
            <m:sty m:val="p"/>
          </m:rPr>
          <m:t>=</m:t>
        </m:r>
        <m:sSub>
          <m:e>
            <m:r>
              <m:t>ℓ</m:t>
            </m:r>
          </m:e>
          <m:sub>
            <m:r>
              <m:t>21</m:t>
            </m:r>
          </m:sub>
        </m:sSub>
        <m:r>
          <m:t> </m:t>
        </m:r>
        <m:sSub>
          <m:e>
            <m:r>
              <m:t>u</m:t>
            </m:r>
          </m:e>
          <m:sub>
            <m:r>
              <m:t>11</m:t>
            </m:r>
          </m:sub>
        </m:sSub>
        <m:r>
          <m:rPr>
            <m:sty m:val="p"/>
          </m:rPr>
          <m:t>=</m:t>
        </m:r>
        <m:r>
          <m:t>0</m:t>
        </m:r>
      </m:oMath>
      <w:del w:id="6737" w:author="PR Preview" w:date="2026-01-01T00:00:00Z">
        <w:r>
          <w:delText xml:space="preserve">, which is impossible.</w:delText>
        </w:r>
      </w:del>
      <w:del w:id="6738" w:author="PR Preview" w:date="2026-01-01T00:00:00Z">
        <w:r>
          <w:delText xml:space="preserve"> </w:delText>
        </w:r>
      </w:del>
      <w:del w:id="6739" w:author="PR Preview" w:date="2026-01-01T00:00:00Z">
        <w:r>
          <w:delText xml:space="preserve">Swapping the two rows first removes the obstacle:</w:delText>
        </w:r>
      </w:del>
      <w:del w:id="6740" w:author="PR Preview" w:date="2026-01-01T00:00:00Z">
        <w:r>
          <w:delText xml:space="preserve"> </w:delText>
        </w:r>
      </w:del>
      <w:del w:id="6741" w:author="PR Preview" w:date="2026-01-01T00:00:00Z">
        <w:r>
          <w:delText xml:space="preserve">the swapped matrix is</w:delText>
        </w:r>
      </w:del>
      <w:del w:id="6742" w:author="PR Preview" w:date="2026-01-01T00:00:00Z">
        <w:r>
          <w:delText xml:space="preserve"> </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del w:id="6743" w:author="PR Preview" w:date="2026-01-01T00:00:00Z">
        <w:r>
          <w:delText xml:space="preserve">.</w:delText>
        </w:r>
      </w:del>
    </w:p>
    <w:p>
      <w:pPr>
        <w:pStyle w:val="BodyText"/>
      </w:pPr>
      <w:ins w:id="6744" w:author="PR Preview" w:date="2026-01-01T00:00:00Z">
        <w:r>
          <w:rPr>
            <w:b/>
            <w:bCs/>
          </w:rPr>
          <w:t xml:space="preserve">Example 177 (An LU factorization of a</w:t>
        </w:r>
      </w:ins>
      <w:ins w:id="6745" w:author="PR Preview" w:date="2026-01-01T00:00:00Z">
        <w:r>
          <w:rPr>
            <w:b/>
            <w:bCs/>
          </w:rPr>
          <w:t xml:space="preserve"> </w:t>
        </w:r>
      </w:ins>
      <m:oMath>
        <m:r>
          <m:t>3</m:t>
        </m:r>
        <m:r>
          <m:rPr>
            <m:sty m:val="p"/>
          </m:rPr>
          <m:t>×</m:t>
        </m:r>
        <m:r>
          <m:t>3</m:t>
        </m:r>
      </m:oMath>
      <w:ins w:id="6746" w:author="PR Preview" w:date="2026-01-01T00:00:00Z">
        <w:r>
          <w:rPr>
            <w:b/>
            <w:bCs/>
          </w:rPr>
          <w:t xml:space="preserve"> </w:t>
        </w:r>
      </w:ins>
      <w:ins w:id="6747" w:author="PR Preview" w:date="2026-01-01T00:00:00Z">
        <w:r>
          <w:rPr>
            <w:b/>
            <w:bCs/>
          </w:rPr>
          <w:t xml:space="preserve">matrix)</w:t>
        </w:r>
      </w:ins>
      <w:ins w:id="6748" w:author="PR Preview" w:date="2026-01-01T00:00:00Z">
        <w:r>
          <w:t xml:space="preserve"> </w:t>
        </w:r>
      </w:ins>
      <w:ins w:id="6749" w:author="PR Preview" w:date="2026-01-01T00:00:00Z">
        <w:r>
          <w:t xml:space="preserve">Let</w:t>
        </w:r>
      </w:ins>
      <w:ins w:id="675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6751" w:author="PR Preview" w:date="2026-01-01T00:00:00Z">
        <w:r>
          <w:t xml:space="preserve">,</w:t>
        </w:r>
      </w:ins>
      <w:ins w:id="6752"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6753" w:author="PR Preview" w:date="2026-01-01T00:00:00Z">
        <w:r>
          <w:t xml:space="preserve"> </w:t>
        </w:r>
      </w:ins>
      <w:ins w:id="6754" w:author="PR Preview" w:date="2026-01-01T00:00:00Z">
        <w:r>
          <w:t xml:space="preserve">(unit lower triangular) and</w:t>
        </w:r>
      </w:ins>
      <w:ins w:id="6755"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6756" w:author="PR Preview" w:date="2026-01-01T00:00:00Z">
        <w:r>
          <w:t xml:space="preserve"> </w:t>
        </w:r>
      </w:ins>
      <w:ins w:id="6757" w:author="PR Preview" w:date="2026-01-01T00:00:00Z">
        <w:r>
          <w:t xml:space="preserve">(upper triangular).</w:t>
        </w:r>
      </w:ins>
      <w:ins w:id="6758" w:author="PR Preview" w:date="2026-01-01T00:00:00Z">
        <w:r>
          <w:t xml:space="preserve"> </w:t>
        </w:r>
      </w:ins>
      <w:ins w:id="6759" w:author="PR Preview" w:date="2026-01-01T00:00:00Z">
        <w:r>
          <w:t xml:space="preserve">By 4, entry</w:t>
        </w:r>
      </w:ins>
      <w:ins w:id="6760" w:author="PR Preview" w:date="2026-01-01T00:00:00Z">
        <w:r>
          <w:t xml:space="preserve"> </w:t>
        </w:r>
      </w:ins>
      <m:oMath>
        <m:r>
          <m:rPr>
            <m:sty m:val="p"/>
          </m:rPr>
          <m:t>(</m:t>
        </m:r>
        <m:r>
          <m:t>i</m:t>
        </m:r>
        <m:r>
          <m:rPr>
            <m:sty m:val="p"/>
          </m:rPr>
          <m:t>,</m:t>
        </m:r>
        <m:r>
          <m:t>j</m:t>
        </m:r>
        <m:r>
          <m:rPr>
            <m:sty m:val="p"/>
          </m:rPr>
          <m:t>)</m:t>
        </m:r>
      </m:oMath>
      <w:ins w:id="6761" w:author="PR Preview" w:date="2026-01-01T00:00:00Z">
        <w:r>
          <w:t xml:space="preserve"> </w:t>
        </w:r>
      </w:ins>
      <w:ins w:id="6762" w:author="PR Preview" w:date="2026-01-01T00:00:00Z">
        <w:r>
          <w:t xml:space="preserve">of</w:t>
        </w:r>
      </w:ins>
      <w:ins w:id="6763" w:author="PR Preview" w:date="2026-01-01T00:00:00Z">
        <w:r>
          <w:t xml:space="preserve"> </w:t>
        </w:r>
      </w:ins>
      <m:oMath>
        <m:r>
          <m:rPr>
            <m:sty m:val="bi"/>
          </m:rPr>
          <m:t>L</m:t>
        </m:r>
        <m:r>
          <m:rPr>
            <m:sty m:val="bi"/>
          </m:rPr>
          <m:t>U</m:t>
        </m:r>
      </m:oMath>
      <w:ins w:id="6764" w:author="PR Preview" w:date="2026-01-01T00:00:00Z">
        <w:r>
          <w:t xml:space="preserve"> </w:t>
        </w:r>
      </w:ins>
      <w:ins w:id="6765" w:author="PR Preview" w:date="2026-01-01T00:00:00Z">
        <w:r>
          <w:t xml:space="preserve">is</w:t>
        </w:r>
      </w:ins>
      <w:ins w:id="6766"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6767" w:author="PR Preview" w:date="2026-01-01T00:00:00Z">
        <w:r>
          <w:t xml:space="preserve">,</w:t>
        </w:r>
      </w:ins>
      <w:ins w:id="6768" w:author="PR Preview" w:date="2026-01-01T00:00:00Z">
        <w:r>
          <w:t xml:space="preserve"> </w:t>
        </w:r>
      </w:ins>
      <w:ins w:id="6769" w:author="PR Preview" w:date="2026-01-01T00:00:00Z">
        <w:r>
          <w:t xml:space="preserve">so row</w:t>
        </w:r>
      </w:ins>
      <w:ins w:id="6770" w:author="PR Preview" w:date="2026-01-01T00:00:00Z">
        <w:r>
          <w:t xml:space="preserve"> </w:t>
        </w:r>
      </w:ins>
      <m:oMath>
        <m:r>
          <m:t>i</m:t>
        </m:r>
      </m:oMath>
      <w:ins w:id="6771" w:author="PR Preview" w:date="2026-01-01T00:00:00Z">
        <w:r>
          <w:t xml:space="preserve"> </w:t>
        </w:r>
      </w:ins>
      <w:ins w:id="6772" w:author="PR Preview" w:date="2026-01-01T00:00:00Z">
        <w:r>
          <w:t xml:space="preserve">of</w:t>
        </w:r>
      </w:ins>
      <w:ins w:id="6773" w:author="PR Preview" w:date="2026-01-01T00:00:00Z">
        <w:r>
          <w:t xml:space="preserve"> </w:t>
        </w:r>
      </w:ins>
      <m:oMath>
        <m:r>
          <m:rPr>
            <m:sty m:val="bi"/>
          </m:rPr>
          <m:t>L</m:t>
        </m:r>
        <m:r>
          <m:rPr>
            <m:sty m:val="bi"/>
          </m:rPr>
          <m:t>U</m:t>
        </m:r>
      </m:oMath>
      <w:ins w:id="6774" w:author="PR Preview" w:date="2026-01-01T00:00:00Z">
        <w:r>
          <w:t xml:space="preserve"> </w:t>
        </w:r>
      </w:ins>
      <w:ins w:id="6775" w:author="PR Preview" w:date="2026-01-01T00:00:00Z">
        <w:r>
          <w:t xml:space="preserve">is</w:t>
        </w:r>
      </w:ins>
      <w:ins w:id="6776"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6777" w:author="PR Preview" w:date="2026-01-01T00:00:00Z">
        <w:r>
          <w:t xml:space="preserve"> </w:t>
        </w:r>
      </w:ins>
      <w:ins w:id="6778" w:author="PR Preview" w:date="2026-01-01T00:00:00Z">
        <w:r>
          <w:t xml:space="preserve">times row</w:t>
        </w:r>
      </w:ins>
      <w:ins w:id="6779" w:author="PR Preview" w:date="2026-01-01T00:00:00Z">
        <w:r>
          <w:t xml:space="preserve"> </w:t>
        </w:r>
      </w:ins>
      <m:oMath>
        <m:r>
          <m:t>k</m:t>
        </m:r>
      </m:oMath>
      <w:ins w:id="6780" w:author="PR Preview" w:date="2026-01-01T00:00:00Z">
        <w:r>
          <w:t xml:space="preserve"> </w:t>
        </w:r>
      </w:ins>
      <w:ins w:id="6781" w:author="PR Preview" w:date="2026-01-01T00:00:00Z">
        <w:r>
          <w:t xml:space="preserve">of</w:t>
        </w:r>
      </w:ins>
      <w:ins w:id="6782" w:author="PR Preview" w:date="2026-01-01T00:00:00Z">
        <w:r>
          <w:t xml:space="preserve"> </w:t>
        </w:r>
      </w:ins>
      <m:oMath>
        <m:r>
          <m:rPr>
            <m:sty m:val="bi"/>
          </m:rPr>
          <m:t>U</m:t>
        </m:r>
      </m:oMath>
      <w:ins w:id="6783" w:author="PR Preview" w:date="2026-01-01T00:00:00Z">
        <w:r>
          <w:t xml:space="preserve">.</w:t>
        </w:r>
      </w:ins>
      <w:ins w:id="6784" w:author="PR Preview" w:date="2026-01-01T00:00:00Z">
        <w:r>
          <w:t xml:space="preserve"> </w:t>
        </w:r>
      </w:ins>
      <w:ins w:id="6785" w:author="PR Preview" w:date="2026-01-01T00:00:00Z">
        <w:r>
          <w:t xml:space="preserve">Row 1 is</w:t>
        </w:r>
      </w:ins>
      <w:ins w:id="6786"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6787" w:author="PR Preview" w:date="2026-01-01T00:00:00Z">
        <w:r>
          <w:t xml:space="preserve">;</w:t>
        </w:r>
      </w:ins>
      <w:ins w:id="6788" w:author="PR Preview" w:date="2026-01-01T00:00:00Z">
        <w:r>
          <w:t xml:space="preserve"> </w:t>
        </w:r>
      </w:ins>
      <w:ins w:id="6789" w:author="PR Preview" w:date="2026-01-01T00:00:00Z">
        <w:r>
          <w:t xml:space="preserve">row 2 is</w:t>
        </w:r>
      </w:ins>
      <w:ins w:id="6790"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6791" w:author="PR Preview" w:date="2026-01-01T00:00:00Z">
        <w:r>
          <w:t xml:space="preserve">,</w:t>
        </w:r>
      </w:ins>
      <w:ins w:id="6792" w:author="PR Preview" w:date="2026-01-01T00:00:00Z">
        <w:r>
          <w:t xml:space="preserve"> </w:t>
        </w:r>
      </w:ins>
      <w:ins w:id="6793" w:author="PR Preview" w:date="2026-01-01T00:00:00Z">
        <w:r>
          <w:t xml:space="preserve">and row 3 is</w:t>
        </w:r>
      </w:ins>
      <w:ins w:id="6794"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6795" w:author="PR Preview" w:date="2026-01-01T00:00:00Z">
        <w:r>
          <w:t xml:space="preserve">.</w:t>
        </w:r>
      </w:ins>
      <w:ins w:id="6796" w:author="PR Preview" w:date="2026-01-01T00:00:00Z">
        <w:r>
          <w:t xml:space="preserve"> </w:t>
        </w:r>
      </w:ins>
      <w:ins w:id="6797" w:author="PR Preview" w:date="2026-01-01T00:00:00Z">
        <w:r>
          <w:t xml:space="preserve">These are the rows of</w:t>
        </w:r>
      </w:ins>
      <w:ins w:id="6798" w:author="PR Preview" w:date="2026-01-01T00:00:00Z">
        <w:r>
          <w:t xml:space="preserve"> </w:t>
        </w:r>
      </w:ins>
      <m:oMath>
        <m:r>
          <m:rPr>
            <m:sty m:val="bi"/>
          </m:rPr>
          <m:t>A</m:t>
        </m:r>
      </m:oMath>
      <w:ins w:id="6799" w:author="PR Preview" w:date="2026-01-01T00:00:00Z">
        <w:r>
          <w:t xml:space="preserve">, so</w:t>
        </w:r>
      </w:ins>
      <w:ins w:id="6800" w:author="PR Preview" w:date="2026-01-01T00:00:00Z">
        <w:r>
          <w:t xml:space="preserve"> </w:t>
        </w:r>
      </w:ins>
      <m:oMath>
        <m:r>
          <m:rPr>
            <m:sty m:val="bi"/>
          </m:rPr>
          <m:t>L</m:t>
        </m:r>
        <m:r>
          <m:rPr>
            <m:sty m:val="bi"/>
          </m:rPr>
          <m:t>U</m:t>
        </m:r>
        <m:r>
          <m:rPr>
            <m:sty m:val="p"/>
          </m:rPr>
          <m:t>=</m:t>
        </m:r>
        <m:r>
          <m:rPr>
            <m:sty m:val="bi"/>
          </m:rPr>
          <m:t>A</m:t>
        </m:r>
      </m:oMath>
      <w:ins w:id="6801" w:author="PR Preview" w:date="2026-01-01T00:00:00Z">
        <w:r>
          <w:t xml:space="preserve"> </w:t>
        </w:r>
      </w:ins>
      <w:ins w:id="6802" w:author="PR Preview" w:date="2026-01-01T00:00:00Z">
        <w:r>
          <w:t xml:space="preserve">is an LU factorization.</w:t>
        </w:r>
      </w:ins>
      <w:ins w:id="6803" w:author="PR Preview" w:date="2026-01-01T00:00:00Z">
        <w:r>
          <w:t xml:space="preserve"> </w:t>
        </w:r>
      </w:ins>
      <w:ins w:id="6804" w:author="PR Preview" w:date="2026-01-01T00:00:00Z">
        <w:r>
          <w:t xml:space="preserve">The below-diagonal entries of</w:t>
        </w:r>
      </w:ins>
      <w:ins w:id="6805" w:author="PR Preview" w:date="2026-01-01T00:00:00Z">
        <w:r>
          <w:t xml:space="preserve"> </w:t>
        </w:r>
      </w:ins>
      <m:oMath>
        <m:r>
          <m:rPr>
            <m:sty m:val="bi"/>
          </m:rPr>
          <m:t>L</m:t>
        </m:r>
      </m:oMath>
      <w:ins w:id="6806" w:author="PR Preview" w:date="2026-01-01T00:00:00Z">
        <w:r>
          <w:t xml:space="preserve"> </w:t>
        </w:r>
      </w:ins>
      <w:ins w:id="6807" w:author="PR Preview" w:date="2026-01-01T00:00:00Z">
        <w:r>
          <w:t xml:space="preserve">are the negatives of the multiples of earlier rows</w:t>
        </w:r>
      </w:ins>
      <w:ins w:id="6808" w:author="PR Preview" w:date="2026-01-01T00:00:00Z">
        <w:r>
          <w:t xml:space="preserve"> </w:t>
        </w:r>
      </w:ins>
      <w:ins w:id="6809" w:author="PR Preview" w:date="2026-01-01T00:00:00Z">
        <w:r>
          <w:t xml:space="preserve">that Gaussian elimination adds to reduce</w:t>
        </w:r>
      </w:ins>
      <w:ins w:id="6810" w:author="PR Preview" w:date="2026-01-01T00:00:00Z">
        <w:r>
          <w:t xml:space="preserve"> </w:t>
        </w:r>
      </w:ins>
      <m:oMath>
        <m:r>
          <m:rPr>
            <m:sty m:val="bi"/>
          </m:rPr>
          <m:t>A</m:t>
        </m:r>
      </m:oMath>
      <w:ins w:id="6811" w:author="PR Preview" w:date="2026-01-01T00:00:00Z">
        <w:r>
          <w:t xml:space="preserve"> </w:t>
        </w:r>
      </w:ins>
      <w:ins w:id="6812" w:author="PR Preview" w:date="2026-01-01T00:00:00Z">
        <w:r>
          <w:t xml:space="preserve">to</w:t>
        </w:r>
      </w:ins>
      <w:ins w:id="6813" w:author="PR Preview" w:date="2026-01-01T00:00:00Z">
        <w:r>
          <w:t xml:space="preserve"> </w:t>
        </w:r>
      </w:ins>
      <m:oMath>
        <m:r>
          <m:rPr>
            <m:sty m:val="bi"/>
          </m:rPr>
          <m:t>U</m:t>
        </m:r>
      </m:oMath>
      <w:ins w:id="6814" w:author="PR Preview" w:date="2026-01-01T00:00:00Z">
        <w:r>
          <w:t xml:space="preserve">.</w:t>
        </w:r>
      </w:ins>
    </w:p>
    <w:bookmarkEnd w:id="551"/>
    <w:bookmarkStart w:id="552" w:name="exm-not-lu"/>
    <w:p>
      <w:pPr>
        <w:pStyle w:val="BodyText"/>
      </w:pPr>
      <w:ins w:id="6815" w:author="PR Preview" w:date="2026-01-01T00:00:00Z">
        <w:r>
          <w:rPr>
            <w:b/>
            <w:bCs/>
          </w:rPr>
          <w:t xml:space="preserve">Example 178 (An invertible matrix with no LU factorization)</w:t>
        </w:r>
      </w:ins>
      <w:ins w:id="681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6817" w:author="PR Preview" w:date="2026-01-01T00:00:00Z">
        <w:r>
          <w:t xml:space="preserve"> </w:t>
        </w:r>
      </w:ins>
      <w:ins w:id="6818" w:author="PR Preview" w:date="2026-01-01T00:00:00Z">
        <w:r>
          <w:t xml:space="preserve">is invertible:</w:t>
        </w:r>
      </w:ins>
      <w:ins w:id="6819" w:author="PR Preview" w:date="2026-01-01T00:00:00Z">
        <w:r>
          <w:t xml:space="preserve"> </w:t>
        </w:r>
      </w:ins>
      <m:oMath>
        <m:sSup>
          <m:e>
            <m:r>
              <m:rPr>
                <m:sty m:val="bi"/>
              </m:rPr>
              <m:t>P</m:t>
            </m:r>
          </m:e>
          <m:sup>
            <m:r>
              <m:t>2</m:t>
            </m:r>
          </m:sup>
        </m:sSup>
        <m:r>
          <m:rPr>
            <m:sty m:val="p"/>
          </m:rPr>
          <m:t>=</m:t>
        </m:r>
        <m:sSub>
          <m:e>
            <m:r>
              <m:rPr>
                <m:sty m:val="bi"/>
              </m:rPr>
              <m:t>I</m:t>
            </m:r>
          </m:e>
          <m:sub>
            <m:r>
              <m:t>2</m:t>
            </m:r>
          </m:sub>
        </m:sSub>
      </m:oMath>
      <w:ins w:id="6820" w:author="PR Preview" w:date="2026-01-01T00:00:00Z">
        <w:r>
          <w:t xml:space="preserve">, so</w:t>
        </w:r>
      </w:ins>
      <w:ins w:id="6821" w:author="PR Preview" w:date="2026-01-01T00:00:00Z">
        <w:r>
          <w:t xml:space="preserve"> </w:t>
        </w:r>
      </w:ins>
      <m:oMath>
        <m:sSup>
          <m:e>
            <m:r>
              <m:rPr>
                <m:sty m:val="bi"/>
              </m:rPr>
              <m:t>P</m:t>
            </m:r>
          </m:e>
          <m:sup>
            <m:r>
              <m:rPr>
                <m:sty m:val="p"/>
              </m:rPr>
              <m:t>−</m:t>
            </m:r>
            <m:r>
              <m:t>1</m:t>
            </m:r>
          </m:sup>
        </m:sSup>
        <m:r>
          <m:rPr>
            <m:sty m:val="p"/>
          </m:rPr>
          <m:t>=</m:t>
        </m:r>
        <m:r>
          <m:rPr>
            <m:sty m:val="bi"/>
          </m:rPr>
          <m:t>P</m:t>
        </m:r>
      </m:oMath>
      <w:ins w:id="6822" w:author="PR Preview" w:date="2026-01-01T00:00:00Z">
        <w:r>
          <w:t xml:space="preserve"> </w:t>
        </w:r>
      </w:ins>
      <w:ins w:id="6823" w:author="PR Preview" w:date="2026-01-01T00:00:00Z">
        <w:r>
          <w:t xml:space="preserve">(5);</w:t>
        </w:r>
      </w:ins>
      <w:ins w:id="6824" w:author="PR Preview" w:date="2026-01-01T00:00:00Z">
        <w:r>
          <w:t xml:space="preserve"> </w:t>
        </w:r>
      </w:ins>
      <w:ins w:id="6825" w:author="PR Preview" w:date="2026-01-01T00:00:00Z">
        <w:r>
          <w:t xml:space="preserve">but it has no LU factorization.</w:t>
        </w:r>
      </w:ins>
      <w:ins w:id="6826" w:author="PR Preview" w:date="2026-01-01T00:00:00Z">
        <w:r>
          <w:t xml:space="preserve"> </w:t>
        </w:r>
      </w:ins>
      <w:ins w:id="6827" w:author="PR Preview" w:date="2026-01-01T00:00:00Z">
        <w:r>
          <w:t xml:space="preserve">If</w:t>
        </w:r>
      </w:ins>
      <w:ins w:id="6828" w:author="PR Preview" w:date="2026-01-01T00:00:00Z">
        <w:r>
          <w:t xml:space="preserve"> </w:t>
        </w:r>
      </w:ins>
      <m:oMath>
        <m:r>
          <m:rPr>
            <m:sty m:val="bi"/>
          </m:rPr>
          <m:t>P</m:t>
        </m:r>
        <m:r>
          <m:rPr>
            <m:sty m:val="p"/>
          </m:rPr>
          <m:t>=</m:t>
        </m:r>
        <m:r>
          <m:rPr>
            <m:sty m:val="bi"/>
          </m:rPr>
          <m:t>L</m:t>
        </m:r>
        <m:r>
          <m:rPr>
            <m:sty m:val="bi"/>
          </m:rPr>
          <m:t>U</m:t>
        </m:r>
      </m:oMath>
      <w:ins w:id="6829" w:author="PR Preview" w:date="2026-01-01T00:00:00Z">
        <w:r>
          <w:t xml:space="preserve">, the</w:t>
        </w:r>
      </w:ins>
      <w:ins w:id="6830" w:author="PR Preview" w:date="2026-01-01T00:00:00Z">
        <w:r>
          <w:t xml:space="preserve"> </w:t>
        </w:r>
      </w:ins>
      <m:oMath>
        <m:r>
          <m:rPr>
            <m:sty m:val="p"/>
          </m:rPr>
          <m:t>(</m:t>
        </m:r>
        <m:r>
          <m:t>1</m:t>
        </m:r>
        <m:r>
          <m:rPr>
            <m:sty m:val="p"/>
          </m:rPr>
          <m:t>,</m:t>
        </m:r>
        <m:r>
          <m:t>1</m:t>
        </m:r>
        <m:r>
          <m:rPr>
            <m:sty m:val="p"/>
          </m:rPr>
          <m:t>)</m:t>
        </m:r>
      </m:oMath>
      <w:ins w:id="6831" w:author="PR Preview" w:date="2026-01-01T00:00:00Z">
        <w:r>
          <w:t xml:space="preserve"> </w:t>
        </w:r>
      </w:ins>
      <w:ins w:id="6832" w:author="PR Preview" w:date="2026-01-01T00:00:00Z">
        <w:r>
          <w:t xml:space="preserve">entry gives</w:t>
        </w:r>
      </w:ins>
      <w:ins w:id="6833" w:author="PR Preview" w:date="2026-01-01T00:00:00Z">
        <w:r>
          <w:t xml:space="preserve"> </w:t>
        </w:r>
      </w:ins>
      <m:oMath>
        <m:r>
          <m:t>0</m:t>
        </m:r>
        <m:r>
          <m:rPr>
            <m:sty m:val="p"/>
          </m:rPr>
          <m:t>=</m:t>
        </m:r>
        <m:r>
          <m:t>1</m:t>
        </m:r>
        <m:r>
          <m:rPr>
            <m:sty m:val="p"/>
          </m:rPr>
          <m:t>⋅</m:t>
        </m:r>
        <m:sSub>
          <m:e>
            <m:r>
              <m:t>u</m:t>
            </m:r>
          </m:e>
          <m:sub>
            <m:r>
              <m:t>11</m:t>
            </m:r>
          </m:sub>
        </m:sSub>
      </m:oMath>
      <w:ins w:id="6834" w:author="PR Preview" w:date="2026-01-01T00:00:00Z">
        <w:r>
          <w:t xml:space="preserve">, so</w:t>
        </w:r>
      </w:ins>
      <w:ins w:id="6835" w:author="PR Preview" w:date="2026-01-01T00:00:00Z">
        <w:r>
          <w:t xml:space="preserve"> </w:t>
        </w:r>
      </w:ins>
      <m:oMath>
        <m:sSub>
          <m:e>
            <m:r>
              <m:t>u</m:t>
            </m:r>
          </m:e>
          <m:sub>
            <m:r>
              <m:t>11</m:t>
            </m:r>
          </m:sub>
        </m:sSub>
        <m:r>
          <m:rPr>
            <m:sty m:val="p"/>
          </m:rPr>
          <m:t>=</m:t>
        </m:r>
        <m:r>
          <m:t>0</m:t>
        </m:r>
      </m:oMath>
      <w:ins w:id="6836" w:author="PR Preview" w:date="2026-01-01T00:00:00Z">
        <w:r>
          <w:t xml:space="preserve">,</w:t>
        </w:r>
      </w:ins>
      <w:ins w:id="6837" w:author="PR Preview" w:date="2026-01-01T00:00:00Z">
        <w:r>
          <w:t xml:space="preserve"> </w:t>
        </w:r>
      </w:ins>
      <w:ins w:id="6838" w:author="PR Preview" w:date="2026-01-01T00:00:00Z">
        <w:r>
          <w:t xml:space="preserve">and then the</w:t>
        </w:r>
      </w:ins>
      <w:ins w:id="6839" w:author="PR Preview" w:date="2026-01-01T00:00:00Z">
        <w:r>
          <w:t xml:space="preserve"> </w:t>
        </w:r>
      </w:ins>
      <m:oMath>
        <m:r>
          <m:rPr>
            <m:sty m:val="p"/>
          </m:rPr>
          <m:t>(</m:t>
        </m:r>
        <m:r>
          <m:t>2</m:t>
        </m:r>
        <m:r>
          <m:rPr>
            <m:sty m:val="p"/>
          </m:rPr>
          <m:t>,</m:t>
        </m:r>
        <m:r>
          <m:t>1</m:t>
        </m:r>
        <m:r>
          <m:rPr>
            <m:sty m:val="p"/>
          </m:rPr>
          <m:t>)</m:t>
        </m:r>
      </m:oMath>
      <w:ins w:id="6840" w:author="PR Preview" w:date="2026-01-01T00:00:00Z">
        <w:r>
          <w:t xml:space="preserve"> </w:t>
        </w:r>
      </w:ins>
      <w:ins w:id="6841"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ins w:id="6842" w:author="PR Preview" w:date="2026-01-01T00:00:00Z">
        <w:r>
          <w:t xml:space="preserve">which is impossible.</w:t>
        </w:r>
      </w:ins>
      <w:ins w:id="6843" w:author="PR Preview" w:date="2026-01-01T00:00:00Z">
        <w:r>
          <w:t xml:space="preserve"> </w:t>
        </w:r>
      </w:ins>
      <w:ins w:id="6844" w:author="PR Preview" w:date="2026-01-01T00:00:00Z">
        <w:r>
          <w:t xml:space="preserve">Swapping the two rows first removes the obstacle:</w:t>
        </w:r>
      </w:ins>
      <w:ins w:id="6845" w:author="PR Preview" w:date="2026-01-01T00:00:00Z">
        <w:r>
          <w:t xml:space="preserve"> </w:t>
        </w:r>
      </w:ins>
      <w:ins w:id="6846" w:author="PR Preview" w:date="2026-01-01T00:00:00Z">
        <w:r>
          <w:t xml:space="preserve">the swapped matrix is</w:t>
        </w:r>
      </w:ins>
      <w:ins w:id="6847" w:author="PR Preview" w:date="2026-01-01T00:00:00Z">
        <w:r>
          <w:t xml:space="preserve"> </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ins w:id="6848" w:author="PR Preview" w:date="2026-01-01T00:00:00Z">
        <w:r>
          <w:t xml:space="preserve">.</w:t>
        </w:r>
      </w:ins>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del w:id="6849" w:author="PR Preview" w:date="2026-01-01T00:00:00Z">
        <w:r>
          <w:rPr>
            <w:i/>
            <w:iCs/>
          </w:rPr>
          <w:delText xml:space="preserve">Proof</w:delText>
        </w:r>
      </w:del>
      <w:del w:id="6850" w:author="PR Preview" w:date="2026-01-01T00:00:00Z">
        <w:r>
          <w:delText xml:space="preserve">. </w:delText>
        </w:r>
      </w:del>
      <m:oMath>
        <m:r>
          <m:rPr>
            <m:sty m:val="bi"/>
          </m:rPr>
          <m:t>L</m:t>
        </m:r>
      </m:oMath>
      <w:del w:id="6851" w:author="PR Preview" w:date="2026-01-01T00:00:00Z">
        <w:r>
          <w:delText xml:space="preserve"> </w:delText>
        </w:r>
      </w:del>
      <w:del w:id="6852" w:author="PR Preview" w:date="2026-01-01T00:00:00Z">
        <w:r>
          <w:delText xml:space="preserve">has diagonal entries</w:delText>
        </w:r>
      </w:del>
      <w:del w:id="6853" w:author="PR Preview" w:date="2026-01-01T00:00:00Z">
        <w:r>
          <w:delText xml:space="preserve"> </w:delText>
        </w:r>
      </w:del>
      <m:oMath>
        <m:r>
          <m:t>1</m:t>
        </m:r>
      </m:oMath>
      <w:del w:id="6854" w:author="PR Preview" w:date="2026-01-01T00:00:00Z">
        <w:r>
          <w:delText xml:space="preserve"> </w:delText>
        </w:r>
      </w:del>
      <w:del w:id="6855" w:author="PR Preview" w:date="2026-01-01T00:00:00Z">
        <w:r>
          <w:delText xml:space="preserve">and</w:delText>
        </w:r>
      </w:del>
      <w:del w:id="6856" w:author="PR Preview" w:date="2026-01-01T00:00:00Z">
        <w:r>
          <w:delText xml:space="preserve"> </w:delText>
        </w:r>
      </w:del>
      <m:oMath>
        <m:r>
          <m:rPr>
            <m:sty m:val="bi"/>
          </m:rPr>
          <m:t>U</m:t>
        </m:r>
      </m:oMath>
      <w:del w:id="6857" w:author="PR Preview" w:date="2026-01-01T00:00:00Z">
        <w:r>
          <w:delText xml:space="preserve"> </w:delText>
        </w:r>
      </w:del>
      <w:del w:id="6858" w:author="PR Preview" w:date="2026-01-01T00:00:00Z">
        <w:r>
          <w:delText xml:space="preserve">has nonzero ones,</w:delText>
        </w:r>
      </w:del>
      <w:del w:id="6859" w:author="PR Preview" w:date="2026-01-01T00:00:00Z">
        <w:r>
          <w:delText xml:space="preserve"> </w:delText>
        </w:r>
      </w:del>
      <w:del w:id="6860" w:author="PR Preview" w:date="2026-01-01T00:00:00Z">
        <w:r>
          <w:delText xml:space="preserve">so each of the two triangular systems has exactly one solution (</w:delText>
        </w:r>
      </w:del>
      <w:hyperlink w:anchor="thm-back-substitution">
        <w:del w:id="6861" w:author="PR Preview" w:date="2026-01-01T00:00:00Z">
          <w:r>
            <w:rPr>
              <w:rStyle w:val="Hyperlink"/>
            </w:rPr>
            <w:delText xml:space="preserve">Theorem 93</w:delText>
          </w:r>
        </w:del>
      </w:hyperlink>
      <w:del w:id="6862" w:author="PR Preview" w:date="2026-01-01T00:00:00Z">
        <w:r>
          <w:delText xml:space="preserve">).</w:delText>
        </w:r>
      </w:del>
      <w:del w:id="6863" w:author="PR Preview" w:date="2026-01-01T00:00:00Z">
        <w:r>
          <w:delText xml:space="preserve"> </w:delText>
        </w:r>
      </w:del>
      <w:del w:id="6864" w:author="PR Preview" w:date="2026-01-01T00:00:00Z">
        <w:r>
          <w:delText xml:space="preserve">If</w:delText>
        </w:r>
      </w:del>
      <w:del w:id="6865" w:author="PR Preview" w:date="2026-01-01T00:00:00Z">
        <w:r>
          <w:delText xml:space="preserve"> </w:delText>
        </w:r>
      </w:del>
      <m:oMath>
        <m:acc>
          <m:accPr>
            <m:chr m:val="̃"/>
          </m:accPr>
          <m:e>
            <m:r>
              <m:t>y</m:t>
            </m:r>
          </m:e>
        </m:acc>
      </m:oMath>
      <w:del w:id="6866" w:author="PR Preview" w:date="2026-01-01T00:00:00Z">
        <w:r>
          <w:delText xml:space="preserve"> </w:delText>
        </w:r>
      </w:del>
      <w:del w:id="6867" w:author="PR Preview" w:date="2026-01-01T00:00:00Z">
        <w:r>
          <w:delText xml:space="preserve">and</w:delText>
        </w:r>
      </w:del>
      <w:del w:id="6868" w:author="PR Preview" w:date="2026-01-01T00:00:00Z">
        <w:r>
          <w:delText xml:space="preserve"> </w:delText>
        </w:r>
      </w:del>
      <m:oMath>
        <m:acc>
          <m:accPr>
            <m:chr m:val="̃"/>
          </m:accPr>
          <m:e>
            <m:r>
              <m:t>x</m:t>
            </m:r>
          </m:e>
        </m:acc>
      </m:oMath>
      <w:del w:id="6869" w:author="PR Preview" w:date="2026-01-01T00:00:00Z">
        <w:r>
          <w:delText xml:space="preserve"> </w:delText>
        </w:r>
      </w:del>
      <w:del w:id="6870" w:author="PR Preview" w:date="2026-01-01T00:00:00Z">
        <w:r>
          <w:delText xml:space="preserve">are those solutions, then</w:delText>
        </w:r>
      </w:del>
      <w:del w:id="6871" w:author="PR Preview" w:date="2026-01-01T00:00:00Z">
        <w:r>
          <w:delText xml:space="preserve"> </w:delText>
        </w:r>
      </w:del>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del w:id="6872" w:author="PR Preview" w:date="2026-01-01T00:00:00Z">
        <w:r>
          <w:delText xml:space="preserve"> </w:delText>
        </w:r>
      </w:del>
      <w:del w:id="6873" w:author="PR Preview" w:date="2026-01-01T00:00:00Z">
        <w:r>
          <w:delText xml:space="preserve">(</w:delText>
        </w:r>
      </w:del>
      <w:hyperlink w:anchor="thm-matmul-assoc">
        <w:del w:id="6874" w:author="PR Preview" w:date="2026-01-01T00:00:00Z">
          <w:r>
            <w:rPr>
              <w:rStyle w:val="Hyperlink"/>
            </w:rPr>
            <w:delText xml:space="preserve">Theorem 8</w:delText>
          </w:r>
        </w:del>
      </w:hyperlink>
      <w:del w:id="6875" w:author="PR Preview" w:date="2026-01-01T00:00:00Z">
        <w:r>
          <w:delText xml:space="preserve">),</w:delText>
        </w:r>
      </w:del>
      <w:del w:id="6876" w:author="PR Preview" w:date="2026-01-01T00:00:00Z">
        <w:r>
          <w:delText xml:space="preserve"> </w:delText>
        </w:r>
      </w:del>
      <w:del w:id="6877" w:author="PR Preview" w:date="2026-01-01T00:00:00Z">
        <w:r>
          <w:delText xml:space="preserve">so</w:delText>
        </w:r>
      </w:del>
      <w:del w:id="6878" w:author="PR Preview" w:date="2026-01-01T00:00:00Z">
        <w:r>
          <w:delText xml:space="preserve"> </w:delText>
        </w:r>
      </w:del>
      <m:oMath>
        <m:acc>
          <m:accPr>
            <m:chr m:val="̃"/>
          </m:accPr>
          <m:e>
            <m:r>
              <m:t>x</m:t>
            </m:r>
          </m:e>
        </m:acc>
      </m:oMath>
      <w:del w:id="6879" w:author="PR Preview" w:date="2026-01-01T00:00:00Z">
        <w:r>
          <w:delText xml:space="preserve"> </w:delText>
        </w:r>
      </w:del>
      <w:del w:id="6880" w:author="PR Preview" w:date="2026-01-01T00:00:00Z">
        <w:r>
          <w:delText xml:space="preserve">is a solution.</w:delText>
        </w:r>
      </w:del>
      <w:del w:id="6881" w:author="PR Preview" w:date="2026-01-01T00:00:00Z">
        <w:r>
          <w:delText xml:space="preserve"> </w:delText>
        </w:r>
      </w:del>
      <w:del w:id="6882" w:author="PR Preview" w:date="2026-01-01T00:00:00Z">
        <w:r>
          <w:delText xml:space="preserve">Conversely, if</w:delText>
        </w:r>
      </w:del>
      <w:del w:id="6883" w:author="PR Preview" w:date="2026-01-01T00:00:00Z">
        <w:r>
          <w:delText xml:space="preserve"> </w:delText>
        </w:r>
      </w:del>
      <m:oMath>
        <m:r>
          <m:rPr>
            <m:sty m:val="bi"/>
          </m:rPr>
          <m:t>A</m:t>
        </m:r>
        <m:acc>
          <m:accPr>
            <m:chr m:val="̃"/>
          </m:accPr>
          <m:e>
            <m:r>
              <m:t>x</m:t>
            </m:r>
          </m:e>
        </m:acc>
        <m:r>
          <m:rPr>
            <m:sty m:val="p"/>
          </m:rPr>
          <m:t>=</m:t>
        </m:r>
        <m:acc>
          <m:accPr>
            <m:chr m:val="̃"/>
          </m:accPr>
          <m:e>
            <m:r>
              <m:t>b</m:t>
            </m:r>
          </m:e>
        </m:acc>
      </m:oMath>
      <w:del w:id="6884" w:author="PR Preview" w:date="2026-01-01T00:00:00Z">
        <w:r>
          <w:delText xml:space="preserve">, then</w:delText>
        </w:r>
      </w:del>
      <w:del w:id="6885" w:author="PR Preview" w:date="2026-01-01T00:00:00Z">
        <w:r>
          <w:delText xml:space="preserve"> </w:delText>
        </w:r>
      </w:del>
      <m:oMath>
        <m:acc>
          <m:accPr>
            <m:chr m:val="̃"/>
          </m:accPr>
          <m:e>
            <m:r>
              <m:t>y</m:t>
            </m:r>
          </m:e>
        </m:acc>
        <m:limUpp>
          <m:e>
            <m:r>
              <m:rPr>
                <m:sty m:val="p"/>
              </m:rPr>
              <m:t>=</m:t>
            </m:r>
          </m:e>
          <m:lim>
            <m:r>
              <m:rPr>
                <m:nor/>
                <m:sty m:val="p"/>
              </m:rPr>
              <m:t>def</m:t>
            </m:r>
          </m:lim>
        </m:limUpp>
        <m:r>
          <m:rPr>
            <m:sty m:val="bi"/>
          </m:rPr>
          <m:t>U</m:t>
        </m:r>
        <m:acc>
          <m:accPr>
            <m:chr m:val="̃"/>
          </m:accPr>
          <m:e>
            <m:r>
              <m:t>x</m:t>
            </m:r>
          </m:e>
        </m:acc>
      </m:oMath>
      <w:del w:id="6886" w:author="PR Preview" w:date="2026-01-01T00:00:00Z">
        <w:r>
          <w:delText xml:space="preserve"> </w:delText>
        </w:r>
      </w:del>
      <w:del w:id="6887" w:author="PR Preview" w:date="2026-01-01T00:00:00Z">
        <w:r>
          <w:delText xml:space="preserve">satisfies</w:delText>
        </w:r>
      </w:del>
      <w:del w:id="6888" w:author="PR Preview" w:date="2026-01-01T00:00:00Z">
        <w:r>
          <w:delText xml:space="preserve"> </w:delText>
        </w:r>
      </w:del>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del w:id="6889" w:author="PR Preview" w:date="2026-01-01T00:00:00Z">
        <w:r>
          <w:delText xml:space="preserve"> </w:delText>
        </w:r>
      </w:del>
      <w:del w:id="6890" w:author="PR Preview" w:date="2026-01-01T00:00:00Z">
        <w:r>
          <w:delText xml:space="preserve">(</w:delText>
        </w:r>
      </w:del>
      <w:hyperlink w:anchor="thm-matmul-assoc">
        <w:del w:id="6891" w:author="PR Preview" w:date="2026-01-01T00:00:00Z">
          <w:r>
            <w:rPr>
              <w:rStyle w:val="Hyperlink"/>
            </w:rPr>
            <w:delText xml:space="preserve">Theorem 8</w:delText>
          </w:r>
        </w:del>
      </w:hyperlink>
      <w:del w:id="6892" w:author="PR Preview" w:date="2026-01-01T00:00:00Z">
        <w:r>
          <w:delText xml:space="preserve">),</w:delText>
        </w:r>
      </w:del>
      <w:del w:id="6893" w:author="PR Preview" w:date="2026-01-01T00:00:00Z">
        <w:r>
          <w:delText xml:space="preserve"> </w:delText>
        </w:r>
      </w:del>
      <w:del w:id="6894" w:author="PR Preview" w:date="2026-01-01T00:00:00Z">
        <w:r>
          <w:delText xml:space="preserve">so</w:delText>
        </w:r>
      </w:del>
      <w:del w:id="6895" w:author="PR Preview" w:date="2026-01-01T00:00:00Z">
        <w:r>
          <w:delText xml:space="preserve"> </w:delText>
        </w:r>
      </w:del>
      <m:oMath>
        <m:acc>
          <m:accPr>
            <m:chr m:val="̃"/>
          </m:accPr>
          <m:e>
            <m:r>
              <m:t>y</m:t>
            </m:r>
          </m:e>
        </m:acc>
      </m:oMath>
      <w:del w:id="6896" w:author="PR Preview" w:date="2026-01-01T00:00:00Z">
        <w:r>
          <w:delText xml:space="preserve"> </w:delText>
        </w:r>
      </w:del>
      <w:del w:id="6897" w:author="PR Preview" w:date="2026-01-01T00:00:00Z">
        <w:r>
          <w:delText xml:space="preserve">is the unique solution of that system,</w:delText>
        </w:r>
      </w:del>
      <w:del w:id="6898" w:author="PR Preview" w:date="2026-01-01T00:00:00Z">
        <w:r>
          <w:delText xml:space="preserve"> </w:delText>
        </w:r>
      </w:del>
      <w:del w:id="6899" w:author="PR Preview" w:date="2026-01-01T00:00:00Z">
        <w:r>
          <w:delText xml:space="preserve">and</w:delText>
        </w:r>
      </w:del>
      <w:del w:id="6900" w:author="PR Preview" w:date="2026-01-01T00:00:00Z">
        <w:r>
          <w:delText xml:space="preserve"> </w:delText>
        </w:r>
      </w:del>
      <m:oMath>
        <m:acc>
          <m:accPr>
            <m:chr m:val="̃"/>
          </m:accPr>
          <m:e>
            <m:r>
              <m:t>x</m:t>
            </m:r>
          </m:e>
        </m:acc>
      </m:oMath>
      <w:del w:id="6901" w:author="PR Preview" w:date="2026-01-01T00:00:00Z">
        <w:r>
          <w:delText xml:space="preserve"> </w:delText>
        </w:r>
      </w:del>
      <w:del w:id="6902" w:author="PR Preview" w:date="2026-01-01T00:00:00Z">
        <w:r>
          <w:delText xml:space="preserve">is then the unique solution of</w:delText>
        </w:r>
      </w:del>
      <w:del w:id="6903" w:author="PR Preview" w:date="2026-01-01T00:00:00Z">
        <w:r>
          <w:delText xml:space="preserve"> </w:delText>
        </w:r>
      </w:del>
      <m:oMath>
        <m:r>
          <m:rPr>
            <m:sty m:val="bi"/>
          </m:rPr>
          <m:t>U</m:t>
        </m:r>
        <m:acc>
          <m:accPr>
            <m:chr m:val="̃"/>
          </m:accPr>
          <m:e>
            <m:r>
              <m:t>x</m:t>
            </m:r>
          </m:e>
        </m:acc>
        <m:r>
          <m:rPr>
            <m:sty m:val="p"/>
          </m:rPr>
          <m:t>=</m:t>
        </m:r>
        <m:acc>
          <m:accPr>
            <m:chr m:val="̃"/>
          </m:accPr>
          <m:e>
            <m:r>
              <m:t>y</m:t>
            </m:r>
          </m:e>
        </m:acc>
      </m:oMath>
      <w:del w:id="6904" w:author="PR Preview" w:date="2026-01-01T00:00:00Z">
        <w:r>
          <w:delText xml:space="preserve">.</w:delText>
        </w:r>
      </w:del>
    </w:p>
    <w:p>
      <w:pPr>
        <w:pStyle w:val="BodyText"/>
      </w:pPr>
      <w:del w:id="6905" w:author="PR Preview" w:date="2026-01-01T00:00:00Z">
        <w:r>
          <w:rPr>
            <w:b/>
            <w:bCs/>
          </w:rPr>
          <w:delText xml:space="preserve">Example 179 (Two triangular solves)</w:delText>
        </w:r>
      </w:del>
      <w:del w:id="6906" w:author="PR Preview" w:date="2026-01-01T00:00:00Z">
        <w:r>
          <w:delText xml:space="preserve"> </w:delText>
        </w:r>
      </w:del>
      <w:del w:id="6907" w:author="PR Preview" w:date="2026-01-01T00:00:00Z">
        <w:r>
          <w:delText xml:space="preserve">With</w:delText>
        </w:r>
      </w:del>
      <w:del w:id="6908" w:author="PR Preview" w:date="2026-01-01T00:00:00Z">
        <w:r>
          <w:delText xml:space="preserve"> </w:delText>
        </w:r>
      </w:del>
      <m:oMath>
        <m:r>
          <m:rPr>
            <m:sty m:val="bi"/>
          </m:rPr>
          <m:t>L</m:t>
        </m:r>
      </m:oMath>
      <w:del w:id="6909" w:author="PR Preview" w:date="2026-01-01T00:00:00Z">
        <w:r>
          <w:delText xml:space="preserve"> </w:delText>
        </w:r>
      </w:del>
      <w:del w:id="6910" w:author="PR Preview" w:date="2026-01-01T00:00:00Z">
        <w:r>
          <w:delText xml:space="preserve">and</w:delText>
        </w:r>
      </w:del>
      <w:del w:id="6911" w:author="PR Preview" w:date="2026-01-01T00:00:00Z">
        <w:r>
          <w:delText xml:space="preserve"> </w:delText>
        </w:r>
      </w:del>
      <m:oMath>
        <m:r>
          <m:rPr>
            <m:sty m:val="bi"/>
          </m:rPr>
          <m:t>U</m:t>
        </m:r>
      </m:oMath>
      <w:del w:id="6912" w:author="PR Preview" w:date="2026-01-01T00:00:00Z">
        <w:r>
          <w:delText xml:space="preserve"> </w:delText>
        </w:r>
      </w:del>
      <w:del w:id="6913" w:author="PR Preview" w:date="2026-01-01T00:00:00Z">
        <w:r>
          <w:delText xml:space="preserve">of</w:delText>
        </w:r>
      </w:del>
      <w:del w:id="6914" w:author="PR Preview" w:date="2026-01-01T00:00:00Z">
        <w:r>
          <w:delText xml:space="preserve"> </w:delText>
        </w:r>
      </w:del>
      <w:hyperlink w:anchor="exm-lu">
        <w:del w:id="6915" w:author="PR Preview" w:date="2026-01-01T00:00:00Z">
          <w:r>
            <w:rPr>
              <w:rStyle w:val="Hyperlink"/>
            </w:rPr>
            <w:delText xml:space="preserve">Example 177</w:delText>
          </w:r>
        </w:del>
      </w:hyperlink>
      <w:del w:id="6916" w:author="PR Preview" w:date="2026-01-01T00:00:00Z">
        <w:r>
          <w:delText xml:space="preserve">, solve</w:delText>
        </w:r>
      </w:del>
      <w:del w:id="6917" w:author="PR Preview" w:date="2026-01-01T00:00:00Z">
        <w:r>
          <w:delText xml:space="preserve"> </w:delText>
        </w:r>
      </w:del>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6918" w:author="PR Preview" w:date="2026-01-01T00:00:00Z">
        <w:r>
          <w:delText xml:space="preserve">.</w:delText>
        </w:r>
      </w:del>
      <w:del w:id="6919" w:author="PR Preview" w:date="2026-01-01T00:00:00Z">
        <w:r>
          <w:delText xml:space="preserve"> </w:delText>
        </w:r>
      </w:del>
      <w:del w:id="6920" w:author="PR Preview" w:date="2026-01-01T00:00:00Z">
        <w:r>
          <w:delText xml:space="preserve">Forward substitution on</w:delText>
        </w:r>
      </w:del>
      <w:del w:id="6921" w:author="PR Preview" w:date="2026-01-01T00:00:00Z">
        <w:r>
          <w:delText xml:space="preserve"> </w:delText>
        </w:r>
      </w:del>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6922" w:author="PR Preview" w:date="2026-01-01T00:00:00Z">
        <w:r>
          <w:delText xml:space="preserve"> </w:delText>
        </w:r>
      </w:del>
      <w:del w:id="6923" w:author="PR Preview" w:date="2026-01-01T00:00:00Z">
        <w:r>
          <w:delText xml:space="preserve">gives</w:delText>
        </w:r>
      </w:del>
      <w:del w:id="6924" w:author="PR Preview" w:date="2026-01-01T00:00:00Z">
        <w:r>
          <w:delText xml:space="preserve"> </w:delText>
        </w:r>
      </w:del>
      <m:oMath>
        <m:sSub>
          <m:e>
            <m:r>
              <m:t>y</m:t>
            </m:r>
          </m:e>
          <m:sub>
            <m:r>
              <m:t>1</m:t>
            </m:r>
          </m:sub>
        </m:sSub>
        <m:r>
          <m:rPr>
            <m:sty m:val="p"/>
          </m:rPr>
          <m:t>=</m:t>
        </m:r>
        <m:r>
          <m:t>8</m:t>
        </m:r>
      </m:oMath>
      <w:del w:id="6925" w:author="PR Preview" w:date="2026-01-01T00:00:00Z">
        <w:r>
          <w:delText xml:space="preserve">,</w:delText>
        </w:r>
      </w:del>
      <w:del w:id="6926" w:author="PR Preview" w:date="2026-01-01T00:00:00Z">
        <w:r>
          <w:delText xml:space="preserve"> </w:delText>
        </w:r>
      </w:del>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del w:id="6927" w:author="PR Preview" w:date="2026-01-01T00:00:00Z">
        <w:r>
          <w:delText xml:space="preserve">,</w:delText>
        </w:r>
      </w:del>
      <w:del w:id="6928" w:author="PR Preview" w:date="2026-01-01T00:00:00Z">
        <w:r>
          <w:delText xml:space="preserve"> </w:delText>
        </w:r>
      </w:del>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del w:id="6929" w:author="PR Preview" w:date="2026-01-01T00:00:00Z">
        <w:r>
          <w:delText xml:space="preserve">.</w:delText>
        </w:r>
      </w:del>
      <w:del w:id="6930" w:author="PR Preview" w:date="2026-01-01T00:00:00Z">
        <w:r>
          <w:delText xml:space="preserve"> </w:delText>
        </w:r>
      </w:del>
      <w:del w:id="6931" w:author="PR Preview" w:date="2026-01-01T00:00:00Z">
        <w:r>
          <w:delText xml:space="preserve">Back substitution on</w:delText>
        </w:r>
      </w:del>
      <w:del w:id="6932" w:author="PR Preview" w:date="2026-01-01T00:00:00Z">
        <w:r>
          <w:delText xml:space="preserve"> </w:delText>
        </w:r>
      </w:del>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del w:id="6933" w:author="PR Preview" w:date="2026-01-01T00:00:00Z">
        <w:r>
          <w:delText xml:space="preserve"> </w:delText>
        </w:r>
      </w:del>
      <w:del w:id="6934" w:author="PR Preview" w:date="2026-01-01T00:00:00Z">
        <w:r>
          <w:delText xml:space="preserve">is</w:delText>
        </w:r>
      </w:del>
      <w:del w:id="6935" w:author="PR Preview" w:date="2026-01-01T00:00:00Z">
        <w:r>
          <w:delText xml:space="preserve"> </w:delText>
        </w:r>
      </w:del>
      <w:hyperlink w:anchor="exm-back-substitution">
        <w:del w:id="6936" w:author="PR Preview" w:date="2026-01-01T00:00:00Z">
          <w:r>
            <w:rPr>
              <w:rStyle w:val="Hyperlink"/>
            </w:rPr>
            <w:delText xml:space="preserve">Example 171</w:delText>
          </w:r>
        </w:del>
      </w:hyperlink>
      <w:del w:id="6937" w:author="PR Preview" w:date="2026-01-01T00:00:00Z">
        <w:r>
          <w:delText xml:space="preserve">,</w:delText>
        </w:r>
      </w:del>
      <w:del w:id="6938" w:author="PR Preview" w:date="2026-01-01T00:00:00Z">
        <w:r>
          <w:delText xml:space="preserve"> </w:delText>
        </w:r>
      </w:del>
      <w:del w:id="6939" w:author="PR Preview" w:date="2026-01-01T00:00:00Z">
        <w:r>
          <w:delText xml:space="preserve">which gives</w:delText>
        </w:r>
      </w:del>
      <w:del w:id="6940" w:author="PR Preview" w:date="2026-01-01T00:00:00Z">
        <w:r>
          <w:delText xml:space="preserve"> </w:delText>
        </w:r>
      </w:del>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del w:id="6941" w:author="PR Preview" w:date="2026-01-01T00:00:00Z">
        <w:r>
          <w:delText xml:space="preserve">.</w:delText>
        </w:r>
      </w:del>
      <w:del w:id="6942" w:author="PR Preview" w:date="2026-01-01T00:00:00Z">
        <w:r>
          <w:delText xml:space="preserve"> </w:delText>
        </w:r>
      </w:del>
      <w:del w:id="6943" w:author="PR Preview" w:date="2026-01-01T00:00:00Z">
        <w:r>
          <w:delText xml:space="preserve">As a check,</w:delText>
        </w:r>
      </w:del>
      <w:del w:id="6944" w:author="PR Preview" w:date="2026-01-01T00:00:00Z">
        <w:r>
          <w:delText xml:space="preserve"> </w:delText>
        </w:r>
      </w:del>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del w:id="6945" w:author="PR Preview" w:date="2026-01-01T00:00:00Z">
        <w:r>
          <w:delText xml:space="preserve">.</w:delText>
        </w:r>
      </w:del>
    </w:p>
    <w:p>
      <w:pPr>
        <w:pStyle w:val="BodyText"/>
      </w:pPr>
      <w:ins w:id="6946" w:author="PR Preview" w:date="2026-01-01T00:00:00Z">
        <w:r>
          <w:rPr>
            <w:i/>
            <w:iCs/>
          </w:rPr>
          <w:t xml:space="preserve">Proof</w:t>
        </w:r>
      </w:ins>
      <w:ins w:id="6947" w:author="PR Preview" w:date="2026-01-01T00:00:00Z">
        <w:r>
          <w:t xml:space="preserve">. </w:t>
        </w:r>
      </w:ins>
      <m:oMath>
        <m:r>
          <m:rPr>
            <m:sty m:val="bi"/>
          </m:rPr>
          <m:t>L</m:t>
        </m:r>
      </m:oMath>
      <w:ins w:id="6948" w:author="PR Preview" w:date="2026-01-01T00:00:00Z">
        <w:r>
          <w:t xml:space="preserve"> </w:t>
        </w:r>
      </w:ins>
      <w:ins w:id="6949" w:author="PR Preview" w:date="2026-01-01T00:00:00Z">
        <w:r>
          <w:t xml:space="preserve">has diagonal entries</w:t>
        </w:r>
      </w:ins>
      <w:ins w:id="6950" w:author="PR Preview" w:date="2026-01-01T00:00:00Z">
        <w:r>
          <w:t xml:space="preserve"> </w:t>
        </w:r>
      </w:ins>
      <m:oMath>
        <m:r>
          <m:t>1</m:t>
        </m:r>
      </m:oMath>
      <w:ins w:id="6951" w:author="PR Preview" w:date="2026-01-01T00:00:00Z">
        <w:r>
          <w:t xml:space="preserve"> </w:t>
        </w:r>
      </w:ins>
      <w:ins w:id="6952" w:author="PR Preview" w:date="2026-01-01T00:00:00Z">
        <w:r>
          <w:t xml:space="preserve">and</w:t>
        </w:r>
      </w:ins>
      <w:ins w:id="6953" w:author="PR Preview" w:date="2026-01-01T00:00:00Z">
        <w:r>
          <w:t xml:space="preserve"> </w:t>
        </w:r>
      </w:ins>
      <m:oMath>
        <m:r>
          <m:rPr>
            <m:sty m:val="bi"/>
          </m:rPr>
          <m:t>U</m:t>
        </m:r>
      </m:oMath>
      <w:ins w:id="6954" w:author="PR Preview" w:date="2026-01-01T00:00:00Z">
        <w:r>
          <w:t xml:space="preserve"> </w:t>
        </w:r>
      </w:ins>
      <w:ins w:id="6955" w:author="PR Preview" w:date="2026-01-01T00:00:00Z">
        <w:r>
          <w:t xml:space="preserve">has nonzero ones,</w:t>
        </w:r>
      </w:ins>
      <w:ins w:id="6956" w:author="PR Preview" w:date="2026-01-01T00:00:00Z">
        <w:r>
          <w:t xml:space="preserve"> </w:t>
        </w:r>
      </w:ins>
      <w:ins w:id="6957" w:author="PR Preview" w:date="2026-01-01T00:00:00Z">
        <w:r>
          <w:t xml:space="preserve">so each of the two triangular systems has exactly one solution (</w:t>
        </w:r>
      </w:ins>
      <w:hyperlink w:anchor="thm-back-substitution">
        <w:ins w:id="6958" w:author="PR Preview" w:date="2026-01-01T00:00:00Z">
          <w:r>
            <w:rPr>
              <w:rStyle w:val="Hyperlink"/>
            </w:rPr>
            <w:t xml:space="preserve">Theorem 93</w:t>
          </w:r>
        </w:ins>
      </w:hyperlink>
      <w:ins w:id="6959" w:author="PR Preview" w:date="2026-01-01T00:00:00Z">
        <w:r>
          <w:t xml:space="preserve">).</w:t>
        </w:r>
      </w:ins>
      <w:ins w:id="6960" w:author="PR Preview" w:date="2026-01-01T00:00:00Z">
        <w:r>
          <w:t xml:space="preserve"> </w:t>
        </w:r>
      </w:ins>
      <w:ins w:id="6961" w:author="PR Preview" w:date="2026-01-01T00:00:00Z">
        <w:r>
          <w:t xml:space="preserve">If</w:t>
        </w:r>
      </w:ins>
      <w:ins w:id="6962" w:author="PR Preview" w:date="2026-01-01T00:00:00Z">
        <w:r>
          <w:t xml:space="preserve"> </w:t>
        </w:r>
      </w:ins>
      <m:oMath>
        <m:acc>
          <m:accPr>
            <m:chr m:val="̃"/>
          </m:accPr>
          <m:e>
            <m:r>
              <m:t>y</m:t>
            </m:r>
          </m:e>
        </m:acc>
      </m:oMath>
      <w:ins w:id="6963" w:author="PR Preview" w:date="2026-01-01T00:00:00Z">
        <w:r>
          <w:t xml:space="preserve"> </w:t>
        </w:r>
      </w:ins>
      <w:ins w:id="6964" w:author="PR Preview" w:date="2026-01-01T00:00:00Z">
        <w:r>
          <w:t xml:space="preserve">and</w:t>
        </w:r>
      </w:ins>
      <w:ins w:id="6965" w:author="PR Preview" w:date="2026-01-01T00:00:00Z">
        <w:r>
          <w:t xml:space="preserve"> </w:t>
        </w:r>
      </w:ins>
      <m:oMath>
        <m:acc>
          <m:accPr>
            <m:chr m:val="̃"/>
          </m:accPr>
          <m:e>
            <m:r>
              <m:t>x</m:t>
            </m:r>
          </m:e>
        </m:acc>
      </m:oMath>
      <w:ins w:id="6966" w:author="PR Preview" w:date="2026-01-01T00:00:00Z">
        <w:r>
          <w:t xml:space="preserve"> </w:t>
        </w:r>
      </w:ins>
      <w:ins w:id="6967" w:author="PR Preview" w:date="2026-01-01T00:00:00Z">
        <w:r>
          <w:t xml:space="preserve">are those solutions, then</w:t>
        </w:r>
      </w:ins>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ins w:id="6968" w:author="PR Preview" w:date="2026-01-01T00:00:00Z">
        <w:r>
          <w:t xml:space="preserve">(</w:t>
        </w:r>
      </w:ins>
      <w:hyperlink w:anchor="thm-matmul-assoc">
        <w:ins w:id="6969" w:author="PR Preview" w:date="2026-01-01T00:00:00Z">
          <w:r>
            <w:rPr>
              <w:rStyle w:val="Hyperlink"/>
            </w:rPr>
            <w:t xml:space="preserve">Theorem 8</w:t>
          </w:r>
        </w:ins>
      </w:hyperlink>
      <w:ins w:id="6970" w:author="PR Preview" w:date="2026-01-01T00:00:00Z">
        <w:r>
          <w:t xml:space="preserve">),</w:t>
        </w:r>
      </w:ins>
      <w:ins w:id="6971" w:author="PR Preview" w:date="2026-01-01T00:00:00Z">
        <w:r>
          <w:t xml:space="preserve"> </w:t>
        </w:r>
      </w:ins>
      <w:ins w:id="6972" w:author="PR Preview" w:date="2026-01-01T00:00:00Z">
        <w:r>
          <w:t xml:space="preserve">so</w:t>
        </w:r>
      </w:ins>
      <w:ins w:id="6973" w:author="PR Preview" w:date="2026-01-01T00:00:00Z">
        <w:r>
          <w:t xml:space="preserve"> </w:t>
        </w:r>
      </w:ins>
      <m:oMath>
        <m:acc>
          <m:accPr>
            <m:chr m:val="̃"/>
          </m:accPr>
          <m:e>
            <m:r>
              <m:t>x</m:t>
            </m:r>
          </m:e>
        </m:acc>
      </m:oMath>
      <w:ins w:id="6974" w:author="PR Preview" w:date="2026-01-01T00:00:00Z">
        <w:r>
          <w:t xml:space="preserve"> </w:t>
        </w:r>
      </w:ins>
      <w:ins w:id="6975" w:author="PR Preview" w:date="2026-01-01T00:00:00Z">
        <w:r>
          <w:t xml:space="preserve">is a solution.</w:t>
        </w:r>
      </w:ins>
      <w:ins w:id="6976" w:author="PR Preview" w:date="2026-01-01T00:00:00Z">
        <w:r>
          <w:t xml:space="preserve"> </w:t>
        </w:r>
      </w:ins>
      <w:ins w:id="6977" w:author="PR Preview" w:date="2026-01-01T00:00:00Z">
        <w:r>
          <w:t xml:space="preserve">Conversely, if</w:t>
        </w:r>
      </w:ins>
      <w:ins w:id="6978" w:author="PR Preview" w:date="2026-01-01T00:00:00Z">
        <w:r>
          <w:t xml:space="preserve"> </w:t>
        </w:r>
      </w:ins>
      <m:oMath>
        <m:r>
          <m:rPr>
            <m:sty m:val="bi"/>
          </m:rPr>
          <m:t>A</m:t>
        </m:r>
        <m:acc>
          <m:accPr>
            <m:chr m:val="̃"/>
          </m:accPr>
          <m:e>
            <m:r>
              <m:t>x</m:t>
            </m:r>
          </m:e>
        </m:acc>
        <m:r>
          <m:rPr>
            <m:sty m:val="p"/>
          </m:rPr>
          <m:t>=</m:t>
        </m:r>
        <m:acc>
          <m:accPr>
            <m:chr m:val="̃"/>
          </m:accPr>
          <m:e>
            <m:r>
              <m:t>b</m:t>
            </m:r>
          </m:e>
        </m:acc>
      </m:oMath>
      <w:ins w:id="6979" w:author="PR Preview" w:date="2026-01-01T00:00:00Z">
        <w:r>
          <w:t xml:space="preserve">, then</w:t>
        </w:r>
      </w:ins>
      <w:ins w:id="6980" w:author="PR Preview" w:date="2026-01-01T00:00:00Z">
        <w:r>
          <w:t xml:space="preserve"> </w:t>
        </w:r>
      </w:ins>
      <m:oMath>
        <m:acc>
          <m:accPr>
            <m:chr m:val="̃"/>
          </m:accPr>
          <m:e>
            <m:r>
              <m:t>y</m:t>
            </m:r>
          </m:e>
        </m:acc>
        <m:limUpp>
          <m:e>
            <m:r>
              <m:rPr>
                <m:sty m:val="p"/>
              </m:rPr>
              <m:t>=</m:t>
            </m:r>
          </m:e>
          <m:lim>
            <m:r>
              <m:rPr>
                <m:nor/>
                <m:sty m:val="p"/>
              </m:rPr>
              <m:t>def</m:t>
            </m:r>
          </m:lim>
        </m:limUpp>
        <m:r>
          <m:rPr>
            <m:sty m:val="bi"/>
          </m:rPr>
          <m:t>U</m:t>
        </m:r>
        <m:acc>
          <m:accPr>
            <m:chr m:val="̃"/>
          </m:accPr>
          <m:e>
            <m:r>
              <m:t>x</m:t>
            </m:r>
          </m:e>
        </m:acc>
      </m:oMath>
      <w:ins w:id="6981" w:author="PR Preview" w:date="2026-01-01T00:00:00Z">
        <w:r>
          <w:t xml:space="preserve"> </w:t>
        </w:r>
      </w:ins>
      <w:ins w:id="6982" w:author="PR Preview" w:date="2026-01-01T00:00:00Z">
        <w:r>
          <w:t xml:space="preserve">satisfies</w:t>
        </w:r>
      </w:ins>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ins w:id="6983" w:author="PR Preview" w:date="2026-01-01T00:00:00Z">
        <w:r>
          <w:t xml:space="preserve">(</w:t>
        </w:r>
      </w:ins>
      <w:hyperlink w:anchor="thm-matmul-assoc">
        <w:ins w:id="6984" w:author="PR Preview" w:date="2026-01-01T00:00:00Z">
          <w:r>
            <w:rPr>
              <w:rStyle w:val="Hyperlink"/>
            </w:rPr>
            <w:t xml:space="preserve">Theorem 8</w:t>
          </w:r>
        </w:ins>
      </w:hyperlink>
      <w:ins w:id="6985" w:author="PR Preview" w:date="2026-01-01T00:00:00Z">
        <w:r>
          <w:t xml:space="preserve">),</w:t>
        </w:r>
      </w:ins>
      <w:ins w:id="6986" w:author="PR Preview" w:date="2026-01-01T00:00:00Z">
        <w:r>
          <w:t xml:space="preserve"> </w:t>
        </w:r>
      </w:ins>
      <w:ins w:id="6987" w:author="PR Preview" w:date="2026-01-01T00:00:00Z">
        <w:r>
          <w:t xml:space="preserve">so</w:t>
        </w:r>
      </w:ins>
      <w:ins w:id="6988" w:author="PR Preview" w:date="2026-01-01T00:00:00Z">
        <w:r>
          <w:t xml:space="preserve"> </w:t>
        </w:r>
      </w:ins>
      <m:oMath>
        <m:acc>
          <m:accPr>
            <m:chr m:val="̃"/>
          </m:accPr>
          <m:e>
            <m:r>
              <m:t>y</m:t>
            </m:r>
          </m:e>
        </m:acc>
      </m:oMath>
      <w:ins w:id="6989" w:author="PR Preview" w:date="2026-01-01T00:00:00Z">
        <w:r>
          <w:t xml:space="preserve"> </w:t>
        </w:r>
      </w:ins>
      <w:ins w:id="6990" w:author="PR Preview" w:date="2026-01-01T00:00:00Z">
        <w:r>
          <w:t xml:space="preserve">is the unique solution of that system,</w:t>
        </w:r>
      </w:ins>
      <w:ins w:id="6991" w:author="PR Preview" w:date="2026-01-01T00:00:00Z">
        <w:r>
          <w:t xml:space="preserve"> </w:t>
        </w:r>
      </w:ins>
      <w:ins w:id="6992" w:author="PR Preview" w:date="2026-01-01T00:00:00Z">
        <w:r>
          <w:t xml:space="preserve">and</w:t>
        </w:r>
      </w:ins>
      <w:ins w:id="6993" w:author="PR Preview" w:date="2026-01-01T00:00:00Z">
        <w:r>
          <w:t xml:space="preserve"> </w:t>
        </w:r>
      </w:ins>
      <m:oMath>
        <m:acc>
          <m:accPr>
            <m:chr m:val="̃"/>
          </m:accPr>
          <m:e>
            <m:r>
              <m:t>x</m:t>
            </m:r>
          </m:e>
        </m:acc>
      </m:oMath>
      <w:ins w:id="6994" w:author="PR Preview" w:date="2026-01-01T00:00:00Z">
        <w:r>
          <w:t xml:space="preserve"> </w:t>
        </w:r>
      </w:ins>
      <w:ins w:id="6995" w:author="PR Preview" w:date="2026-01-01T00:00:00Z">
        <w:r>
          <w:t xml:space="preserve">is then the unique solution of</w:t>
        </w:r>
      </w:ins>
      <w:ins w:id="6996" w:author="PR Preview" w:date="2026-01-01T00:00:00Z">
        <w:r>
          <w:t xml:space="preserve"> </w:t>
        </w:r>
      </w:ins>
      <m:oMath>
        <m:r>
          <m:rPr>
            <m:sty m:val="bi"/>
          </m:rPr>
          <m:t>U</m:t>
        </m:r>
        <m:acc>
          <m:accPr>
            <m:chr m:val="̃"/>
          </m:accPr>
          <m:e>
            <m:r>
              <m:t>x</m:t>
            </m:r>
          </m:e>
        </m:acc>
        <m:r>
          <m:rPr>
            <m:sty m:val="p"/>
          </m:rPr>
          <m:t>=</m:t>
        </m:r>
        <m:acc>
          <m:accPr>
            <m:chr m:val="̃"/>
          </m:accPr>
          <m:e>
            <m:r>
              <m:t>y</m:t>
            </m:r>
          </m:e>
        </m:acc>
      </m:oMath>
      <w:ins w:id="6997" w:author="PR Preview" w:date="2026-01-01T00:00:00Z">
        <w:r>
          <w:t xml:space="preserve">.</w:t>
        </w:r>
      </w:ins>
    </w:p>
    <w:bookmarkStart w:id="554" w:name="exm-lu-solve"/>
    <w:p>
      <w:pPr>
        <w:pStyle w:val="BodyText"/>
      </w:pPr>
      <w:ins w:id="6998" w:author="PR Preview" w:date="2026-01-01T00:00:00Z">
        <w:r>
          <w:rPr>
            <w:b/>
            <w:bCs/>
          </w:rPr>
          <w:t xml:space="preserve">Example 179 (Two triangular solves)</w:t>
        </w:r>
      </w:ins>
      <w:ins w:id="6999" w:author="PR Preview" w:date="2026-01-01T00:00:00Z">
        <w:r>
          <w:t xml:space="preserve"> </w:t>
        </w:r>
      </w:ins>
      <w:ins w:id="7000" w:author="PR Preview" w:date="2026-01-01T00:00:00Z">
        <w:r>
          <w:t xml:space="preserve">With</w:t>
        </w:r>
      </w:ins>
      <w:ins w:id="7001" w:author="PR Preview" w:date="2026-01-01T00:00:00Z">
        <w:r>
          <w:t xml:space="preserve"> </w:t>
        </w:r>
      </w:ins>
      <m:oMath>
        <m:r>
          <m:rPr>
            <m:sty m:val="bi"/>
          </m:rPr>
          <m:t>L</m:t>
        </m:r>
      </m:oMath>
      <w:ins w:id="7002" w:author="PR Preview" w:date="2026-01-01T00:00:00Z">
        <w:r>
          <w:t xml:space="preserve"> </w:t>
        </w:r>
      </w:ins>
      <w:ins w:id="7003" w:author="PR Preview" w:date="2026-01-01T00:00:00Z">
        <w:r>
          <w:t xml:space="preserve">and</w:t>
        </w:r>
      </w:ins>
      <w:ins w:id="7004" w:author="PR Preview" w:date="2026-01-01T00:00:00Z">
        <w:r>
          <w:t xml:space="preserve"> </w:t>
        </w:r>
      </w:ins>
      <m:oMath>
        <m:r>
          <m:rPr>
            <m:sty m:val="bi"/>
          </m:rPr>
          <m:t>U</m:t>
        </m:r>
      </m:oMath>
      <w:ins w:id="7005" w:author="PR Preview" w:date="2026-01-01T00:00:00Z">
        <w:r>
          <w:t xml:space="preserve"> </w:t>
        </w:r>
      </w:ins>
      <w:ins w:id="7006" w:author="PR Preview" w:date="2026-01-01T00:00:00Z">
        <w:r>
          <w:t xml:space="preserve">of</w:t>
        </w:r>
      </w:ins>
      <w:ins w:id="7007" w:author="PR Preview" w:date="2026-01-01T00:00:00Z">
        <w:r>
          <w:t xml:space="preserve"> </w:t>
        </w:r>
      </w:ins>
      <w:hyperlink w:anchor="exm-lu">
        <w:ins w:id="7008" w:author="PR Preview" w:date="2026-01-01T00:00:00Z">
          <w:r>
            <w:rPr>
              <w:rStyle w:val="Hyperlink"/>
            </w:rPr>
            <w:t xml:space="preserve">Example 177</w:t>
          </w:r>
        </w:ins>
      </w:hyperlink>
      <w:ins w:id="7009" w:author="PR Preview" w:date="2026-01-01T00:00:00Z">
        <w:r>
          <w:t xml:space="preserve">, solve</w:t>
        </w:r>
      </w:ins>
      <w:ins w:id="7010" w:author="PR Preview" w:date="2026-01-01T00:00:00Z">
        <w:r>
          <w:t xml:space="preserve"> </w:t>
        </w:r>
      </w:ins>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7011" w:author="PR Preview" w:date="2026-01-01T00:00:00Z">
        <w:r>
          <w:t xml:space="preserve">.</w:t>
        </w:r>
      </w:ins>
      <w:ins w:id="7012" w:author="PR Preview" w:date="2026-01-01T00:00:00Z">
        <w:r>
          <w:t xml:space="preserve"> </w:t>
        </w:r>
      </w:ins>
      <w:ins w:id="7013" w:author="PR Preview" w:date="2026-01-01T00:00:00Z">
        <w:r>
          <w:t xml:space="preserve">Forward substitution on</w:t>
        </w:r>
      </w:ins>
      <w:ins w:id="7014" w:author="PR Preview" w:date="2026-01-01T00:00:00Z">
        <w:r>
          <w:t xml:space="preserve"> </w:t>
        </w:r>
      </w:ins>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7015" w:author="PR Preview" w:date="2026-01-01T00:00:00Z">
        <w:r>
          <w:t xml:space="preserve"> </w:t>
        </w:r>
      </w:ins>
      <w:ins w:id="7016" w:author="PR Preview" w:date="2026-01-01T00:00:00Z">
        <w:r>
          <w:t xml:space="preserve">gives</w:t>
        </w:r>
      </w:ins>
      <w:ins w:id="7017" w:author="PR Preview" w:date="2026-01-01T00:00:00Z">
        <w:r>
          <w:t xml:space="preserve"> </w:t>
        </w:r>
      </w:ins>
      <m:oMath>
        <m:sSub>
          <m:e>
            <m:r>
              <m:t>y</m:t>
            </m:r>
          </m:e>
          <m:sub>
            <m:r>
              <m:t>1</m:t>
            </m:r>
          </m:sub>
        </m:sSub>
        <m:r>
          <m:rPr>
            <m:sty m:val="p"/>
          </m:rPr>
          <m:t>=</m:t>
        </m:r>
        <m:r>
          <m:t>8</m:t>
        </m:r>
      </m:oMath>
      <w:ins w:id="7018"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7019" w:author="PR Preview" w:date="2026-01-01T00:00:00Z">
        <w:r>
          <w:t xml:space="preserve">Back substitution on</w:t>
        </w:r>
      </w:ins>
      <w:ins w:id="7020" w:author="PR Preview" w:date="2026-01-01T00:00:00Z">
        <w:r>
          <w:t xml:space="preserve"> </w:t>
        </w:r>
      </w:ins>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ins w:id="7021" w:author="PR Preview" w:date="2026-01-01T00:00:00Z">
        <w:r>
          <w:t xml:space="preserve"> </w:t>
        </w:r>
      </w:ins>
      <w:ins w:id="7022" w:author="PR Preview" w:date="2026-01-01T00:00:00Z">
        <w:r>
          <w:t xml:space="preserve">is</w:t>
        </w:r>
      </w:ins>
      <w:ins w:id="7023" w:author="PR Preview" w:date="2026-01-01T00:00:00Z">
        <w:r>
          <w:t xml:space="preserve"> </w:t>
        </w:r>
      </w:ins>
      <w:hyperlink w:anchor="exm-back-substitution">
        <w:ins w:id="7024" w:author="PR Preview" w:date="2026-01-01T00:00:00Z">
          <w:r>
            <w:rPr>
              <w:rStyle w:val="Hyperlink"/>
            </w:rPr>
            <w:t xml:space="preserve">Example 171</w:t>
          </w:r>
        </w:ins>
      </w:hyperlink>
      <w:ins w:id="7025" w:author="PR Preview" w:date="2026-01-01T00:00:00Z">
        <w:r>
          <w:t xml:space="preserve">,</w:t>
        </w:r>
      </w:ins>
      <w:ins w:id="7026" w:author="PR Preview" w:date="2026-01-01T00:00:00Z">
        <w:r>
          <w:t xml:space="preserve"> </w:t>
        </w:r>
      </w:ins>
      <w:ins w:id="7027" w:author="PR Preview" w:date="2026-01-01T00:00:00Z">
        <w:r>
          <w:t xml:space="preserve">which gives</w:t>
        </w:r>
      </w:ins>
      <w:ins w:id="7028" w:author="PR Preview" w:date="2026-01-01T00:00:00Z">
        <w:r>
          <w:t xml:space="preserve"> </w:t>
        </w:r>
      </w:ins>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ins w:id="7029" w:author="PR Preview" w:date="2026-01-01T00:00:00Z">
        <w:r>
          <w:t xml:space="preserve">.</w:t>
        </w:r>
      </w:ins>
      <w:ins w:id="7030" w:author="PR Preview" w:date="2026-01-01T00:00:00Z">
        <w:r>
          <w:t xml:space="preserve"> </w:t>
        </w:r>
      </w:ins>
      <w:ins w:id="7031"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del w:id="7032" w:author="PR Preview" w:date="2026-01-01T00:00:00Z">
        <w:r>
          <w:rPr>
            <w:b/>
            <w:bCs/>
          </w:rPr>
          <w:delText xml:space="preserve">Rank</w:delText>
        </w:r>
      </w:del>
      <w:del w:id="7033" w:author="PR Preview" w:date="2026-01-01T00:00:00Z">
        <w:r>
          <w:rPr>
            <w:b/>
            <w:bCs/>
          </w:rPr>
          <w:delText xml:space="preserve"> </w:delText>
        </w:r>
      </w:del>
      <m:oMath>
        <m:r>
          <m:t>n</m:t>
        </m:r>
      </m:oMath>
      <w:del w:id="7034" w:author="PR Preview" w:date="2026-01-01T00:00:00Z">
        <w:r>
          <w:rPr>
            <w:b/>
            <w:bCs/>
          </w:rPr>
          <w:delText xml:space="preserve"> </w:delText>
        </w:r>
      </w:del>
      <w:del w:id="7035" w:author="PR Preview" w:date="2026-01-01T00:00:00Z">
        <w:r>
          <w:rPr>
            <w:b/>
            <w:bCs/>
          </w:rPr>
          <w:delText xml:space="preserve">implies invertible.</w:delText>
        </w:r>
      </w:del>
      <w:del w:id="7036" w:author="PR Preview" w:date="2026-01-01T00:00:00Z">
        <w:r>
          <w:delText xml:space="preserve"> </w:delText>
        </w:r>
      </w:del>
      <w:del w:id="7037" w:author="PR Preview" w:date="2026-01-01T00:00:00Z">
        <w:r>
          <w:delText xml:space="preserve">Every system</w:delText>
        </w:r>
      </w:del>
      <w:del w:id="7038" w:author="PR Preview" w:date="2026-01-01T00:00:00Z">
        <w:r>
          <w:delText xml:space="preserve"> </w:delText>
        </w:r>
      </w:del>
      <m:oMath>
        <m:r>
          <m:rPr>
            <m:sty m:val="bi"/>
          </m:rPr>
          <m:t>A</m:t>
        </m:r>
        <m:acc>
          <m:accPr>
            <m:chr m:val="̃"/>
          </m:accPr>
          <m:e>
            <m:r>
              <m:t>y</m:t>
            </m:r>
          </m:e>
        </m:acc>
        <m:r>
          <m:rPr>
            <m:sty m:val="p"/>
          </m:rPr>
          <m:t>=</m:t>
        </m:r>
        <m:acc>
          <m:accPr>
            <m:chr m:val="̃"/>
          </m:accPr>
          <m:e>
            <m:r>
              <m:t>b</m:t>
            </m:r>
          </m:e>
        </m:acc>
      </m:oMath>
      <w:del w:id="7039" w:author="PR Preview" w:date="2026-01-01T00:00:00Z">
        <w:r>
          <w:delText xml:space="preserve"> </w:delText>
        </w:r>
      </w:del>
      <w:del w:id="7040" w:author="PR Preview" w:date="2026-01-01T00:00:00Z">
        <w:r>
          <w:delText xml:space="preserve">has exactly one solution</w:delText>
        </w:r>
      </w:del>
      <w:del w:id="7041" w:author="PR Preview" w:date="2026-01-01T00:00:00Z">
        <w:r>
          <w:delText xml:space="preserve"> </w:delText>
        </w:r>
      </w:del>
      <w:del w:id="7042" w:author="PR Preview" w:date="2026-01-01T00:00:00Z">
        <w:r>
          <w:delText xml:space="preserve">(</w:delText>
        </w:r>
      </w:del>
      <w:hyperlink w:anchor="cor-solution-unique">
        <w:del w:id="7043" w:author="PR Preview" w:date="2026-01-01T00:00:00Z">
          <w:r>
            <w:rPr>
              <w:rStyle w:val="Hyperlink"/>
            </w:rPr>
            <w:delText xml:space="preserve">Corollary 8</w:delText>
          </w:r>
        </w:del>
      </w:hyperlink>
      <w:del w:id="7044" w:author="PR Preview" w:date="2026-01-01T00:00:00Z">
        <w:r>
          <w:delText xml:space="preserve">, both parts, with</w:delText>
        </w:r>
      </w:del>
      <w:del w:id="7045" w:author="PR Preview" w:date="2026-01-01T00:00:00Z">
        <w:r>
          <w:delText xml:space="preserve"> </w:delText>
        </w:r>
      </w:del>
      <m:oMath>
        <m:r>
          <m:t>m</m:t>
        </m:r>
        <m:r>
          <m:rPr>
            <m:sty m:val="p"/>
          </m:rPr>
          <m:t>=</m:t>
        </m:r>
        <m:r>
          <m:t>n</m:t>
        </m:r>
      </m:oMath>
      <w:del w:id="7046" w:author="PR Preview" w:date="2026-01-01T00:00:00Z">
        <w:r>
          <w:delText xml:space="preserve">).</w:delText>
        </w:r>
      </w:del>
      <w:del w:id="7047" w:author="PR Preview" w:date="2026-01-01T00:00:00Z">
        <w:r>
          <w:delText xml:space="preserve"> </w:delText>
        </w:r>
      </w:del>
      <w:del w:id="7048" w:author="PR Preview" w:date="2026-01-01T00:00:00Z">
        <w:r>
          <w:delText xml:space="preserve">Let</w:delText>
        </w:r>
      </w:del>
      <w:del w:id="7049" w:author="PR Preview" w:date="2026-01-01T00:00:00Z">
        <w:r>
          <w:delText xml:space="preserve"> </w:delText>
        </w:r>
      </w:del>
      <m:oMath>
        <m:sSub>
          <m:e>
            <m:acc>
              <m:accPr>
                <m:chr m:val="̃"/>
              </m:accPr>
              <m:e>
                <m:r>
                  <m:t>y</m:t>
                </m:r>
              </m:e>
            </m:acc>
          </m:e>
          <m:sub>
            <m:r>
              <m:t>j</m:t>
            </m:r>
          </m:sub>
        </m:sSub>
      </m:oMath>
      <w:del w:id="7050" w:author="PR Preview" w:date="2026-01-01T00:00:00Z">
        <w:r>
          <w:delText xml:space="preserve"> </w:delText>
        </w:r>
      </w:del>
      <w:del w:id="7051" w:author="PR Preview" w:date="2026-01-01T00:00:00Z">
        <w:r>
          <w:delText xml:space="preserve">solve</w:delText>
        </w:r>
      </w:del>
      <w:del w:id="7052" w:author="PR Preview" w:date="2026-01-01T00:00:00Z">
        <w:r>
          <w:delText xml:space="preserve"> </w:delText>
        </w:r>
      </w:del>
      <m:oMath>
        <m:r>
          <m:rPr>
            <m:sty m:val="bi"/>
          </m:rPr>
          <m:t>A</m:t>
        </m:r>
        <m:sSub>
          <m:e>
            <m:acc>
              <m:accPr>
                <m:chr m:val="̃"/>
              </m:accPr>
              <m:e>
                <m:r>
                  <m:t>y</m:t>
                </m:r>
              </m:e>
            </m:acc>
          </m:e>
          <m:sub>
            <m:r>
              <m:t>j</m:t>
            </m:r>
          </m:sub>
        </m:sSub>
        <m:r>
          <m:rPr>
            <m:sty m:val="p"/>
          </m:rPr>
          <m:t>=</m:t>
        </m:r>
        <m:sSub>
          <m:e>
            <m:acc>
              <m:accPr>
                <m:chr m:val="̃"/>
              </m:accPr>
              <m:e>
                <m:r>
                  <m:t>e</m:t>
                </m:r>
              </m:e>
            </m:acc>
          </m:e>
          <m:sub>
            <m:r>
              <m:t>j</m:t>
            </m:r>
          </m:sub>
        </m:sSub>
      </m:oMath>
      <w:del w:id="7053" w:author="PR Preview" w:date="2026-01-01T00:00:00Z">
        <w:r>
          <w:delText xml:space="preserve"> </w:delText>
        </w:r>
      </w:del>
      <w:del w:id="7054" w:author="PR Preview" w:date="2026-01-01T00:00:00Z">
        <w:r>
          <w:delText xml:space="preserve">(</w:delText>
        </w:r>
      </w:del>
      <w:hyperlink w:anchor="def-indicator-vector">
        <w:del w:id="7055" w:author="PR Preview" w:date="2026-01-01T00:00:00Z">
          <w:r>
            <w:rPr>
              <w:rStyle w:val="Hyperlink"/>
            </w:rPr>
            <w:delText xml:space="preserve">Definition 12</w:delText>
          </w:r>
        </w:del>
      </w:hyperlink>
      <w:del w:id="7056" w:author="PR Preview" w:date="2026-01-01T00:00:00Z">
        <w:r>
          <w:delText xml:space="preserve">),</w:delText>
        </w:r>
      </w:del>
      <w:del w:id="7057" w:author="PR Preview" w:date="2026-01-01T00:00:00Z">
        <w:r>
          <w:delText xml:space="preserve"> </w:delText>
        </w:r>
      </w:del>
      <w:del w:id="7058" w:author="PR Preview" w:date="2026-01-01T00:00:00Z">
        <w:r>
          <w:delText xml:space="preserve">and let</w:delText>
        </w:r>
      </w:del>
      <w:del w:id="7059" w:author="PR Preview" w:date="2026-01-01T00:00:00Z">
        <w:r>
          <w:delText xml:space="preserve"> </w:delText>
        </w:r>
      </w:del>
      <m:oMath>
        <m:r>
          <m:rPr>
            <m:sty m:val="bi"/>
          </m:rPr>
          <m:t>B</m:t>
        </m:r>
      </m:oMath>
      <w:del w:id="7060" w:author="PR Preview" w:date="2026-01-01T00:00:00Z">
        <w:r>
          <w:delText xml:space="preserve"> </w:delText>
        </w:r>
      </w:del>
      <w:del w:id="7061" w:author="PR Preview" w:date="2026-01-01T00:00:00Z">
        <w:r>
          <w:delText xml:space="preserve">have columns</w:delText>
        </w:r>
      </w:del>
      <w:del w:id="7062" w:author="PR Preview" w:date="2026-01-01T00:00:00Z">
        <w:r>
          <w:delText xml:space="preserve"> </w:delText>
        </w:r>
      </w:del>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del w:id="7063" w:author="PR Preview" w:date="2026-01-01T00:00:00Z">
        <w:r>
          <w:delText xml:space="preserve">.</w:delText>
        </w:r>
      </w:del>
      <w:del w:id="7064" w:author="PR Preview" w:date="2026-01-01T00:00:00Z">
        <w:r>
          <w:delText xml:space="preserve"> </w:delText>
        </w:r>
      </w:del>
      <w:del w:id="7065" w:author="PR Preview" w:date="2026-01-01T00:00:00Z">
        <w:r>
          <w:delText xml:space="preserve">Column</w:delText>
        </w:r>
      </w:del>
      <w:del w:id="7066" w:author="PR Preview" w:date="2026-01-01T00:00:00Z">
        <w:r>
          <w:delText xml:space="preserve"> </w:delText>
        </w:r>
      </w:del>
      <m:oMath>
        <m:r>
          <m:t>j</m:t>
        </m:r>
      </m:oMath>
      <w:del w:id="7067" w:author="PR Preview" w:date="2026-01-01T00:00:00Z">
        <w:r>
          <w:delText xml:space="preserve"> </w:delText>
        </w:r>
      </w:del>
      <w:del w:id="7068" w:author="PR Preview" w:date="2026-01-01T00:00:00Z">
        <w:r>
          <w:delText xml:space="preserve">of</w:delText>
        </w:r>
      </w:del>
      <w:del w:id="7069" w:author="PR Preview" w:date="2026-01-01T00:00:00Z">
        <w:r>
          <w:delText xml:space="preserve"> </w:delText>
        </w:r>
      </w:del>
      <m:oMath>
        <m:r>
          <m:rPr>
            <m:sty m:val="bi"/>
          </m:rPr>
          <m:t>A</m:t>
        </m:r>
        <m:r>
          <m:rPr>
            <m:sty m:val="bi"/>
          </m:rPr>
          <m:t>B</m:t>
        </m:r>
      </m:oMath>
      <w:del w:id="7070" w:author="PR Preview" w:date="2026-01-01T00:00:00Z">
        <w:r>
          <w:delText xml:space="preserve"> </w:delText>
        </w:r>
      </w:del>
      <w:del w:id="7071" w:author="PR Preview" w:date="2026-01-01T00:00:00Z">
        <w:r>
          <w:delText xml:space="preserve">is</w:delText>
        </w:r>
      </w:del>
      <w:del w:id="7072" w:author="PR Preview" w:date="2026-01-01T00:00:00Z">
        <w:r>
          <w:delText xml:space="preserve"> </w:delText>
        </w:r>
      </w:del>
      <m:oMath>
        <m:r>
          <m:rPr>
            <m:sty m:val="bi"/>
          </m:rPr>
          <m:t>A</m:t>
        </m:r>
        <m:sSub>
          <m:e>
            <m:acc>
              <m:accPr>
                <m:chr m:val="̃"/>
              </m:accPr>
              <m:e>
                <m:r>
                  <m:t>y</m:t>
                </m:r>
              </m:e>
            </m:acc>
          </m:e>
          <m:sub>
            <m:r>
              <m:t>j</m:t>
            </m:r>
          </m:sub>
        </m:sSub>
        <m:r>
          <m:rPr>
            <m:sty m:val="p"/>
          </m:rPr>
          <m:t>=</m:t>
        </m:r>
        <m:sSub>
          <m:e>
            <m:acc>
              <m:accPr>
                <m:chr m:val="̃"/>
              </m:accPr>
              <m:e>
                <m:r>
                  <m:t>e</m:t>
                </m:r>
              </m:e>
            </m:acc>
          </m:e>
          <m:sub>
            <m:r>
              <m:t>j</m:t>
            </m:r>
          </m:sub>
        </m:sSub>
      </m:oMath>
      <w:del w:id="7073" w:author="PR Preview" w:date="2026-01-01T00:00:00Z">
        <w:r>
          <w:delText xml:space="preserve"> </w:delText>
        </w:r>
      </w:del>
      <w:del w:id="7074" w:author="PR Preview" w:date="2026-01-01T00:00:00Z">
        <w:r>
          <w:delText xml:space="preserve">(</w:delText>
        </w:r>
      </w:del>
      <w:hyperlink w:anchor="def-matrix-mult">
        <w:del w:id="7075" w:author="PR Preview" w:date="2026-01-01T00:00:00Z">
          <w:r>
            <w:rPr>
              <w:rStyle w:val="Hyperlink"/>
            </w:rPr>
            <w:delText xml:space="preserve">Definition 24</w:delText>
          </w:r>
        </w:del>
      </w:hyperlink>
      <w:del w:id="7076" w:author="PR Preview" w:date="2026-01-01T00:00:00Z">
        <w:r>
          <w:delText xml:space="preserve">),</w:delText>
        </w:r>
      </w:del>
      <w:del w:id="7077" w:author="PR Preview" w:date="2026-01-01T00:00:00Z">
        <w:r>
          <w:delText xml:space="preserve"> </w:delText>
        </w:r>
      </w:del>
      <w:del w:id="7078" w:author="PR Preview" w:date="2026-01-01T00:00:00Z">
        <w:r>
          <w:delText xml:space="preserve">so</w:delText>
        </w:r>
      </w:del>
      <w:del w:id="7079" w:author="PR Preview" w:date="2026-01-01T00:00:00Z">
        <w:r>
          <w:delText xml:space="preserve"> </w:delText>
        </w:r>
      </w:del>
      <m:oMath>
        <m:r>
          <m:rPr>
            <m:sty m:val="bi"/>
          </m:rPr>
          <m:t>A</m:t>
        </m:r>
        <m:r>
          <m:rPr>
            <m:sty m:val="bi"/>
          </m:rPr>
          <m:t>B</m:t>
        </m:r>
        <m:r>
          <m:rPr>
            <m:sty m:val="p"/>
          </m:rPr>
          <m:t>=</m:t>
        </m:r>
        <m:sSub>
          <m:e>
            <m:r>
              <m:rPr>
                <m:sty m:val="bi"/>
              </m:rPr>
              <m:t>I</m:t>
            </m:r>
          </m:e>
          <m:sub>
            <m:r>
              <m:t>n</m:t>
            </m:r>
          </m:sub>
        </m:sSub>
      </m:oMath>
      <w:del w:id="7080" w:author="PR Preview" w:date="2026-01-01T00:00:00Z">
        <w:r>
          <w:delText xml:space="preserve">.</w:delText>
        </w:r>
      </w:del>
      <w:del w:id="7081" w:author="PR Preview" w:date="2026-01-01T00:00:00Z">
        <w:r>
          <w:delText xml:space="preserve"> </w:delText>
        </w:r>
      </w:del>
      <w:del w:id="7082" w:author="PR Preview" w:date="2026-01-01T00:00:00Z">
        <w:r>
          <w:delText xml:space="preserve">For the other order,</w:delText>
        </w:r>
      </w:del>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7083" w:author="PR Preview" w:date="2026-01-01T00:00:00Z">
        <w:r>
          <w:delText xml:space="preserve">so every column of</w:delText>
        </w:r>
      </w:del>
      <w:del w:id="7084"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7085" w:author="PR Preview" w:date="2026-01-01T00:00:00Z">
        <w:r>
          <w:delText xml:space="preserve"> </w:delText>
        </w:r>
      </w:del>
      <w:del w:id="7086" w:author="PR Preview" w:date="2026-01-01T00:00:00Z">
        <w:r>
          <w:delText xml:space="preserve">is in</w:delText>
        </w:r>
      </w:del>
      <w:del w:id="7087"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7088" w:author="PR Preview" w:date="2026-01-01T00:00:00Z">
        <w:r>
          <w:delText xml:space="preserve"> </w:delText>
        </w:r>
      </w:del>
      <w:del w:id="7089" w:author="PR Preview" w:date="2026-01-01T00:00:00Z">
        <w:r>
          <w:delText xml:space="preserve">(</w:delText>
        </w:r>
      </w:del>
      <w:hyperlink w:anchor="def-matrix-mult">
        <w:del w:id="7090" w:author="PR Preview" w:date="2026-01-01T00:00:00Z">
          <w:r>
            <w:rPr>
              <w:rStyle w:val="Hyperlink"/>
            </w:rPr>
            <w:delText xml:space="preserve">Definition 24</w:delText>
          </w:r>
        </w:del>
      </w:hyperlink>
      <w:del w:id="7091" w:author="PR Preview" w:date="2026-01-01T00:00:00Z">
        <w:r>
          <w:delText xml:space="preserve">),</w:delText>
        </w:r>
      </w:del>
      <w:del w:id="7092" w:author="PR Preview" w:date="2026-01-01T00:00:00Z">
        <w:r>
          <w:delText xml:space="preserve"> </w:delText>
        </w:r>
      </w:del>
      <w:del w:id="7093" w:author="PR Preview" w:date="2026-01-01T00:00:00Z">
        <w:r>
          <w:delText xml:space="preserve">and</w:delText>
        </w:r>
      </w:del>
      <w:del w:id="7094"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7095" w:author="PR Preview" w:date="2026-01-01T00:00:00Z">
        <w:r>
          <w:delText xml:space="preserve">.</w:delText>
        </w:r>
      </w:del>
      <w:del w:id="7096" w:author="PR Preview" w:date="2026-01-01T00:00:00Z">
        <w:r>
          <w:delText xml:space="preserve"> </w:delText>
        </w:r>
      </w:del>
      <w:del w:id="7097" w:author="PR Preview" w:date="2026-01-01T00:00:00Z">
        <w:r>
          <w:delText xml:space="preserve">So</w:delText>
        </w:r>
      </w:del>
      <w:del w:id="7098" w:author="PR Preview" w:date="2026-01-01T00:00:00Z">
        <w:r>
          <w:delText xml:space="preserve"> </w:delText>
        </w:r>
      </w:del>
      <m:oMath>
        <m:r>
          <m:rPr>
            <m:sty m:val="bi"/>
          </m:rPr>
          <m:t>B</m:t>
        </m:r>
      </m:oMath>
      <w:del w:id="7099" w:author="PR Preview" w:date="2026-01-01T00:00:00Z">
        <w:r>
          <w:delText xml:space="preserve"> </w:delText>
        </w:r>
      </w:del>
      <w:del w:id="7100" w:author="PR Preview" w:date="2026-01-01T00:00:00Z">
        <w:r>
          <w:delText xml:space="preserve">satisfies</w:delText>
        </w:r>
      </w:del>
      <w:del w:id="7101" w:author="PR Preview" w:date="2026-01-01T00:00:00Z">
        <w:r>
          <w:delText xml:space="preserve"> </w:delText>
        </w:r>
      </w:del>
      <w:hyperlink w:anchor="def-invertible-matrix">
        <w:del w:id="7102" w:author="PR Preview" w:date="2026-01-01T00:00:00Z">
          <w:r>
            <w:rPr>
              <w:rStyle w:val="Hyperlink"/>
            </w:rPr>
            <w:delText xml:space="preserve">Definition 72</w:delText>
          </w:r>
        </w:del>
      </w:hyperlink>
      <w:del w:id="7103" w:author="PR Preview" w:date="2026-01-01T00:00:00Z">
        <w:r>
          <w:delText xml:space="preserve">.</w:delText>
        </w:r>
      </w:del>
      <w:del w:id="7104" w:author="PR Preview" w:date="2026-01-01T00:00:00Z">
        <w:r>
          <w:delText xml:space="preserve"> </w:delText>
        </w:r>
      </w:del>
      <w:del w:id="7105" w:author="PR Preview" w:date="2026-01-01T00:00:00Z">
        <w:r>
          <w:delText xml:space="preserve">The two conditions in the statement are equivalent by</w:delText>
        </w:r>
      </w:del>
      <w:del w:id="7106" w:author="PR Preview" w:date="2026-01-01T00:00:00Z">
        <w:r>
          <w:delText xml:space="preserve"> </w:delText>
        </w:r>
      </w:del>
      <w:hyperlink w:anchor="thm-rank-nullity">
        <w:del w:id="7107" w:author="PR Preview" w:date="2026-01-01T00:00:00Z">
          <w:r>
            <w:rPr>
              <w:rStyle w:val="Hyperlink"/>
            </w:rPr>
            <w:delText xml:space="preserve">Theorem 36</w:delText>
          </w:r>
        </w:del>
      </w:hyperlink>
      <w:del w:id="7108" w:author="PR Preview" w:date="2026-01-01T00:00:00Z">
        <w:r>
          <w:delText xml:space="preserve">:</w:delText>
        </w:r>
      </w:del>
      <w:del w:id="7109" w:author="PR Preview" w:date="2026-01-01T00:00:00Z">
        <w:r>
          <w:delText xml:space="preserve"> </w:delText>
        </w:r>
      </w:del>
      <w:del w:id="7110" w:author="PR Preview" w:date="2026-01-01T00:00:00Z">
        <w:r>
          <w:delText xml:space="preserve">the nullity is</w:delText>
        </w:r>
      </w:del>
      <w:del w:id="7111" w:author="PR Preview" w:date="2026-01-01T00:00:00Z">
        <w:r>
          <w:delText xml:space="preserve"> </w:delText>
        </w:r>
      </w:del>
      <m:oMath>
        <m:r>
          <m:t>0</m:t>
        </m:r>
      </m:oMath>
      <w:del w:id="7112" w:author="PR Preview" w:date="2026-01-01T00:00:00Z">
        <w:r>
          <w:delText xml:space="preserve"> </w:delText>
        </w:r>
      </w:del>
      <w:del w:id="7113" w:author="PR Preview" w:date="2026-01-01T00:00:00Z">
        <w:r>
          <w:delText xml:space="preserve">exactly when</w:delText>
        </w:r>
      </w:del>
      <w:del w:id="711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7115" w:author="PR Preview" w:date="2026-01-01T00:00:00Z">
        <w:r>
          <w:delText xml:space="preserve">,</w:delText>
        </w:r>
      </w:del>
      <w:del w:id="7116" w:author="PR Preview" w:date="2026-01-01T00:00:00Z">
        <w:r>
          <w:delText xml:space="preserve"> </w:delText>
        </w:r>
      </w:del>
      <w:del w:id="7117" w:author="PR Preview" w:date="2026-01-01T00:00:00Z">
        <w:r>
          <w:delText xml:space="preserve">because a subspace of dimension</w:delText>
        </w:r>
      </w:del>
      <w:del w:id="7118" w:author="PR Preview" w:date="2026-01-01T00:00:00Z">
        <w:r>
          <w:delText xml:space="preserve"> </w:delText>
        </w:r>
      </w:del>
      <m:oMath>
        <m:r>
          <m:t>0</m:t>
        </m:r>
      </m:oMath>
      <w:del w:id="7119" w:author="PR Preview" w:date="2026-01-01T00:00:00Z">
        <w:r>
          <w:delText xml:space="preserve"> </w:delText>
        </w:r>
      </w:del>
      <w:del w:id="7120" w:author="PR Preview" w:date="2026-01-01T00:00:00Z">
        <w:r>
          <w:delText xml:space="preserve">has the empty list as a basis, whose span is</w:delText>
        </w:r>
      </w:del>
      <w:del w:id="7121" w:author="PR Preview" w:date="2026-01-01T00:00:00Z">
        <w:r>
          <w:delText xml:space="preserve"> </w:delText>
        </w:r>
      </w:del>
      <m:oMath>
        <m:r>
          <m:t>​</m:t>
        </m:r>
        <m:d>
          <m:dPr>
            <m:begChr m:val="{"/>
            <m:sepChr m:val=""/>
            <m:endChr m:val="}"/>
            <m:grow/>
          </m:dPr>
          <m:e>
            <m:acc>
              <m:accPr>
                <m:chr m:val="̃"/>
              </m:accPr>
              <m:e>
                <m:r>
                  <m:t>0</m:t>
                </m:r>
              </m:e>
            </m:acc>
          </m:e>
        </m:d>
        <m:r>
          <m:t>​</m:t>
        </m:r>
      </m:oMath>
      <w:del w:id="7122" w:author="PR Preview" w:date="2026-01-01T00:00:00Z">
        <w:r>
          <w:delText xml:space="preserve"> </w:delText>
        </w:r>
      </w:del>
      <w:del w:id="7123" w:author="PR Preview" w:date="2026-01-01T00:00:00Z">
        <w:r>
          <w:delText xml:space="preserve">(</w:delText>
        </w:r>
      </w:del>
      <w:hyperlink w:anchor="def-dimension">
        <w:del w:id="7124" w:author="PR Preview" w:date="2026-01-01T00:00:00Z">
          <w:r>
            <w:rPr>
              <w:rStyle w:val="Hyperlink"/>
            </w:rPr>
            <w:delText xml:space="preserve">Definition 44</w:delText>
          </w:r>
        </w:del>
      </w:hyperlink>
      <w:del w:id="7125" w:author="PR Preview" w:date="2026-01-01T00:00:00Z">
        <w:r>
          <w:delText xml:space="preserve">,</w:delText>
        </w:r>
      </w:del>
      <w:del w:id="7126" w:author="PR Preview" w:date="2026-01-01T00:00:00Z">
        <w:r>
          <w:delText xml:space="preserve"> </w:delText>
        </w:r>
      </w:del>
      <w:hyperlink w:anchor="def-span">
        <w:del w:id="7127" w:author="PR Preview" w:date="2026-01-01T00:00:00Z">
          <w:r>
            <w:rPr>
              <w:rStyle w:val="Hyperlink"/>
            </w:rPr>
            <w:delText xml:space="preserve">Definition 41</w:delText>
          </w:r>
        </w:del>
      </w:hyperlink>
      <w:del w:id="7128" w:author="PR Preview" w:date="2026-01-01T00:00:00Z">
        <w:r>
          <w:delText xml:space="preserve">), and</w:delText>
        </w:r>
      </w:del>
      <w:del w:id="7129" w:author="PR Preview" w:date="2026-01-01T00:00:00Z">
        <w:r>
          <w:delText xml:space="preserve"> </w:delText>
        </w:r>
      </w:del>
      <m:oMath>
        <m:r>
          <m:t>​</m:t>
        </m:r>
        <m:d>
          <m:dPr>
            <m:begChr m:val="{"/>
            <m:sepChr m:val=""/>
            <m:endChr m:val="}"/>
            <m:grow/>
          </m:dPr>
          <m:e>
            <m:acc>
              <m:accPr>
                <m:chr m:val="̃"/>
              </m:accPr>
              <m:e>
                <m:r>
                  <m:t>0</m:t>
                </m:r>
              </m:e>
            </m:acc>
          </m:e>
        </m:d>
        <m:r>
          <m:t>​</m:t>
        </m:r>
      </m:oMath>
      <w:del w:id="7130" w:author="PR Preview" w:date="2026-01-01T00:00:00Z">
        <w:r>
          <w:delText xml:space="preserve"> </w:delText>
        </w:r>
      </w:del>
      <w:del w:id="7131" w:author="PR Preview" w:date="2026-01-01T00:00:00Z">
        <w:r>
          <w:delText xml:space="preserve">has dimension</w:delText>
        </w:r>
      </w:del>
      <w:del w:id="7132" w:author="PR Preview" w:date="2026-01-01T00:00:00Z">
        <w:r>
          <w:delText xml:space="preserve"> </w:delText>
        </w:r>
      </w:del>
      <m:oMath>
        <m:r>
          <m:t>0</m:t>
        </m:r>
      </m:oMath>
      <w:del w:id="7133" w:author="PR Preview" w:date="2026-01-01T00:00:00Z">
        <w:r>
          <w:delText xml:space="preserve"> </w:delText>
        </w:r>
      </w:del>
      <w:del w:id="7134" w:author="PR Preview" w:date="2026-01-01T00:00:00Z">
        <w:r>
          <w:delText xml:space="preserve">(</w:delText>
        </w:r>
      </w:del>
      <w:hyperlink w:anchor="exm-dimension">
        <w:del w:id="7135" w:author="PR Preview" w:date="2026-01-01T00:00:00Z">
          <w:r>
            <w:rPr>
              <w:rStyle w:val="Hyperlink"/>
            </w:rPr>
            <w:delText xml:space="preserve">Example 47</w:delText>
          </w:r>
        </w:del>
      </w:hyperlink>
      <w:del w:id="7136" w:author="PR Preview" w:date="2026-01-01T00:00:00Z">
        <w:r>
          <w:delText xml:space="preserve">).</w:delText>
        </w:r>
      </w:del>
    </w:p>
    <w:p>
      <w:pPr>
        <w:pStyle w:val="BodyText"/>
      </w:pPr>
      <w:ins w:id="7137" w:author="PR Preview" w:date="2026-01-01T00:00:00Z">
        <w:r>
          <w:rPr>
            <w:b/>
            <w:bCs/>
          </w:rPr>
          <w:t xml:space="preserve">Rank</w:t>
        </w:r>
      </w:ins>
      <w:ins w:id="7138" w:author="PR Preview" w:date="2026-01-01T00:00:00Z">
        <w:r>
          <w:rPr>
            <w:b/>
            <w:bCs/>
          </w:rPr>
          <w:t xml:space="preserve"> </w:t>
        </w:r>
      </w:ins>
      <m:oMath>
        <m:r>
          <m:t>n</m:t>
        </m:r>
      </m:oMath>
      <w:ins w:id="7139" w:author="PR Preview" w:date="2026-01-01T00:00:00Z">
        <w:r>
          <w:rPr>
            <w:b/>
            <w:bCs/>
          </w:rPr>
          <w:t xml:space="preserve"> </w:t>
        </w:r>
      </w:ins>
      <w:ins w:id="7140" w:author="PR Preview" w:date="2026-01-01T00:00:00Z">
        <w:r>
          <w:rPr>
            <w:b/>
            <w:bCs/>
          </w:rPr>
          <w:t xml:space="preserve">implies invertible.</w:t>
        </w:r>
      </w:ins>
      <w:ins w:id="7141" w:author="PR Preview" w:date="2026-01-01T00:00:00Z">
        <w:r>
          <w:t xml:space="preserve"> </w:t>
        </w:r>
      </w:ins>
      <w:ins w:id="7142" w:author="PR Preview" w:date="2026-01-01T00:00:00Z">
        <w:r>
          <w:t xml:space="preserve">Every system</w:t>
        </w:r>
      </w:ins>
      <w:ins w:id="7143" w:author="PR Preview" w:date="2026-01-01T00:00:00Z">
        <w:r>
          <w:t xml:space="preserve"> </w:t>
        </w:r>
      </w:ins>
      <m:oMath>
        <m:r>
          <m:rPr>
            <m:sty m:val="bi"/>
          </m:rPr>
          <m:t>A</m:t>
        </m:r>
        <m:acc>
          <m:accPr>
            <m:chr m:val="̃"/>
          </m:accPr>
          <m:e>
            <m:r>
              <m:t>y</m:t>
            </m:r>
          </m:e>
        </m:acc>
        <m:r>
          <m:rPr>
            <m:sty m:val="p"/>
          </m:rPr>
          <m:t>=</m:t>
        </m:r>
        <m:acc>
          <m:accPr>
            <m:chr m:val="̃"/>
          </m:accPr>
          <m:e>
            <m:r>
              <m:t>b</m:t>
            </m:r>
          </m:e>
        </m:acc>
      </m:oMath>
      <w:ins w:id="7144" w:author="PR Preview" w:date="2026-01-01T00:00:00Z">
        <w:r>
          <w:t xml:space="preserve"> </w:t>
        </w:r>
      </w:ins>
      <w:ins w:id="7145" w:author="PR Preview" w:date="2026-01-01T00:00:00Z">
        <w:r>
          <w:t xml:space="preserve">has exactly one solution</w:t>
        </w:r>
      </w:ins>
      <w:ins w:id="7146" w:author="PR Preview" w:date="2026-01-01T00:00:00Z">
        <w:r>
          <w:t xml:space="preserve"> </w:t>
        </w:r>
      </w:ins>
      <w:ins w:id="7147" w:author="PR Preview" w:date="2026-01-01T00:00:00Z">
        <w:r>
          <w:t xml:space="preserve">(</w:t>
        </w:r>
      </w:ins>
      <w:hyperlink w:anchor="cor-solution-unique">
        <w:ins w:id="7148" w:author="PR Preview" w:date="2026-01-01T00:00:00Z">
          <w:r>
            <w:rPr>
              <w:rStyle w:val="Hyperlink"/>
            </w:rPr>
            <w:t xml:space="preserve">Corollary 8</w:t>
          </w:r>
        </w:ins>
      </w:hyperlink>
      <w:ins w:id="7149" w:author="PR Preview" w:date="2026-01-01T00:00:00Z">
        <w:r>
          <w:t xml:space="preserve">, both parts, with</w:t>
        </w:r>
      </w:ins>
      <w:ins w:id="7150" w:author="PR Preview" w:date="2026-01-01T00:00:00Z">
        <w:r>
          <w:t xml:space="preserve"> </w:t>
        </w:r>
      </w:ins>
      <m:oMath>
        <m:r>
          <m:t>m</m:t>
        </m:r>
        <m:r>
          <m:rPr>
            <m:sty m:val="p"/>
          </m:rPr>
          <m:t>=</m:t>
        </m:r>
        <m:r>
          <m:t>n</m:t>
        </m:r>
      </m:oMath>
      <w:ins w:id="7151" w:author="PR Preview" w:date="2026-01-01T00:00:00Z">
        <w:r>
          <w:t xml:space="preserve">).</w:t>
        </w:r>
      </w:ins>
      <w:ins w:id="7152" w:author="PR Preview" w:date="2026-01-01T00:00:00Z">
        <w:r>
          <w:t xml:space="preserve"> </w:t>
        </w:r>
      </w:ins>
      <w:ins w:id="7153" w:author="PR Preview" w:date="2026-01-01T00:00:00Z">
        <w:r>
          <w:t xml:space="preserve">Let</w:t>
        </w:r>
      </w:ins>
      <w:ins w:id="7154" w:author="PR Preview" w:date="2026-01-01T00:00:00Z">
        <w:r>
          <w:t xml:space="preserve"> </w:t>
        </w:r>
      </w:ins>
      <m:oMath>
        <m:sSub>
          <m:e>
            <m:acc>
              <m:accPr>
                <m:chr m:val="̃"/>
              </m:accPr>
              <m:e>
                <m:r>
                  <m:t>y</m:t>
                </m:r>
              </m:e>
            </m:acc>
          </m:e>
          <m:sub>
            <m:r>
              <m:t>j</m:t>
            </m:r>
          </m:sub>
        </m:sSub>
      </m:oMath>
      <w:ins w:id="7155" w:author="PR Preview" w:date="2026-01-01T00:00:00Z">
        <w:r>
          <w:t xml:space="preserve"> </w:t>
        </w:r>
      </w:ins>
      <w:ins w:id="7156" w:author="PR Preview" w:date="2026-01-01T00:00:00Z">
        <w:r>
          <w:t xml:space="preserve">solve</w:t>
        </w:r>
      </w:ins>
      <w:ins w:id="7157" w:author="PR Preview" w:date="2026-01-01T00:00:00Z">
        <w:r>
          <w:t xml:space="preserve"> </w:t>
        </w:r>
      </w:ins>
      <m:oMath>
        <m:r>
          <m:rPr>
            <m:sty m:val="bi"/>
          </m:rPr>
          <m:t>A</m:t>
        </m:r>
        <m:sSub>
          <m:e>
            <m:acc>
              <m:accPr>
                <m:chr m:val="̃"/>
              </m:accPr>
              <m:e>
                <m:r>
                  <m:t>y</m:t>
                </m:r>
              </m:e>
            </m:acc>
          </m:e>
          <m:sub>
            <m:r>
              <m:t>j</m:t>
            </m:r>
          </m:sub>
        </m:sSub>
        <m:r>
          <m:rPr>
            <m:sty m:val="p"/>
          </m:rPr>
          <m:t>=</m:t>
        </m:r>
        <m:sSub>
          <m:e>
            <m:acc>
              <m:accPr>
                <m:chr m:val="̃"/>
              </m:accPr>
              <m:e>
                <m:r>
                  <m:t>e</m:t>
                </m:r>
              </m:e>
            </m:acc>
          </m:e>
          <m:sub>
            <m:r>
              <m:t>j</m:t>
            </m:r>
          </m:sub>
        </m:sSub>
      </m:oMath>
      <w:ins w:id="7158" w:author="PR Preview" w:date="2026-01-01T00:00:00Z">
        <w:r>
          <w:t xml:space="preserve"> </w:t>
        </w:r>
      </w:ins>
      <w:ins w:id="7159" w:author="PR Preview" w:date="2026-01-01T00:00:00Z">
        <w:r>
          <w:t xml:space="preserve">(</w:t>
        </w:r>
      </w:ins>
      <w:hyperlink w:anchor="def-indicator-vector">
        <w:ins w:id="7160" w:author="PR Preview" w:date="2026-01-01T00:00:00Z">
          <w:r>
            <w:rPr>
              <w:rStyle w:val="Hyperlink"/>
            </w:rPr>
            <w:t xml:space="preserve">Definition 12</w:t>
          </w:r>
        </w:ins>
      </w:hyperlink>
      <w:ins w:id="7161" w:author="PR Preview" w:date="2026-01-01T00:00:00Z">
        <w:r>
          <w:t xml:space="preserve">),</w:t>
        </w:r>
      </w:ins>
      <w:ins w:id="7162" w:author="PR Preview" w:date="2026-01-01T00:00:00Z">
        <w:r>
          <w:t xml:space="preserve"> </w:t>
        </w:r>
      </w:ins>
      <w:ins w:id="7163" w:author="PR Preview" w:date="2026-01-01T00:00:00Z">
        <w:r>
          <w:t xml:space="preserve">and let</w:t>
        </w:r>
      </w:ins>
      <w:ins w:id="7164" w:author="PR Preview" w:date="2026-01-01T00:00:00Z">
        <w:r>
          <w:t xml:space="preserve"> </w:t>
        </w:r>
      </w:ins>
      <m:oMath>
        <m:r>
          <m:rPr>
            <m:sty m:val="bi"/>
          </m:rPr>
          <m:t>B</m:t>
        </m:r>
      </m:oMath>
      <w:ins w:id="7165" w:author="PR Preview" w:date="2026-01-01T00:00:00Z">
        <w:r>
          <w:t xml:space="preserve"> </w:t>
        </w:r>
      </w:ins>
      <w:ins w:id="7166" w:author="PR Preview" w:date="2026-01-01T00:00:00Z">
        <w:r>
          <w:t xml:space="preserve">have columns</w:t>
        </w:r>
      </w:ins>
      <w:ins w:id="7167" w:author="PR Preview" w:date="2026-01-01T00:00:00Z">
        <w:r>
          <w:t xml:space="preserve"> </w:t>
        </w:r>
      </w:ins>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ins w:id="7168" w:author="PR Preview" w:date="2026-01-01T00:00:00Z">
        <w:r>
          <w:t xml:space="preserve">.</w:t>
        </w:r>
      </w:ins>
      <w:ins w:id="7169" w:author="PR Preview" w:date="2026-01-01T00:00:00Z">
        <w:r>
          <w:t xml:space="preserve"> </w:t>
        </w:r>
      </w:ins>
      <w:ins w:id="7170" w:author="PR Preview" w:date="2026-01-01T00:00:00Z">
        <w:r>
          <w:t xml:space="preserve">Column</w:t>
        </w:r>
      </w:ins>
      <w:ins w:id="7171" w:author="PR Preview" w:date="2026-01-01T00:00:00Z">
        <w:r>
          <w:t xml:space="preserve"> </w:t>
        </w:r>
      </w:ins>
      <m:oMath>
        <m:r>
          <m:t>j</m:t>
        </m:r>
      </m:oMath>
      <w:ins w:id="7172" w:author="PR Preview" w:date="2026-01-01T00:00:00Z">
        <w:r>
          <w:t xml:space="preserve"> </w:t>
        </w:r>
      </w:ins>
      <w:ins w:id="7173" w:author="PR Preview" w:date="2026-01-01T00:00:00Z">
        <w:r>
          <w:t xml:space="preserve">of</w:t>
        </w:r>
      </w:ins>
      <w:ins w:id="7174" w:author="PR Preview" w:date="2026-01-01T00:00:00Z">
        <w:r>
          <w:t xml:space="preserve"> </w:t>
        </w:r>
      </w:ins>
      <m:oMath>
        <m:r>
          <m:rPr>
            <m:sty m:val="bi"/>
          </m:rPr>
          <m:t>A</m:t>
        </m:r>
        <m:r>
          <m:rPr>
            <m:sty m:val="bi"/>
          </m:rPr>
          <m:t>B</m:t>
        </m:r>
      </m:oMath>
      <w:ins w:id="7175" w:author="PR Preview" w:date="2026-01-01T00:00:00Z">
        <w:r>
          <w:t xml:space="preserve"> </w:t>
        </w:r>
      </w:ins>
      <w:ins w:id="7176" w:author="PR Preview" w:date="2026-01-01T00:00:00Z">
        <w:r>
          <w:t xml:space="preserve">is</w:t>
        </w:r>
      </w:ins>
      <w:ins w:id="7177" w:author="PR Preview" w:date="2026-01-01T00:00:00Z">
        <w:r>
          <w:t xml:space="preserve"> </w:t>
        </w:r>
      </w:ins>
      <m:oMath>
        <m:r>
          <m:rPr>
            <m:sty m:val="bi"/>
          </m:rPr>
          <m:t>A</m:t>
        </m:r>
        <m:sSub>
          <m:e>
            <m:acc>
              <m:accPr>
                <m:chr m:val="̃"/>
              </m:accPr>
              <m:e>
                <m:r>
                  <m:t>y</m:t>
                </m:r>
              </m:e>
            </m:acc>
          </m:e>
          <m:sub>
            <m:r>
              <m:t>j</m:t>
            </m:r>
          </m:sub>
        </m:sSub>
        <m:r>
          <m:rPr>
            <m:sty m:val="p"/>
          </m:rPr>
          <m:t>=</m:t>
        </m:r>
        <m:sSub>
          <m:e>
            <m:acc>
              <m:accPr>
                <m:chr m:val="̃"/>
              </m:accPr>
              <m:e>
                <m:r>
                  <m:t>e</m:t>
                </m:r>
              </m:e>
            </m:acc>
          </m:e>
          <m:sub>
            <m:r>
              <m:t>j</m:t>
            </m:r>
          </m:sub>
        </m:sSub>
      </m:oMath>
      <w:ins w:id="7178" w:author="PR Preview" w:date="2026-01-01T00:00:00Z">
        <w:r>
          <w:t xml:space="preserve"> </w:t>
        </w:r>
      </w:ins>
      <w:ins w:id="7179" w:author="PR Preview" w:date="2026-01-01T00:00:00Z">
        <w:r>
          <w:t xml:space="preserve">(4),</w:t>
        </w:r>
      </w:ins>
      <w:ins w:id="7180" w:author="PR Preview" w:date="2026-01-01T00:00:00Z">
        <w:r>
          <w:t xml:space="preserve"> </w:t>
        </w:r>
      </w:ins>
      <w:ins w:id="7181" w:author="PR Preview" w:date="2026-01-01T00:00:00Z">
        <w:r>
          <w:t xml:space="preserve">so</w:t>
        </w:r>
      </w:ins>
      <w:ins w:id="7182" w:author="PR Preview" w:date="2026-01-01T00:00:00Z">
        <w:r>
          <w:t xml:space="preserve"> </w:t>
        </w:r>
      </w:ins>
      <m:oMath>
        <m:r>
          <m:rPr>
            <m:sty m:val="bi"/>
          </m:rPr>
          <m:t>A</m:t>
        </m:r>
        <m:r>
          <m:rPr>
            <m:sty m:val="bi"/>
          </m:rPr>
          <m:t>B</m:t>
        </m:r>
        <m:r>
          <m:rPr>
            <m:sty m:val="p"/>
          </m:rPr>
          <m:t>=</m:t>
        </m:r>
        <m:sSub>
          <m:e>
            <m:r>
              <m:rPr>
                <m:sty m:val="bi"/>
              </m:rPr>
              <m:t>I</m:t>
            </m:r>
          </m:e>
          <m:sub>
            <m:r>
              <m:t>n</m:t>
            </m:r>
          </m:sub>
        </m:sSub>
      </m:oMath>
      <w:ins w:id="7183" w:author="PR Preview" w:date="2026-01-01T00:00:00Z">
        <w:r>
          <w:t xml:space="preserve">.</w:t>
        </w:r>
      </w:ins>
      <w:ins w:id="7184" w:author="PR Preview" w:date="2026-01-01T00:00:00Z">
        <w:r>
          <w:t xml:space="preserve"> </w:t>
        </w:r>
      </w:ins>
      <w:ins w:id="7185" w:author="PR Preview" w:date="2026-01-01T00:00:00Z">
        <w:r>
          <w:t xml:space="preserve">For the other order,</w:t>
        </w:r>
      </w:ins>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ins w:id="7186" w:author="PR Preview" w:date="2026-01-01T00:00:00Z">
        <w:r>
          <w:t xml:space="preserve">so every column of</w:t>
        </w:r>
      </w:ins>
      <w:ins w:id="7187" w:author="PR Preview" w:date="2026-01-01T00:00:00Z">
        <w:r>
          <w:t xml:space="preserve"> </w:t>
        </w:r>
      </w:ins>
      <m:oMath>
        <m:r>
          <m:rPr>
            <m:sty m:val="bi"/>
          </m:rPr>
          <m:t>B</m:t>
        </m:r>
        <m:r>
          <m:rPr>
            <m:sty m:val="bi"/>
          </m:rPr>
          <m:t>A</m:t>
        </m:r>
        <m:r>
          <m:rPr>
            <m:sty m:val="p"/>
          </m:rPr>
          <m:t>−</m:t>
        </m:r>
        <m:sSub>
          <m:e>
            <m:r>
              <m:rPr>
                <m:sty m:val="bi"/>
              </m:rPr>
              <m:t>I</m:t>
            </m:r>
          </m:e>
          <m:sub>
            <m:r>
              <m:t>n</m:t>
            </m:r>
          </m:sub>
        </m:sSub>
      </m:oMath>
      <w:ins w:id="7188" w:author="PR Preview" w:date="2026-01-01T00:00:00Z">
        <w:r>
          <w:t xml:space="preserve"> </w:t>
        </w:r>
      </w:ins>
      <w:ins w:id="7189" w:author="PR Preview" w:date="2026-01-01T00:00:00Z">
        <w:r>
          <w:t xml:space="preserve">is in</w:t>
        </w:r>
      </w:ins>
      <w:ins w:id="7190"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7191" w:author="PR Preview" w:date="2026-01-01T00:00:00Z">
        <w:r>
          <w:t xml:space="preserve"> </w:t>
        </w:r>
      </w:ins>
      <w:ins w:id="7192" w:author="PR Preview" w:date="2026-01-01T00:00:00Z">
        <w:r>
          <w:t xml:space="preserve">(4),</w:t>
        </w:r>
      </w:ins>
      <w:ins w:id="7193" w:author="PR Preview" w:date="2026-01-01T00:00:00Z">
        <w:r>
          <w:t xml:space="preserve"> </w:t>
        </w:r>
      </w:ins>
      <w:ins w:id="7194" w:author="PR Preview" w:date="2026-01-01T00:00:00Z">
        <w:r>
          <w:t xml:space="preserve">and</w:t>
        </w:r>
      </w:ins>
      <w:ins w:id="7195" w:author="PR Preview" w:date="2026-01-01T00:00:00Z">
        <w:r>
          <w:t xml:space="preserve"> </w:t>
        </w:r>
      </w:ins>
      <m:oMath>
        <m:r>
          <m:rPr>
            <m:sty m:val="bi"/>
          </m:rPr>
          <m:t>B</m:t>
        </m:r>
        <m:r>
          <m:rPr>
            <m:sty m:val="bi"/>
          </m:rPr>
          <m:t>A</m:t>
        </m:r>
        <m:r>
          <m:rPr>
            <m:sty m:val="p"/>
          </m:rPr>
          <m:t>=</m:t>
        </m:r>
        <m:sSub>
          <m:e>
            <m:r>
              <m:rPr>
                <m:sty m:val="bi"/>
              </m:rPr>
              <m:t>I</m:t>
            </m:r>
          </m:e>
          <m:sub>
            <m:r>
              <m:t>n</m:t>
            </m:r>
          </m:sub>
        </m:sSub>
      </m:oMath>
      <w:ins w:id="7196" w:author="PR Preview" w:date="2026-01-01T00:00:00Z">
        <w:r>
          <w:t xml:space="preserve">.</w:t>
        </w:r>
      </w:ins>
      <w:ins w:id="7197" w:author="PR Preview" w:date="2026-01-01T00:00:00Z">
        <w:r>
          <w:t xml:space="preserve"> </w:t>
        </w:r>
      </w:ins>
      <w:ins w:id="7198" w:author="PR Preview" w:date="2026-01-01T00:00:00Z">
        <w:r>
          <w:t xml:space="preserve">So</w:t>
        </w:r>
      </w:ins>
      <w:ins w:id="7199" w:author="PR Preview" w:date="2026-01-01T00:00:00Z">
        <w:r>
          <w:t xml:space="preserve"> </w:t>
        </w:r>
      </w:ins>
      <m:oMath>
        <m:r>
          <m:rPr>
            <m:sty m:val="bi"/>
          </m:rPr>
          <m:t>B</m:t>
        </m:r>
      </m:oMath>
      <w:ins w:id="7200" w:author="PR Preview" w:date="2026-01-01T00:00:00Z">
        <w:r>
          <w:t xml:space="preserve"> </w:t>
        </w:r>
      </w:ins>
      <w:ins w:id="7201" w:author="PR Preview" w:date="2026-01-01T00:00:00Z">
        <w:r>
          <w:t xml:space="preserve">satisfies</w:t>
        </w:r>
      </w:ins>
      <w:ins w:id="7202" w:author="PR Preview" w:date="2026-01-01T00:00:00Z">
        <w:r>
          <w:t xml:space="preserve"> </w:t>
        </w:r>
      </w:ins>
      <w:hyperlink w:anchor="def-invertible-matrix">
        <w:ins w:id="7203" w:author="PR Preview" w:date="2026-01-01T00:00:00Z">
          <w:r>
            <w:rPr>
              <w:rStyle w:val="Hyperlink"/>
            </w:rPr>
            <w:t xml:space="preserve">Definition 72</w:t>
          </w:r>
        </w:ins>
      </w:hyperlink>
      <w:ins w:id="7204" w:author="PR Preview" w:date="2026-01-01T00:00:00Z">
        <w:r>
          <w:t xml:space="preserve">.</w:t>
        </w:r>
      </w:ins>
      <w:ins w:id="7205" w:author="PR Preview" w:date="2026-01-01T00:00:00Z">
        <w:r>
          <w:t xml:space="preserve"> </w:t>
        </w:r>
      </w:ins>
      <w:ins w:id="7206" w:author="PR Preview" w:date="2026-01-01T00:00:00Z">
        <w:r>
          <w:t xml:space="preserve">The two conditions in the statement are equivalent by</w:t>
        </w:r>
      </w:ins>
      <w:ins w:id="7207" w:author="PR Preview" w:date="2026-01-01T00:00:00Z">
        <w:r>
          <w:t xml:space="preserve"> </w:t>
        </w:r>
      </w:ins>
      <w:hyperlink w:anchor="thm-rank-nullity">
        <w:ins w:id="7208" w:author="PR Preview" w:date="2026-01-01T00:00:00Z">
          <w:r>
            <w:rPr>
              <w:rStyle w:val="Hyperlink"/>
            </w:rPr>
            <w:t xml:space="preserve">Theorem 36</w:t>
          </w:r>
        </w:ins>
      </w:hyperlink>
      <w:ins w:id="7209" w:author="PR Preview" w:date="2026-01-01T00:00:00Z">
        <w:r>
          <w:t xml:space="preserve">:</w:t>
        </w:r>
      </w:ins>
      <w:ins w:id="7210" w:author="PR Preview" w:date="2026-01-01T00:00:00Z">
        <w:r>
          <w:t xml:space="preserve"> </w:t>
        </w:r>
      </w:ins>
      <w:ins w:id="7211" w:author="PR Preview" w:date="2026-01-01T00:00:00Z">
        <w:r>
          <w:t xml:space="preserve">the nullity is</w:t>
        </w:r>
      </w:ins>
      <w:ins w:id="7212" w:author="PR Preview" w:date="2026-01-01T00:00:00Z">
        <w:r>
          <w:t xml:space="preserve"> </w:t>
        </w:r>
      </w:ins>
      <m:oMath>
        <m:r>
          <m:t>0</m:t>
        </m:r>
      </m:oMath>
      <w:ins w:id="7213" w:author="PR Preview" w:date="2026-01-01T00:00:00Z">
        <w:r>
          <w:t xml:space="preserve"> </w:t>
        </w:r>
      </w:ins>
      <w:ins w:id="7214" w:author="PR Preview" w:date="2026-01-01T00:00:00Z">
        <w:r>
          <w:t xml:space="preserve">exactly when</w:t>
        </w:r>
      </w:ins>
      <w:ins w:id="7215"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7216" w:author="PR Preview" w:date="2026-01-01T00:00:00Z">
        <w:r>
          <w:t xml:space="preserve">,</w:t>
        </w:r>
      </w:ins>
      <w:ins w:id="7217" w:author="PR Preview" w:date="2026-01-01T00:00:00Z">
        <w:r>
          <w:t xml:space="preserve"> </w:t>
        </w:r>
      </w:ins>
      <w:ins w:id="7218" w:author="PR Preview" w:date="2026-01-01T00:00:00Z">
        <w:r>
          <w:t xml:space="preserve">because a subspace of dimension</w:t>
        </w:r>
      </w:ins>
      <w:ins w:id="7219" w:author="PR Preview" w:date="2026-01-01T00:00:00Z">
        <w:r>
          <w:t xml:space="preserve"> </w:t>
        </w:r>
      </w:ins>
      <m:oMath>
        <m:r>
          <m:t>0</m:t>
        </m:r>
      </m:oMath>
      <w:ins w:id="7220" w:author="PR Preview" w:date="2026-01-01T00:00:00Z">
        <w:r>
          <w:t xml:space="preserve"> </w:t>
        </w:r>
      </w:ins>
      <w:ins w:id="7221" w:author="PR Preview" w:date="2026-01-01T00:00:00Z">
        <w:r>
          <w:t xml:space="preserve">has the empty list as a basis, whose span is</w:t>
        </w:r>
      </w:ins>
      <w:ins w:id="7222" w:author="PR Preview" w:date="2026-01-01T00:00:00Z">
        <w:r>
          <w:t xml:space="preserve"> </w:t>
        </w:r>
      </w:ins>
      <m:oMath>
        <m:r>
          <m:t>​</m:t>
        </m:r>
        <m:d>
          <m:dPr>
            <m:begChr m:val="{"/>
            <m:sepChr m:val=""/>
            <m:endChr m:val="}"/>
            <m:grow/>
          </m:dPr>
          <m:e>
            <m:acc>
              <m:accPr>
                <m:chr m:val="̃"/>
              </m:accPr>
              <m:e>
                <m:r>
                  <m:t>0</m:t>
                </m:r>
              </m:e>
            </m:acc>
          </m:e>
        </m:d>
        <m:r>
          <m:t>​</m:t>
        </m:r>
      </m:oMath>
      <w:ins w:id="7223" w:author="PR Preview" w:date="2026-01-01T00:00:00Z">
        <w:r>
          <w:t xml:space="preserve"> </w:t>
        </w:r>
      </w:ins>
      <w:ins w:id="7224" w:author="PR Preview" w:date="2026-01-01T00:00:00Z">
        <w:r>
          <w:t xml:space="preserve">(</w:t>
        </w:r>
      </w:ins>
      <w:hyperlink w:anchor="def-dimension">
        <w:ins w:id="7225" w:author="PR Preview" w:date="2026-01-01T00:00:00Z">
          <w:r>
            <w:rPr>
              <w:rStyle w:val="Hyperlink"/>
            </w:rPr>
            <w:t xml:space="preserve">Definition 44</w:t>
          </w:r>
        </w:ins>
      </w:hyperlink>
      <w:ins w:id="7226" w:author="PR Preview" w:date="2026-01-01T00:00:00Z">
        <w:r>
          <w:t xml:space="preserve">,</w:t>
        </w:r>
      </w:ins>
      <w:ins w:id="7227" w:author="PR Preview" w:date="2026-01-01T00:00:00Z">
        <w:r>
          <w:t xml:space="preserve"> </w:t>
        </w:r>
      </w:ins>
      <w:hyperlink w:anchor="def-span">
        <w:ins w:id="7228" w:author="PR Preview" w:date="2026-01-01T00:00:00Z">
          <w:r>
            <w:rPr>
              <w:rStyle w:val="Hyperlink"/>
            </w:rPr>
            <w:t xml:space="preserve">Definition 41</w:t>
          </w:r>
        </w:ins>
      </w:hyperlink>
      <w:ins w:id="7229" w:author="PR Preview" w:date="2026-01-01T00:00:00Z">
        <w:r>
          <w:t xml:space="preserve">), and</w:t>
        </w:r>
      </w:ins>
      <w:ins w:id="7230" w:author="PR Preview" w:date="2026-01-01T00:00:00Z">
        <w:r>
          <w:t xml:space="preserve"> </w:t>
        </w:r>
      </w:ins>
      <m:oMath>
        <m:r>
          <m:t>​</m:t>
        </m:r>
        <m:d>
          <m:dPr>
            <m:begChr m:val="{"/>
            <m:sepChr m:val=""/>
            <m:endChr m:val="}"/>
            <m:grow/>
          </m:dPr>
          <m:e>
            <m:acc>
              <m:accPr>
                <m:chr m:val="̃"/>
              </m:accPr>
              <m:e>
                <m:r>
                  <m:t>0</m:t>
                </m:r>
              </m:e>
            </m:acc>
          </m:e>
        </m:d>
        <m:r>
          <m:t>​</m:t>
        </m:r>
      </m:oMath>
      <w:ins w:id="7231" w:author="PR Preview" w:date="2026-01-01T00:00:00Z">
        <w:r>
          <w:t xml:space="preserve"> </w:t>
        </w:r>
      </w:ins>
      <w:ins w:id="7232" w:author="PR Preview" w:date="2026-01-01T00:00:00Z">
        <w:r>
          <w:t xml:space="preserve">has dimension</w:t>
        </w:r>
      </w:ins>
      <w:ins w:id="7233" w:author="PR Preview" w:date="2026-01-01T00:00:00Z">
        <w:r>
          <w:t xml:space="preserve"> </w:t>
        </w:r>
      </w:ins>
      <m:oMath>
        <m:r>
          <m:t>0</m:t>
        </m:r>
      </m:oMath>
      <w:ins w:id="7234" w:author="PR Preview" w:date="2026-01-01T00:00:00Z">
        <w:r>
          <w:t xml:space="preserve"> </w:t>
        </w:r>
      </w:ins>
      <w:ins w:id="7235" w:author="PR Preview" w:date="2026-01-01T00:00:00Z">
        <w:r>
          <w:t xml:space="preserve">(</w:t>
        </w:r>
      </w:ins>
      <w:hyperlink w:anchor="exm-dimension">
        <w:ins w:id="7236" w:author="PR Preview" w:date="2026-01-01T00:00:00Z">
          <w:r>
            <w:rPr>
              <w:rStyle w:val="Hyperlink"/>
            </w:rPr>
            <w:t xml:space="preserve">Example 47</w:t>
          </w:r>
        </w:ins>
      </w:hyperlink>
      <w:ins w:id="7237" w:author="PR Preview" w:date="2026-01-01T00:00:00Z">
        <w:r>
          <w:t xml:space="preserve">).</w:t>
        </w:r>
      </w:ins>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del w:id="7238" w:author="PR Preview" w:date="2026-01-01T00:00:00Z">
        <w:r>
          <w:delText xml:space="preserve">For</w:delText>
        </w:r>
      </w:del>
      <w:del w:id="7239" w:author="PR Preview" w:date="2026-01-01T00:00:00Z">
        <w:r>
          <w:delText xml:space="preserve"> </w:delText>
        </w:r>
      </w:del>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7240" w:author="PR Preview" w:date="2026-01-01T00:00:00Z">
        <w:r>
          <w:delText xml:space="preserve">,</w:delText>
        </w:r>
      </w:del>
      <w:del w:id="7241" w:author="PR Preview" w:date="2026-01-01T00:00:00Z">
        <w:r>
          <w:delText xml:space="preserve"> </w:delText>
        </w:r>
      </w:del>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del w:id="7242" w:author="PR Preview" w:date="2026-01-01T00:00:00Z">
        <w:r>
          <w:delText xml:space="preserve">.</w:delText>
        </w:r>
      </w:del>
      <w:del w:id="7243" w:author="PR Preview" w:date="2026-01-01T00:00:00Z">
        <w:r>
          <w:delText xml:space="preserve"> </w:delText>
        </w:r>
      </w:del>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del w:id="7244" w:author="PR Preview" w:date="2026-01-01T00:00:00Z">
        <w:r>
          <w:delText xml:space="preserve">, so</w:delText>
        </w:r>
      </w:del>
      <w:del w:id="7245" w:author="PR Preview" w:date="2026-01-01T00:00:00Z">
        <w:r>
          <w:delText xml:space="preserve"> </w:delText>
        </w:r>
      </w:del>
      <m:oMath>
        <m:r>
          <m:t>0</m:t>
        </m:r>
      </m:oMath>
      <w:del w:id="7246" w:author="PR Preview" w:date="2026-01-01T00:00:00Z">
        <w:r>
          <w:delText xml:space="preserve"> </w:delText>
        </w:r>
      </w:del>
      <w:del w:id="7247" w:author="PR Preview" w:date="2026-01-01T00:00:00Z">
        <w:r>
          <w:delText xml:space="preserve">is an eigenvalue.</w:delText>
        </w:r>
      </w:del>
      <w:del w:id="7248" w:author="PR Preview" w:date="2026-01-01T00:00:00Z">
        <w:r>
          <w:delText xml:space="preserve"> </w:delText>
        </w:r>
      </w:del>
      <w:del w:id="7249" w:author="PR Preview" w:date="2026-01-01T00:00:00Z">
        <w:r>
          <w:delText xml:space="preserve">If</w:delText>
        </w:r>
      </w:del>
      <w:del w:id="7250" w:author="PR Preview" w:date="2026-01-01T00:00:00Z">
        <w:r>
          <w:delText xml:space="preserve"> </w:delText>
        </w:r>
      </w:del>
      <m:oMath>
        <m:r>
          <m:rPr>
            <m:sty m:val="bi"/>
          </m:rPr>
          <m:t>J</m:t>
        </m:r>
        <m:acc>
          <m:accPr>
            <m:chr m:val="̃"/>
          </m:accPr>
          <m:e>
            <m:r>
              <m:t>v</m:t>
            </m:r>
          </m:e>
        </m:acc>
        <m:r>
          <m:rPr>
            <m:sty m:val="p"/>
          </m:rPr>
          <m:t>=</m:t>
        </m:r>
        <m:r>
          <m:t>λ</m:t>
        </m:r>
        <m:acc>
          <m:accPr>
            <m:chr m:val="̃"/>
          </m:accPr>
          <m:e>
            <m:r>
              <m:t>v</m:t>
            </m:r>
          </m:e>
        </m:acc>
      </m:oMath>
      <w:del w:id="7251" w:author="PR Preview" w:date="2026-01-01T00:00:00Z">
        <w:r>
          <w:delText xml:space="preserve"> </w:delText>
        </w:r>
      </w:del>
      <w:del w:id="7252" w:author="PR Preview" w:date="2026-01-01T00:00:00Z">
        <w:r>
          <w:delText xml:space="preserve">with</w:delText>
        </w:r>
      </w:del>
      <w:del w:id="7253" w:author="PR Preview" w:date="2026-01-01T00:00:00Z">
        <w:r>
          <w:delText xml:space="preserve"> </w:delText>
        </w:r>
      </w:del>
      <m:oMath>
        <m:r>
          <m:t>λ</m:t>
        </m:r>
        <m:r>
          <m:rPr>
            <m:sty m:val="p"/>
          </m:rPr>
          <m:t>≠</m:t>
        </m:r>
        <m:r>
          <m:t>0</m:t>
        </m:r>
      </m:oMath>
      <w:del w:id="7254" w:author="PR Preview" w:date="2026-01-01T00:00:00Z">
        <w:r>
          <w:delText xml:space="preserve">,</w:delText>
        </w:r>
      </w:del>
      <w:del w:id="7255" w:author="PR Preview" w:date="2026-01-01T00:00:00Z">
        <w:r>
          <w:delText xml:space="preserve"> </w:delText>
        </w:r>
      </w:del>
      <w:del w:id="7256" w:author="PR Preview" w:date="2026-01-01T00:00:00Z">
        <w:r>
          <w:delText xml:space="preserve">the second entry gives</w:delText>
        </w:r>
      </w:del>
      <w:del w:id="7257" w:author="PR Preview" w:date="2026-01-01T00:00:00Z">
        <w:r>
          <w:delText xml:space="preserve"> </w:delText>
        </w:r>
      </w:del>
      <m:oMath>
        <m:r>
          <m:t>λ</m:t>
        </m:r>
        <m:sSub>
          <m:e>
            <m:r>
              <m:t>v</m:t>
            </m:r>
          </m:e>
          <m:sub>
            <m:r>
              <m:t>2</m:t>
            </m:r>
          </m:sub>
        </m:sSub>
        <m:r>
          <m:rPr>
            <m:sty m:val="p"/>
          </m:rPr>
          <m:t>=</m:t>
        </m:r>
        <m:r>
          <m:t>0</m:t>
        </m:r>
      </m:oMath>
      <w:del w:id="7258" w:author="PR Preview" w:date="2026-01-01T00:00:00Z">
        <w:r>
          <w:delText xml:space="preserve">, so</w:delText>
        </w:r>
      </w:del>
      <w:del w:id="7259" w:author="PR Preview" w:date="2026-01-01T00:00:00Z">
        <w:r>
          <w:delText xml:space="preserve"> </w:delText>
        </w:r>
      </w:del>
      <m:oMath>
        <m:sSub>
          <m:e>
            <m:r>
              <m:t>v</m:t>
            </m:r>
          </m:e>
          <m:sub>
            <m:r>
              <m:t>2</m:t>
            </m:r>
          </m:sub>
        </m:sSub>
        <m:r>
          <m:rPr>
            <m:sty m:val="p"/>
          </m:rPr>
          <m:t>=</m:t>
        </m:r>
        <m:r>
          <m:t>0</m:t>
        </m:r>
      </m:oMath>
      <w:del w:id="7260" w:author="PR Preview" w:date="2026-01-01T00:00:00Z">
        <w:r>
          <w:delText xml:space="preserve">,</w:delText>
        </w:r>
      </w:del>
      <w:del w:id="7261" w:author="PR Preview" w:date="2026-01-01T00:00:00Z">
        <w:r>
          <w:delText xml:space="preserve"> </w:delText>
        </w:r>
      </w:del>
      <w:del w:id="7262" w:author="PR Preview" w:date="2026-01-01T00:00:00Z">
        <w:r>
          <w:delText xml:space="preserve">and then the first gives</w:delText>
        </w:r>
      </w:del>
      <w:del w:id="7263" w:author="PR Preview" w:date="2026-01-01T00:00:00Z">
        <w:r>
          <w:delText xml:space="preserve"> </w:delText>
        </w:r>
      </w:del>
      <m:oMath>
        <m:r>
          <m:t>λ</m:t>
        </m:r>
        <m:sSub>
          <m:e>
            <m:r>
              <m:t>v</m:t>
            </m:r>
          </m:e>
          <m:sub>
            <m:r>
              <m:t>1</m:t>
            </m:r>
          </m:sub>
        </m:sSub>
        <m:r>
          <m:rPr>
            <m:sty m:val="p"/>
          </m:rPr>
          <m:t>=</m:t>
        </m:r>
        <m:r>
          <m:t>0</m:t>
        </m:r>
      </m:oMath>
      <w:del w:id="7264" w:author="PR Preview" w:date="2026-01-01T00:00:00Z">
        <w:r>
          <w:delText xml:space="preserve">, so</w:delText>
        </w:r>
      </w:del>
      <w:del w:id="7265" w:author="PR Preview" w:date="2026-01-01T00:00:00Z">
        <w:r>
          <w:delText xml:space="preserve"> </w:delText>
        </w:r>
      </w:del>
      <m:oMath>
        <m:acc>
          <m:accPr>
            <m:chr m:val="̃"/>
          </m:accPr>
          <m:e>
            <m:r>
              <m:t>v</m:t>
            </m:r>
          </m:e>
        </m:acc>
        <m:r>
          <m:rPr>
            <m:sty m:val="p"/>
          </m:rPr>
          <m:t>=</m:t>
        </m:r>
        <m:acc>
          <m:accPr>
            <m:chr m:val="̃"/>
          </m:accPr>
          <m:e>
            <m:r>
              <m:t>0</m:t>
            </m:r>
          </m:e>
        </m:acc>
      </m:oMath>
      <w:del w:id="7266" w:author="PR Preview" w:date="2026-01-01T00:00:00Z">
        <w:r>
          <w:delText xml:space="preserve">.</w:delText>
        </w:r>
      </w:del>
      <w:del w:id="7267" w:author="PR Preview" w:date="2026-01-01T00:00:00Z">
        <w:r>
          <w:delText xml:space="preserve"> </w:delText>
        </w:r>
      </w:del>
      <w:del w:id="7268" w:author="PR Preview" w:date="2026-01-01T00:00:00Z">
        <w:r>
          <w:delText xml:space="preserve">So</w:delText>
        </w:r>
      </w:del>
      <w:del w:id="7269" w:author="PR Preview" w:date="2026-01-01T00:00:00Z">
        <w:r>
          <w:delText xml:space="preserve"> </w:delText>
        </w:r>
      </w:del>
      <m:oMath>
        <m:r>
          <m:t>0</m:t>
        </m:r>
      </m:oMath>
      <w:del w:id="7270" w:author="PR Preview" w:date="2026-01-01T00:00:00Z">
        <w:r>
          <w:delText xml:space="preserve"> </w:delText>
        </w:r>
      </w:del>
      <w:del w:id="7271" w:author="PR Preview" w:date="2026-01-01T00:00:00Z">
        <w:r>
          <w:delText xml:space="preserve">is the only eigenvalue,</w:delText>
        </w:r>
      </w:del>
      <w:del w:id="7272" w:author="PR Preview" w:date="2026-01-01T00:00:00Z">
        <w:r>
          <w:delText xml:space="preserve"> </w:delText>
        </w:r>
      </w:del>
      <w:del w:id="7273" w:author="PR Preview" w:date="2026-01-01T00:00:00Z">
        <w:r>
          <w:delText xml:space="preserve">and</w:delText>
        </w:r>
      </w:del>
      <w:del w:id="7274" w:author="PR Preview" w:date="2026-01-01T00:00:00Z">
        <w:r>
          <w:delText xml:space="preserve"> </w:delText>
        </w:r>
      </w:del>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del w:id="7275" w:author="PR Preview" w:date="2026-01-01T00:00:00Z">
        <w:r>
          <w:delText xml:space="preserve">, with geometric multiplicity</w:delText>
        </w:r>
      </w:del>
      <w:del w:id="7276" w:author="PR Preview" w:date="2026-01-01T00:00:00Z">
        <w:r>
          <w:delText xml:space="preserve"> </w:delText>
        </w:r>
      </w:del>
      <m:oMath>
        <m:r>
          <m:t>1</m:t>
        </m:r>
      </m:oMath>
      <w:del w:id="7277" w:author="PR Preview" w:date="2026-01-01T00:00:00Z">
        <w:r>
          <w:delText xml:space="preserve">.</w:delText>
        </w:r>
      </w:del>
    </w:p>
    <w:p>
      <w:pPr>
        <w:numPr>
          <w:ilvl w:val="0"/>
          <w:numId w:val="1094"/>
        </w:numPr>
      </w:pPr>
      <w:ins w:id="7278" w:author="PR Preview" w:date="2026-01-01T00:00:00Z">
        <w:r>
          <w:t xml:space="preserve">For</w:t>
        </w:r>
      </w:ins>
      <w:ins w:id="7279" w:author="PR Preview" w:date="2026-01-01T00:00:00Z">
        <w:r>
          <w:t xml:space="preserve"> </w:t>
        </w:r>
      </w:ins>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7280" w:author="PR Preview" w:date="2026-01-01T00:00:00Z">
        <w:r>
          <w:t xml:space="preserve">,</w:t>
        </w:r>
      </w:ins>
      <w:ins w:id="7281" w:author="PR Preview" w:date="2026-01-01T00:00:00Z">
        <w:r>
          <w:t xml:space="preserve"> </w:t>
        </w:r>
      </w:ins>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ins w:id="7282" w:author="PR Preview" w:date="2026-01-01T00:00:00Z">
        <w:r>
          <w:t xml:space="preserve">.</w:t>
        </w:r>
      </w:ins>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ins w:id="7283" w:author="PR Preview" w:date="2026-01-01T00:00:00Z">
        <w:r>
          <w:t xml:space="preserve">so</w:t>
        </w:r>
      </w:ins>
      <w:ins w:id="7284" w:author="PR Preview" w:date="2026-01-01T00:00:00Z">
        <w:r>
          <w:t xml:space="preserve"> </w:t>
        </w:r>
      </w:ins>
      <m:oMath>
        <m:r>
          <m:t>0</m:t>
        </m:r>
      </m:oMath>
      <w:ins w:id="7285" w:author="PR Preview" w:date="2026-01-01T00:00:00Z">
        <w:r>
          <w:t xml:space="preserve"> </w:t>
        </w:r>
      </w:ins>
      <w:ins w:id="7286" w:author="PR Preview" w:date="2026-01-01T00:00:00Z">
        <w:r>
          <w:t xml:space="preserve">is an eigenvalue.</w:t>
        </w:r>
      </w:ins>
      <w:ins w:id="7287" w:author="PR Preview" w:date="2026-01-01T00:00:00Z">
        <w:r>
          <w:t xml:space="preserve"> </w:t>
        </w:r>
      </w:ins>
      <w:ins w:id="7288" w:author="PR Preview" w:date="2026-01-01T00:00:00Z">
        <w:r>
          <w:t xml:space="preserve">If</w:t>
        </w:r>
      </w:ins>
      <w:ins w:id="7289" w:author="PR Preview" w:date="2026-01-01T00:00:00Z">
        <w:r>
          <w:t xml:space="preserve"> </w:t>
        </w:r>
      </w:ins>
      <m:oMath>
        <m:r>
          <m:rPr>
            <m:sty m:val="bi"/>
          </m:rPr>
          <m:t>J</m:t>
        </m:r>
        <m:acc>
          <m:accPr>
            <m:chr m:val="̃"/>
          </m:accPr>
          <m:e>
            <m:r>
              <m:t>v</m:t>
            </m:r>
          </m:e>
        </m:acc>
        <m:r>
          <m:rPr>
            <m:sty m:val="p"/>
          </m:rPr>
          <m:t>=</m:t>
        </m:r>
        <m:r>
          <m:t>λ</m:t>
        </m:r>
        <m:acc>
          <m:accPr>
            <m:chr m:val="̃"/>
          </m:accPr>
          <m:e>
            <m:r>
              <m:t>v</m:t>
            </m:r>
          </m:e>
        </m:acc>
      </m:oMath>
      <w:ins w:id="7290" w:author="PR Preview" w:date="2026-01-01T00:00:00Z">
        <w:r>
          <w:t xml:space="preserve"> </w:t>
        </w:r>
      </w:ins>
      <w:ins w:id="7291" w:author="PR Preview" w:date="2026-01-01T00:00:00Z">
        <w:r>
          <w:t xml:space="preserve">with</w:t>
        </w:r>
      </w:ins>
      <w:ins w:id="7292" w:author="PR Preview" w:date="2026-01-01T00:00:00Z">
        <w:r>
          <w:t xml:space="preserve"> </w:t>
        </w:r>
      </w:ins>
      <m:oMath>
        <m:r>
          <m:t>λ</m:t>
        </m:r>
        <m:r>
          <m:rPr>
            <m:sty m:val="p"/>
          </m:rPr>
          <m:t>≠</m:t>
        </m:r>
        <m:r>
          <m:t>0</m:t>
        </m:r>
      </m:oMath>
      <w:ins w:id="7293" w:author="PR Preview" w:date="2026-01-01T00:00:00Z">
        <w:r>
          <w:t xml:space="preserve">,</w:t>
        </w:r>
      </w:ins>
      <w:ins w:id="7294" w:author="PR Preview" w:date="2026-01-01T00:00:00Z">
        <w:r>
          <w:t xml:space="preserve"> </w:t>
        </w:r>
      </w:ins>
      <w:ins w:id="7295" w:author="PR Preview" w:date="2026-01-01T00:00:00Z">
        <w:r>
          <w:t xml:space="preserve">the second entry gives</w:t>
        </w:r>
      </w:ins>
      <w:ins w:id="7296" w:author="PR Preview" w:date="2026-01-01T00:00:00Z">
        <w:r>
          <w:t xml:space="preserve"> </w:t>
        </w:r>
      </w:ins>
      <m:oMath>
        <m:r>
          <m:t>λ</m:t>
        </m:r>
        <m:sSub>
          <m:e>
            <m:r>
              <m:t>v</m:t>
            </m:r>
          </m:e>
          <m:sub>
            <m:r>
              <m:t>2</m:t>
            </m:r>
          </m:sub>
        </m:sSub>
        <m:r>
          <m:rPr>
            <m:sty m:val="p"/>
          </m:rPr>
          <m:t>=</m:t>
        </m:r>
        <m:r>
          <m:t>0</m:t>
        </m:r>
      </m:oMath>
      <w:ins w:id="7297" w:author="PR Preview" w:date="2026-01-01T00:00:00Z">
        <w:r>
          <w:t xml:space="preserve">, so</w:t>
        </w:r>
      </w:ins>
      <w:ins w:id="7298" w:author="PR Preview" w:date="2026-01-01T00:00:00Z">
        <w:r>
          <w:t xml:space="preserve"> </w:t>
        </w:r>
      </w:ins>
      <m:oMath>
        <m:sSub>
          <m:e>
            <m:r>
              <m:t>v</m:t>
            </m:r>
          </m:e>
          <m:sub>
            <m:r>
              <m:t>2</m:t>
            </m:r>
          </m:sub>
        </m:sSub>
        <m:r>
          <m:rPr>
            <m:sty m:val="p"/>
          </m:rPr>
          <m:t>=</m:t>
        </m:r>
        <m:r>
          <m:t>0</m:t>
        </m:r>
      </m:oMath>
      <w:ins w:id="7299" w:author="PR Preview" w:date="2026-01-01T00:00:00Z">
        <w:r>
          <w:t xml:space="preserve">,</w:t>
        </w:r>
      </w:ins>
      <w:ins w:id="7300" w:author="PR Preview" w:date="2026-01-01T00:00:00Z">
        <w:r>
          <w:t xml:space="preserve"> </w:t>
        </w:r>
      </w:ins>
      <w:ins w:id="7301" w:author="PR Preview" w:date="2026-01-01T00:00:00Z">
        <w:r>
          <w:t xml:space="preserve">and then the first gives</w:t>
        </w:r>
      </w:ins>
      <w:ins w:id="7302" w:author="PR Preview" w:date="2026-01-01T00:00:00Z">
        <w:r>
          <w:t xml:space="preserve"> </w:t>
        </w:r>
      </w:ins>
      <m:oMath>
        <m:r>
          <m:t>λ</m:t>
        </m:r>
        <m:sSub>
          <m:e>
            <m:r>
              <m:t>v</m:t>
            </m:r>
          </m:e>
          <m:sub>
            <m:r>
              <m:t>1</m:t>
            </m:r>
          </m:sub>
        </m:sSub>
        <m:r>
          <m:rPr>
            <m:sty m:val="p"/>
          </m:rPr>
          <m:t>=</m:t>
        </m:r>
        <m:r>
          <m:t>0</m:t>
        </m:r>
      </m:oMath>
      <w:ins w:id="7303" w:author="PR Preview" w:date="2026-01-01T00:00:00Z">
        <w:r>
          <w:t xml:space="preserve">, so</w:t>
        </w:r>
      </w:ins>
      <w:ins w:id="7304" w:author="PR Preview" w:date="2026-01-01T00:00:00Z">
        <w:r>
          <w:t xml:space="preserve"> </w:t>
        </w:r>
      </w:ins>
      <m:oMath>
        <m:acc>
          <m:accPr>
            <m:chr m:val="̃"/>
          </m:accPr>
          <m:e>
            <m:r>
              <m:t>v</m:t>
            </m:r>
          </m:e>
        </m:acc>
        <m:r>
          <m:rPr>
            <m:sty m:val="p"/>
          </m:rPr>
          <m:t>=</m:t>
        </m:r>
        <m:acc>
          <m:accPr>
            <m:chr m:val="̃"/>
          </m:accPr>
          <m:e>
            <m:r>
              <m:t>0</m:t>
            </m:r>
          </m:e>
        </m:acc>
      </m:oMath>
      <w:ins w:id="7305" w:author="PR Preview" w:date="2026-01-01T00:00:00Z">
        <w:r>
          <w:t xml:space="preserve">.</w:t>
        </w:r>
      </w:ins>
      <w:ins w:id="7306" w:author="PR Preview" w:date="2026-01-01T00:00:00Z">
        <w:r>
          <w:t xml:space="preserve"> </w:t>
        </w:r>
      </w:ins>
      <w:ins w:id="7307" w:author="PR Preview" w:date="2026-01-01T00:00:00Z">
        <w:r>
          <w:t xml:space="preserve">So</w:t>
        </w:r>
      </w:ins>
      <w:ins w:id="7308" w:author="PR Preview" w:date="2026-01-01T00:00:00Z">
        <w:r>
          <w:t xml:space="preserve"> </w:t>
        </w:r>
      </w:ins>
      <m:oMath>
        <m:r>
          <m:t>0</m:t>
        </m:r>
      </m:oMath>
      <w:ins w:id="7309" w:author="PR Preview" w:date="2026-01-01T00:00:00Z">
        <w:r>
          <w:t xml:space="preserve"> </w:t>
        </w:r>
      </w:ins>
      <w:ins w:id="7310" w:author="PR Preview" w:date="2026-01-01T00:00:00Z">
        <w:r>
          <w:t xml:space="preserve">is the only eigenvalue,</w:t>
        </w:r>
      </w:ins>
      <w:ins w:id="7311" w:author="PR Preview" w:date="2026-01-01T00:00:00Z">
        <w:r>
          <w:t xml:space="preserve"> </w:t>
        </w:r>
      </w:ins>
      <w:ins w:id="7312" w:author="PR Preview" w:date="2026-01-01T00:00:00Z">
        <w:r>
          <w:t xml:space="preserve">and</w:t>
        </w:r>
      </w:ins>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ins w:id="7313" w:author="PR Preview" w:date="2026-01-01T00:00:00Z">
        <w:r>
          <w:t xml:space="preserve">with geometric multiplicity</w:t>
        </w:r>
      </w:ins>
      <w:ins w:id="7314" w:author="PR Preview" w:date="2026-01-01T00:00:00Z">
        <w:r>
          <w:t xml:space="preserve"> </w:t>
        </w:r>
      </w:ins>
      <m:oMath>
        <m:r>
          <m:t>1</m:t>
        </m:r>
      </m:oMath>
      <w:ins w:id="7315" w:author="PR Preview" w:date="2026-01-01T00:00:00Z">
        <w:r>
          <w:t xml:space="preserve">.</w:t>
        </w:r>
      </w:ins>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del w:id="7316" w:author="PR Preview" w:date="2026-01-01T00:00:00Z">
        <w:r>
          <w:rPr>
            <w:b/>
            <w:bCs/>
          </w:rPr>
          <w:delText xml:space="preserve">Example 183 (Eigenvalues and singular matrices)</w:delText>
        </w:r>
      </w:del>
      <w:del w:id="7317" w:author="PR Preview" w:date="2026-01-01T00:00:00Z">
        <w:r>
          <w:delText xml:space="preserve"> </w:delText>
        </w:r>
      </w:del>
      <w:del w:id="7318" w:author="PR Preview" w:date="2026-01-01T00:00:00Z">
        <w:r>
          <w:delText xml:space="preserve">For</w:delText>
        </w:r>
      </w:del>
      <w:del w:id="731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320" w:author="PR Preview" w:date="2026-01-01T00:00:00Z">
        <w:r>
          <w:delText xml:space="preserve">,</w:delText>
        </w:r>
      </w:del>
      <w:del w:id="7321"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7322" w:author="PR Preview" w:date="2026-01-01T00:00:00Z">
        <w:r>
          <w:delText xml:space="preserve"> </w:delText>
        </w:r>
      </w:del>
      <w:del w:id="7323" w:author="PR Preview" w:date="2026-01-01T00:00:00Z">
        <w:r>
          <w:delText xml:space="preserve">is singular</w:delText>
        </w:r>
      </w:del>
      <w:del w:id="7324" w:author="PR Preview" w:date="2026-01-01T00:00:00Z">
        <w:r>
          <w:delText xml:space="preserve"> </w:delText>
        </w:r>
      </w:del>
      <w:del w:id="7325" w:author="PR Preview" w:date="2026-01-01T00:00:00Z">
        <w:r>
          <w:delText xml:space="preserve">(its columns are negatives of each other, so its rank is</w:delText>
        </w:r>
      </w:del>
      <w:del w:id="7326" w:author="PR Preview" w:date="2026-01-01T00:00:00Z">
        <w:r>
          <w:delText xml:space="preserve"> </w:delText>
        </w:r>
      </w:del>
      <m:oMath>
        <m:r>
          <m:t>1</m:t>
        </m:r>
      </m:oMath>
      <w:del w:id="7327" w:author="PR Preview" w:date="2026-01-01T00:00:00Z">
        <w:r>
          <w:delText xml:space="preserve">),</w:delText>
        </w:r>
      </w:del>
      <w:del w:id="7328" w:author="PR Preview" w:date="2026-01-01T00:00:00Z">
        <w:r>
          <w:delText xml:space="preserve"> </w:delText>
        </w:r>
      </w:del>
      <w:del w:id="7329" w:author="PR Preview" w:date="2026-01-01T00:00:00Z">
        <w:r>
          <w:delText xml:space="preserve">matching the eigenvalue</w:delText>
        </w:r>
      </w:del>
      <w:del w:id="7330" w:author="PR Preview" w:date="2026-01-01T00:00:00Z">
        <w:r>
          <w:delText xml:space="preserve"> </w:delText>
        </w:r>
      </w:del>
      <m:oMath>
        <m:r>
          <m:t>3</m:t>
        </m:r>
      </m:oMath>
      <w:del w:id="7331" w:author="PR Preview" w:date="2026-01-01T00:00:00Z">
        <w:r>
          <w:delText xml:space="preserve"> </w:delText>
        </w:r>
      </w:del>
      <w:del w:id="7332" w:author="PR Preview" w:date="2026-01-01T00:00:00Z">
        <w:r>
          <w:delText xml:space="preserve">of</w:delText>
        </w:r>
      </w:del>
      <w:del w:id="7333" w:author="PR Preview" w:date="2026-01-01T00:00:00Z">
        <w:r>
          <w:delText xml:space="preserve"> </w:delText>
        </w:r>
      </w:del>
      <w:hyperlink w:anchor="exm-eigenvalue">
        <w:del w:id="7334" w:author="PR Preview" w:date="2026-01-01T00:00:00Z">
          <w:r>
            <w:rPr>
              <w:rStyle w:val="Hyperlink"/>
            </w:rPr>
            <w:delText xml:space="preserve">Example 135</w:delText>
          </w:r>
        </w:del>
      </w:hyperlink>
      <w:del w:id="7335" w:author="PR Preview" w:date="2026-01-01T00:00:00Z">
        <w:r>
          <w:delText xml:space="preserve">.</w:delText>
        </w:r>
      </w:del>
      <w:del w:id="7336" w:author="PR Preview" w:date="2026-01-01T00:00:00Z">
        <w:r>
          <w:delText xml:space="preserve"> </w:delText>
        </w:r>
      </w:del>
      <m:oMath>
        <m:r>
          <m:rPr>
            <m:sty m:val="bi"/>
          </m:rPr>
          <m:t>A</m:t>
        </m:r>
      </m:oMath>
      <w:del w:id="7337" w:author="PR Preview" w:date="2026-01-01T00:00:00Z">
        <w:r>
          <w:delText xml:space="preserve"> </w:delText>
        </w:r>
      </w:del>
      <w:del w:id="7338" w:author="PR Preview" w:date="2026-01-01T00:00:00Z">
        <w:r>
          <w:delText xml:space="preserve">itself has rank</w:delText>
        </w:r>
      </w:del>
      <w:del w:id="7339" w:author="PR Preview" w:date="2026-01-01T00:00:00Z">
        <w:r>
          <w:delText xml:space="preserve"> </w:delText>
        </w:r>
      </w:del>
      <m:oMath>
        <m:r>
          <m:t>2</m:t>
        </m:r>
      </m:oMath>
      <w:del w:id="7340" w:author="PR Preview" w:date="2026-01-01T00:00:00Z">
        <w:r>
          <w:delText xml:space="preserve">, since</w:delText>
        </w:r>
      </w:del>
      <w:del w:id="7341"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7342" w:author="PR Preview" w:date="2026-01-01T00:00:00Z">
        <w:r>
          <w:delText xml:space="preserve"> </w:delText>
        </w:r>
      </w:del>
      <w:del w:id="7343" w:author="PR Preview" w:date="2026-01-01T00:00:00Z">
        <w:r>
          <w:delText xml:space="preserve">is</w:delText>
        </w:r>
      </w:del>
      <w:del w:id="7344" w:author="PR Preview" w:date="2026-01-01T00:00:00Z">
        <w:r>
          <w:delText xml:space="preserve"> </w:delText>
        </w:r>
      </w:del>
      <m:oMath>
        <m:acc>
          <m:accPr>
            <m:chr m:val="̃"/>
          </m:accPr>
          <m:e>
            <m:r>
              <m:t>0</m:t>
            </m:r>
          </m:e>
        </m:acc>
      </m:oMath>
      <w:del w:id="7345" w:author="PR Preview" w:date="2026-01-01T00:00:00Z">
        <w:r>
          <w:delText xml:space="preserve"> </w:delText>
        </w:r>
      </w:del>
      <w:del w:id="7346" w:author="PR Preview" w:date="2026-01-01T00:00:00Z">
        <w:r>
          <w:delText xml:space="preserve">only if</w:delText>
        </w:r>
      </w:del>
      <w:del w:id="7347" w:author="PR Preview" w:date="2026-01-01T00:00:00Z">
        <w:r>
          <w:delText xml:space="preserve"> </w:delText>
        </w:r>
      </w:del>
      <m:oMath>
        <m:sSub>
          <m:e>
            <m:r>
              <m:t>c</m:t>
            </m:r>
          </m:e>
          <m:sub>
            <m:r>
              <m:t>1</m:t>
            </m:r>
          </m:sub>
        </m:sSub>
        <m:r>
          <m:rPr>
            <m:sty m:val="p"/>
          </m:rPr>
          <m:t>=</m:t>
        </m:r>
        <m:sSub>
          <m:e>
            <m:r>
              <m:t>c</m:t>
            </m:r>
          </m:e>
          <m:sub>
            <m:r>
              <m:t>2</m:t>
            </m:r>
          </m:sub>
        </m:sSub>
        <m:r>
          <m:rPr>
            <m:sty m:val="p"/>
          </m:rPr>
          <m:t>=</m:t>
        </m:r>
        <m:r>
          <m:t>0</m:t>
        </m:r>
      </m:oMath>
      <w:del w:id="7348" w:author="PR Preview" w:date="2026-01-01T00:00:00Z">
        <w:r>
          <w:delText xml:space="preserve"> </w:delText>
        </w:r>
      </w:del>
      <w:del w:id="7349" w:author="PR Preview" w:date="2026-01-01T00:00:00Z">
        <w:r>
          <w:delText xml:space="preserve">(subtract twice the second entry from the first:</w:delText>
        </w:r>
      </w:del>
      <w:del w:id="7350" w:author="PR Preview" w:date="2026-01-01T00:00:00Z">
        <w:r>
          <w:delText xml:space="preserve"> </w:delText>
        </w:r>
      </w:del>
      <m:oMath>
        <m:r>
          <m:rPr>
            <m:sty m:val="p"/>
          </m:rPr>
          <m:t>−</m:t>
        </m:r>
        <m:r>
          <m:t>3</m:t>
        </m:r>
        <m:sSub>
          <m:e>
            <m:r>
              <m:t>c</m:t>
            </m:r>
          </m:e>
          <m:sub>
            <m:r>
              <m:t>2</m:t>
            </m:r>
          </m:sub>
        </m:sSub>
        <m:r>
          <m:rPr>
            <m:sty m:val="p"/>
          </m:rPr>
          <m:t>=</m:t>
        </m:r>
        <m:r>
          <m:t>0</m:t>
        </m:r>
      </m:oMath>
      <w:del w:id="7351" w:author="PR Preview" w:date="2026-01-01T00:00:00Z">
        <w:r>
          <w:delText xml:space="preserve">, and then the second entry gives</w:delText>
        </w:r>
      </w:del>
      <w:del w:id="7352" w:author="PR Preview" w:date="2026-01-01T00:00:00Z">
        <w:r>
          <w:delText xml:space="preserve"> </w:delText>
        </w:r>
      </w:del>
      <m:oMath>
        <m:sSub>
          <m:e>
            <m:r>
              <m:t>c</m:t>
            </m:r>
          </m:e>
          <m:sub>
            <m:r>
              <m:t>1</m:t>
            </m:r>
          </m:sub>
        </m:sSub>
        <m:r>
          <m:rPr>
            <m:sty m:val="p"/>
          </m:rPr>
          <m:t>=</m:t>
        </m:r>
        <m:r>
          <m:t>0</m:t>
        </m:r>
      </m:oMath>
      <w:del w:id="7353" w:author="PR Preview" w:date="2026-01-01T00:00:00Z">
        <w:r>
          <w:delText xml:space="preserve">);</w:delText>
        </w:r>
      </w:del>
      <w:del w:id="7354" w:author="PR Preview" w:date="2026-01-01T00:00:00Z">
        <w:r>
          <w:delText xml:space="preserve"> </w:delText>
        </w:r>
      </w:del>
      <w:del w:id="7355" w:author="PR Preview" w:date="2026-01-01T00:00:00Z">
        <w:r>
          <w:delText xml:space="preserve">so it is invertible (</w:delText>
        </w:r>
      </w:del>
      <w:hyperlink w:anchor="thm-invertible-rank">
        <w:del w:id="7356" w:author="PR Preview" w:date="2026-01-01T00:00:00Z">
          <w:r>
            <w:rPr>
              <w:rStyle w:val="Hyperlink"/>
            </w:rPr>
            <w:delText xml:space="preserve">Theorem 98</w:delText>
          </w:r>
        </w:del>
      </w:hyperlink>
      <w:del w:id="7357" w:author="PR Preview" w:date="2026-01-01T00:00:00Z">
        <w:r>
          <w:delText xml:space="preserve">),</w:delText>
        </w:r>
      </w:del>
      <w:del w:id="7358" w:author="PR Preview" w:date="2026-01-01T00:00:00Z">
        <w:r>
          <w:delText xml:space="preserve"> </w:delText>
        </w:r>
      </w:del>
      <w:del w:id="7359" w:author="PR Preview" w:date="2026-01-01T00:00:00Z">
        <w:r>
          <w:delText xml:space="preserve">and</w:delText>
        </w:r>
      </w:del>
      <w:del w:id="7360" w:author="PR Preview" w:date="2026-01-01T00:00:00Z">
        <w:r>
          <w:delText xml:space="preserve"> </w:delText>
        </w:r>
      </w:del>
      <m:oMath>
        <m:r>
          <m:t>0</m:t>
        </m:r>
      </m:oMath>
      <w:del w:id="7361" w:author="PR Preview" w:date="2026-01-01T00:00:00Z">
        <w:r>
          <w:delText xml:space="preserve"> </w:delText>
        </w:r>
      </w:del>
      <w:del w:id="7362" w:author="PR Preview" w:date="2026-01-01T00:00:00Z">
        <w:r>
          <w:delText xml:space="preserve">is not an eigenvalue.</w:delText>
        </w:r>
      </w:del>
      <w:del w:id="7363" w:author="PR Preview" w:date="2026-01-01T00:00:00Z">
        <w:r>
          <w:delText xml:space="preserve"> </w:delText>
        </w:r>
      </w:del>
      <w:del w:id="7364" w:author="PR Preview" w:date="2026-01-01T00:00:00Z">
        <w:r>
          <w:delText xml:space="preserve">The singular matrix</w:delText>
        </w:r>
      </w:del>
      <w:del w:id="736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7366" w:author="PR Preview" w:date="2026-01-01T00:00:00Z">
        <w:r>
          <w:delText xml:space="preserve"> </w:delText>
        </w:r>
      </w:del>
      <w:del w:id="7367" w:author="PR Preview" w:date="2026-01-01T00:00:00Z">
        <w:r>
          <w:delText xml:space="preserve">has eigenvalue</w:delText>
        </w:r>
      </w:del>
      <w:del w:id="7368" w:author="PR Preview" w:date="2026-01-01T00:00:00Z">
        <w:r>
          <w:delText xml:space="preserve"> </w:delText>
        </w:r>
      </w:del>
      <m:oMath>
        <m:r>
          <m:t>0</m:t>
        </m:r>
      </m:oMath>
      <w:del w:id="7369" w:author="PR Preview" w:date="2026-01-01T00:00:00Z">
        <w:r>
          <w:delText xml:space="preserve">,</w:delText>
        </w:r>
      </w:del>
      <w:del w:id="7370" w:author="PR Preview" w:date="2026-01-01T00:00:00Z">
        <w:r>
          <w:delText xml:space="preserve"> </w:delText>
        </w:r>
      </w:del>
      <w:del w:id="7371" w:author="PR Preview" w:date="2026-01-01T00:00:00Z">
        <w:r>
          <w:delText xml:space="preserve">with eigenvector</w:delText>
        </w:r>
      </w:del>
      <w:del w:id="7372" w:author="PR Preview" w:date="2026-01-01T00:00:00Z">
        <w:r>
          <w:delText xml:space="preserve"> </w:delText>
        </w:r>
      </w:del>
      <m:oMath>
        <m:r>
          <m:rPr>
            <m:sty m:val="p"/>
          </m:rPr>
          <m:t>(</m:t>
        </m:r>
        <m:r>
          <m:t>1</m:t>
        </m:r>
        <m:r>
          <m:rPr>
            <m:sty m:val="p"/>
          </m:rPr>
          <m:t>,</m:t>
        </m:r>
        <m:r>
          <m:rPr>
            <m:sty m:val="p"/>
          </m:rPr>
          <m:t>−</m:t>
        </m:r>
        <m:r>
          <m:t>1</m:t>
        </m:r>
        <m:r>
          <m:rPr>
            <m:sty m:val="p"/>
          </m:rPr>
          <m:t>)</m:t>
        </m:r>
      </m:oMath>
      <w:del w:id="7373" w:author="PR Preview" w:date="2026-01-01T00:00:00Z">
        <w:r>
          <w:delText xml:space="preserve">.</w:delText>
        </w:r>
      </w:del>
    </w:p>
    <w:p>
      <w:pPr>
        <w:pStyle w:val="BodyText"/>
      </w:pPr>
      <w:ins w:id="7374" w:author="PR Preview" w:date="2026-01-01T00:00:00Z">
        <w:r>
          <w:rPr>
            <w:b/>
            <w:bCs/>
          </w:rPr>
          <w:t xml:space="preserve">Example 183 (Eigenvalues and singular matrices)</w:t>
        </w:r>
      </w:ins>
      <w:ins w:id="7375" w:author="PR Preview" w:date="2026-01-01T00:00:00Z">
        <w:r>
          <w:t xml:space="preserve"> </w:t>
        </w:r>
      </w:ins>
      <w:ins w:id="7376" w:author="PR Preview" w:date="2026-01-01T00:00:00Z">
        <w:r>
          <w:t xml:space="preserve">For</w:t>
        </w:r>
      </w:ins>
      <w:ins w:id="737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378" w:author="PR Preview" w:date="2026-01-01T00:00:00Z">
        <w:r>
          <w:t xml:space="preserve">,</w:t>
        </w:r>
      </w:ins>
      <w:ins w:id="7379"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7380" w:author="PR Preview" w:date="2026-01-01T00:00:00Z">
        <w:r>
          <w:t xml:space="preserve"> </w:t>
        </w:r>
      </w:ins>
      <w:ins w:id="7381" w:author="PR Preview" w:date="2026-01-01T00:00:00Z">
        <w:r>
          <w:t xml:space="preserve">is singular</w:t>
        </w:r>
      </w:ins>
      <w:ins w:id="7382" w:author="PR Preview" w:date="2026-01-01T00:00:00Z">
        <w:r>
          <w:t xml:space="preserve"> </w:t>
        </w:r>
      </w:ins>
      <w:ins w:id="7383" w:author="PR Preview" w:date="2026-01-01T00:00:00Z">
        <w:r>
          <w:t xml:space="preserve">(its columns are negatives of each other, so its rank is</w:t>
        </w:r>
      </w:ins>
      <w:ins w:id="7384" w:author="PR Preview" w:date="2026-01-01T00:00:00Z">
        <w:r>
          <w:t xml:space="preserve"> </w:t>
        </w:r>
      </w:ins>
      <m:oMath>
        <m:r>
          <m:t>1</m:t>
        </m:r>
      </m:oMath>
      <w:ins w:id="7385" w:author="PR Preview" w:date="2026-01-01T00:00:00Z">
        <w:r>
          <w:t xml:space="preserve">),</w:t>
        </w:r>
      </w:ins>
      <w:ins w:id="7386" w:author="PR Preview" w:date="2026-01-01T00:00:00Z">
        <w:r>
          <w:t xml:space="preserve"> </w:t>
        </w:r>
      </w:ins>
      <w:ins w:id="7387" w:author="PR Preview" w:date="2026-01-01T00:00:00Z">
        <w:r>
          <w:t xml:space="preserve">matching the eigenvalue</w:t>
        </w:r>
      </w:ins>
      <w:ins w:id="7388" w:author="PR Preview" w:date="2026-01-01T00:00:00Z">
        <w:r>
          <w:t xml:space="preserve"> </w:t>
        </w:r>
      </w:ins>
      <m:oMath>
        <m:r>
          <m:t>3</m:t>
        </m:r>
      </m:oMath>
      <w:ins w:id="7389" w:author="PR Preview" w:date="2026-01-01T00:00:00Z">
        <w:r>
          <w:t xml:space="preserve"> </w:t>
        </w:r>
      </w:ins>
      <w:ins w:id="7390" w:author="PR Preview" w:date="2026-01-01T00:00:00Z">
        <w:r>
          <w:t xml:space="preserve">of</w:t>
        </w:r>
      </w:ins>
      <w:ins w:id="7391" w:author="PR Preview" w:date="2026-01-01T00:00:00Z">
        <w:r>
          <w:t xml:space="preserve"> </w:t>
        </w:r>
      </w:ins>
      <w:hyperlink w:anchor="exm-eigenvalue">
        <w:ins w:id="7392" w:author="PR Preview" w:date="2026-01-01T00:00:00Z">
          <w:r>
            <w:rPr>
              <w:rStyle w:val="Hyperlink"/>
            </w:rPr>
            <w:t xml:space="preserve">Example 135</w:t>
          </w:r>
        </w:ins>
      </w:hyperlink>
      <w:ins w:id="7393" w:author="PR Preview" w:date="2026-01-01T00:00:00Z">
        <w:r>
          <w:t xml:space="preserve">.</w:t>
        </w:r>
      </w:ins>
      <w:ins w:id="7394" w:author="PR Preview" w:date="2026-01-01T00:00:00Z">
        <w:r>
          <w:t xml:space="preserve"> </w:t>
        </w:r>
      </w:ins>
      <m:oMath>
        <m:r>
          <m:rPr>
            <m:sty m:val="bi"/>
          </m:rPr>
          <m:t>A</m:t>
        </m:r>
      </m:oMath>
      <w:ins w:id="7395" w:author="PR Preview" w:date="2026-01-01T00:00:00Z">
        <w:r>
          <w:t xml:space="preserve"> </w:t>
        </w:r>
      </w:ins>
      <w:ins w:id="7396" w:author="PR Preview" w:date="2026-01-01T00:00:00Z">
        <w:r>
          <w:t xml:space="preserve">itself has rank</w:t>
        </w:r>
      </w:ins>
      <w:ins w:id="7397" w:author="PR Preview" w:date="2026-01-01T00:00:00Z">
        <w:r>
          <w:t xml:space="preserve"> </w:t>
        </w:r>
      </w:ins>
      <m:oMath>
        <m:r>
          <m:t>2</m:t>
        </m:r>
      </m:oMath>
      <w:ins w:id="7398" w:author="PR Preview" w:date="2026-01-01T00:00:00Z">
        <w:r>
          <w:t xml:space="preserve">, since</w:t>
        </w:r>
      </w:ins>
      <w:ins w:id="7399"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7400" w:author="PR Preview" w:date="2026-01-01T00:00:00Z">
        <w:r>
          <w:t xml:space="preserve"> </w:t>
        </w:r>
      </w:ins>
      <w:ins w:id="7401" w:author="PR Preview" w:date="2026-01-01T00:00:00Z">
        <w:r>
          <w:t xml:space="preserve">is</w:t>
        </w:r>
      </w:ins>
      <w:ins w:id="7402" w:author="PR Preview" w:date="2026-01-01T00:00:00Z">
        <w:r>
          <w:t xml:space="preserve"> </w:t>
        </w:r>
      </w:ins>
      <m:oMath>
        <m:acc>
          <m:accPr>
            <m:chr m:val="̃"/>
          </m:accPr>
          <m:e>
            <m:r>
              <m:t>0</m:t>
            </m:r>
          </m:e>
        </m:acc>
      </m:oMath>
      <w:ins w:id="7403" w:author="PR Preview" w:date="2026-01-01T00:00:00Z">
        <w:r>
          <w:t xml:space="preserve"> </w:t>
        </w:r>
      </w:ins>
      <w:ins w:id="7404"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7405" w:author="PR Preview" w:date="2026-01-01T00:00:00Z">
        <w:r>
          <w:t xml:space="preserve">(subtract twice the second entry from the first:</w:t>
        </w:r>
      </w:ins>
      <w:ins w:id="7406" w:author="PR Preview" w:date="2026-01-01T00:00:00Z">
        <w:r>
          <w:t xml:space="preserve"> </w:t>
        </w:r>
      </w:ins>
      <m:oMath>
        <m:r>
          <m:rPr>
            <m:sty m:val="p"/>
          </m:rPr>
          <m:t>−</m:t>
        </m:r>
        <m:r>
          <m:t>3</m:t>
        </m:r>
        <m:sSub>
          <m:e>
            <m:r>
              <m:t>c</m:t>
            </m:r>
          </m:e>
          <m:sub>
            <m:r>
              <m:t>2</m:t>
            </m:r>
          </m:sub>
        </m:sSub>
        <m:r>
          <m:rPr>
            <m:sty m:val="p"/>
          </m:rPr>
          <m:t>=</m:t>
        </m:r>
        <m:r>
          <m:t>0</m:t>
        </m:r>
      </m:oMath>
      <w:ins w:id="7407" w:author="PR Preview" w:date="2026-01-01T00:00:00Z">
        <w:r>
          <w:t xml:space="preserve">, and then the second entry gives</w:t>
        </w:r>
      </w:ins>
      <w:ins w:id="7408" w:author="PR Preview" w:date="2026-01-01T00:00:00Z">
        <w:r>
          <w:t xml:space="preserve"> </w:t>
        </w:r>
      </w:ins>
      <m:oMath>
        <m:sSub>
          <m:e>
            <m:r>
              <m:t>c</m:t>
            </m:r>
          </m:e>
          <m:sub>
            <m:r>
              <m:t>1</m:t>
            </m:r>
          </m:sub>
        </m:sSub>
        <m:r>
          <m:rPr>
            <m:sty m:val="p"/>
          </m:rPr>
          <m:t>=</m:t>
        </m:r>
        <m:r>
          <m:t>0</m:t>
        </m:r>
      </m:oMath>
      <w:ins w:id="7409" w:author="PR Preview" w:date="2026-01-01T00:00:00Z">
        <w:r>
          <w:t xml:space="preserve">);</w:t>
        </w:r>
      </w:ins>
      <w:ins w:id="7410" w:author="PR Preview" w:date="2026-01-01T00:00:00Z">
        <w:r>
          <w:t xml:space="preserve"> </w:t>
        </w:r>
      </w:ins>
      <w:ins w:id="7411" w:author="PR Preview" w:date="2026-01-01T00:00:00Z">
        <w:r>
          <w:t xml:space="preserve">so it is invertible (</w:t>
        </w:r>
      </w:ins>
      <w:hyperlink w:anchor="thm-invertible-rank">
        <w:ins w:id="7412" w:author="PR Preview" w:date="2026-01-01T00:00:00Z">
          <w:r>
            <w:rPr>
              <w:rStyle w:val="Hyperlink"/>
            </w:rPr>
            <w:t xml:space="preserve">Theorem 98</w:t>
          </w:r>
        </w:ins>
      </w:hyperlink>
      <w:ins w:id="7413" w:author="PR Preview" w:date="2026-01-01T00:00:00Z">
        <w:r>
          <w:t xml:space="preserve">),</w:t>
        </w:r>
      </w:ins>
      <w:ins w:id="7414" w:author="PR Preview" w:date="2026-01-01T00:00:00Z">
        <w:r>
          <w:t xml:space="preserve"> </w:t>
        </w:r>
      </w:ins>
      <w:ins w:id="7415" w:author="PR Preview" w:date="2026-01-01T00:00:00Z">
        <w:r>
          <w:t xml:space="preserve">and</w:t>
        </w:r>
      </w:ins>
      <w:ins w:id="7416" w:author="PR Preview" w:date="2026-01-01T00:00:00Z">
        <w:r>
          <w:t xml:space="preserve"> </w:t>
        </w:r>
      </w:ins>
      <m:oMath>
        <m:r>
          <m:t>0</m:t>
        </m:r>
      </m:oMath>
      <w:ins w:id="7417" w:author="PR Preview" w:date="2026-01-01T00:00:00Z">
        <w:r>
          <w:t xml:space="preserve"> </w:t>
        </w:r>
      </w:ins>
      <w:ins w:id="7418" w:author="PR Preview" w:date="2026-01-01T00:00:00Z">
        <w:r>
          <w:t xml:space="preserve">is not an eigenvalue.</w:t>
        </w:r>
      </w:ins>
      <w:ins w:id="7419" w:author="PR Preview" w:date="2026-01-01T00:00:00Z">
        <w:r>
          <w:t xml:space="preserve"> </w:t>
        </w:r>
      </w:ins>
      <w:ins w:id="7420" w:author="PR Preview" w:date="2026-01-01T00:00:00Z">
        <w:r>
          <w:t xml:space="preserve">The singular matrix</w:t>
        </w:r>
      </w:ins>
      <w:ins w:id="742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7422" w:author="PR Preview" w:date="2026-01-01T00:00:00Z">
        <w:r>
          <w:t xml:space="preserve"> </w:t>
        </w:r>
      </w:ins>
      <w:ins w:id="7423" w:author="PR Preview" w:date="2026-01-01T00:00:00Z">
        <w:r>
          <w:t xml:space="preserve">has eigenvalue</w:t>
        </w:r>
      </w:ins>
      <w:ins w:id="7424" w:author="PR Preview" w:date="2026-01-01T00:00:00Z">
        <w:r>
          <w:t xml:space="preserve"> </w:t>
        </w:r>
      </w:ins>
      <m:oMath>
        <m:r>
          <m:t>0</m:t>
        </m:r>
      </m:oMath>
      <w:ins w:id="7425" w:author="PR Preview" w:date="2026-01-01T00:00:00Z">
        <w:r>
          <w:t xml:space="preserve">,</w:t>
        </w:r>
      </w:ins>
      <w:ins w:id="7426" w:author="PR Preview" w:date="2026-01-01T00:00:00Z">
        <w:r>
          <w:t xml:space="preserve"> </w:t>
        </w:r>
      </w:ins>
      <w:ins w:id="7427" w:author="PR Preview" w:date="2026-01-01T00:00:00Z">
        <w:r>
          <w:t xml:space="preserve">with eigenvector</w:t>
        </w:r>
      </w:ins>
      <w:ins w:id="7428" w:author="PR Preview" w:date="2026-01-01T00:00:00Z">
        <w:r>
          <w:t xml:space="preserve"> </w:t>
        </w:r>
      </w:ins>
      <m:oMath>
        <m:r>
          <m:rPr>
            <m:sty m:val="p"/>
          </m:rPr>
          <m:t>(</m:t>
        </m:r>
        <m:r>
          <m:t>1</m:t>
        </m:r>
        <m:r>
          <m:rPr>
            <m:sty m:val="p"/>
          </m:rPr>
          <m:t>,</m:t>
        </m:r>
        <m:r>
          <m:rPr>
            <m:sty m:val="p"/>
          </m:rPr>
          <m:t>−</m:t>
        </m:r>
        <m:r>
          <m:t>1</m:t>
        </m:r>
        <m:r>
          <m:rPr>
            <m:sty m:val="p"/>
          </m:rPr>
          <m:t>)</m:t>
        </m:r>
      </m:oMath>
      <w:ins w:id="7429" w:author="PR Preview" w:date="2026-01-01T00:00:00Z">
        <w:r>
          <w:t xml:space="preserve">.</w:t>
        </w:r>
      </w:ins>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7430" w:author="PR Preview" w:date="2026-01-01T00:00:00Z">
        <w:r>
          <w:delText xml:space="preserve"> </w:delText>
        </w:r>
      </w:del>
      <w:del w:id="7431" w:author="PR Preview" w:date="2026-01-01T00:00:00Z">
        <w:r>
          <w:delText xml:space="preserve">(</w:delText>
        </w:r>
      </w:del>
      <w:hyperlink w:anchor="def-matrix-mult">
        <w:del w:id="7432" w:author="PR Preview" w:date="2026-01-01T00:00:00Z">
          <w:r>
            <w:rPr>
              <w:rStyle w:val="Hyperlink"/>
            </w:rPr>
            <w:delText xml:space="preserve">Definition 24</w:delText>
          </w:r>
        </w:del>
      </w:hyperlink>
      <w:del w:id="7433" w:author="PR Preview" w:date="2026-01-01T00:00:00Z">
        <w:r>
          <w:delText xml:space="preserve">) sends</w:delText>
        </w:r>
      </w:del>
      <w:del w:id="7434" w:author="PR Preview" w:date="2026-01-01T00:00:00Z">
        <w:r>
          <w:delText xml:space="preserve"> </w:delText>
        </w:r>
      </w:del>
      <m:oMath>
        <m:r>
          <m:rPr>
            <m:sty m:val="p"/>
          </m:rPr>
          <m:t>(</m:t>
        </m:r>
        <m:r>
          <m:t>1</m:t>
        </m:r>
        <m:r>
          <m:rPr>
            <m:sty m:val="p"/>
          </m:rPr>
          <m:t>,</m:t>
        </m:r>
        <m:r>
          <m:t>1</m:t>
        </m:r>
        <m:r>
          <m:rPr>
            <m:sty m:val="p"/>
          </m:rPr>
          <m:t>)</m:t>
        </m:r>
      </m:oMath>
      <w:del w:id="7435" w:author="PR Preview" w:date="2026-01-01T00:00:00Z">
        <w:r>
          <w:delText xml:space="preserve"> </w:delText>
        </w:r>
      </w:del>
      <w:del w:id="7436" w:author="PR Preview" w:date="2026-01-01T00:00:00Z">
        <w:r>
          <w:delText xml:space="preserve">to</w:delText>
        </w:r>
      </w:del>
      <w:del w:id="7437" w:author="PR Preview" w:date="2026-01-01T00:00:00Z">
        <w:r>
          <w:delText xml:space="preserve"> </w:delText>
        </w:r>
      </w:del>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del w:id="7438" w:author="PR Preview" w:date="2026-01-01T00:00:00Z">
        <w:r>
          <w:delText xml:space="preserve">.</w:delText>
        </w:r>
      </w:del>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ins w:id="7439" w:author="PR Preview" w:date="2026-01-01T00:00:00Z">
        <w:r>
          <w:t xml:space="preserve">sends</w:t>
        </w:r>
      </w:ins>
      <w:ins w:id="7440" w:author="PR Preview" w:date="2026-01-01T00:00:00Z">
        <w:r>
          <w:t xml:space="preserve"> </w:t>
        </w:r>
      </w:ins>
      <m:oMath>
        <m:r>
          <m:rPr>
            <m:sty m:val="p"/>
          </m:rPr>
          <m:t>(</m:t>
        </m:r>
        <m:r>
          <m:t>1</m:t>
        </m:r>
        <m:r>
          <m:rPr>
            <m:sty m:val="p"/>
          </m:rPr>
          <m:t>,</m:t>
        </m:r>
        <m:r>
          <m:t>1</m:t>
        </m:r>
        <m:r>
          <m:rPr>
            <m:sty m:val="p"/>
          </m:rPr>
          <m:t>)</m:t>
        </m:r>
      </m:oMath>
      <w:ins w:id="7441" w:author="PR Preview" w:date="2026-01-01T00:00:00Z">
        <w:r>
          <w:t xml:space="preserve"> </w:t>
        </w:r>
      </w:ins>
      <w:ins w:id="7442" w:author="PR Preview" w:date="2026-01-01T00:00:00Z">
        <w:r>
          <w:t xml:space="preserve">to</w:t>
        </w:r>
      </w:ins>
      <w:ins w:id="7443" w:author="PR Preview" w:date="2026-01-01T00:00:00Z">
        <w:r>
          <w:t xml:space="preserve"> </w:t>
        </w:r>
      </w:ins>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ins w:id="7444" w:author="PR Preview" w:date="2026-01-01T00:00:00Z">
        <w:r>
          <w:t xml:space="preserve">.</w:t>
        </w:r>
      </w:ins>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del w:id="7445" w:author="PR Preview" w:date="2026-01-01T00:00:00Z">
        <w:r>
          <w:rPr>
            <w:b/>
            <w:bCs/>
          </w:rPr>
          <w:delText xml:space="preserve">Example 185 (Eigenvalues read off the diagonal)</w:delText>
        </w:r>
      </w:del>
      <w:del w:id="7446"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7447" w:author="PR Preview" w:date="2026-01-01T00:00:00Z">
        <w:r>
          <w:delText xml:space="preserve"> </w:delText>
        </w:r>
      </w:del>
      <w:del w:id="7448" w:author="PR Preview" w:date="2026-01-01T00:00:00Z">
        <w:r>
          <w:delText xml:space="preserve">of</w:delText>
        </w:r>
      </w:del>
      <w:del w:id="7449" w:author="PR Preview" w:date="2026-01-01T00:00:00Z">
        <w:r>
          <w:delText xml:space="preserve"> </w:delText>
        </w:r>
      </w:del>
      <w:hyperlink w:anchor="exm-triangular-matrix">
        <w:del w:id="7450" w:author="PR Preview" w:date="2026-01-01T00:00:00Z">
          <w:r>
            <w:rPr>
              <w:rStyle w:val="Hyperlink"/>
            </w:rPr>
            <w:delText xml:space="preserve">Example 170</w:delText>
          </w:r>
        </w:del>
      </w:hyperlink>
      <w:del w:id="7451" w:author="PR Preview" w:date="2026-01-01T00:00:00Z">
        <w:r>
          <w:delText xml:space="preserve"> </w:delText>
        </w:r>
      </w:del>
      <w:del w:id="7452" w:author="PR Preview" w:date="2026-01-01T00:00:00Z">
        <w:r>
          <w:delText xml:space="preserve">has eigenvalues</w:delText>
        </w:r>
      </w:del>
      <w:del w:id="7453" w:author="PR Preview" w:date="2026-01-01T00:00:00Z">
        <w:r>
          <w:delText xml:space="preserve"> </w:delText>
        </w:r>
      </w:del>
      <m:oMath>
        <m:r>
          <m:t>2</m:t>
        </m:r>
      </m:oMath>
      <w:del w:id="7454" w:author="PR Preview" w:date="2026-01-01T00:00:00Z">
        <w:r>
          <w:delText xml:space="preserve">,</w:delText>
        </w:r>
      </w:del>
      <w:del w:id="7455" w:author="PR Preview" w:date="2026-01-01T00:00:00Z">
        <w:r>
          <w:delText xml:space="preserve"> </w:delText>
        </w:r>
      </w:del>
      <m:oMath>
        <m:f>
          <m:fPr>
            <m:type m:val="lin"/>
          </m:fPr>
          <m:num>
            <m:r>
              <m:t>1</m:t>
            </m:r>
          </m:num>
          <m:den>
            <m:r>
              <m:t>2</m:t>
            </m:r>
          </m:den>
        </m:f>
      </m:oMath>
      <w:del w:id="7456" w:author="PR Preview" w:date="2026-01-01T00:00:00Z">
        <w:r>
          <w:delText xml:space="preserve"> </w:delText>
        </w:r>
      </w:del>
      <w:del w:id="7457" w:author="PR Preview" w:date="2026-01-01T00:00:00Z">
        <w:r>
          <w:delText xml:space="preserve">and</w:delText>
        </w:r>
      </w:del>
      <w:del w:id="7458" w:author="PR Preview" w:date="2026-01-01T00:00:00Z">
        <w:r>
          <w:delText xml:space="preserve"> </w:delText>
        </w:r>
      </w:del>
      <m:oMath>
        <m:r>
          <m:rPr>
            <m:sty m:val="p"/>
          </m:rPr>
          <m:t>−</m:t>
        </m:r>
        <m:r>
          <m:t>1</m:t>
        </m:r>
      </m:oMath>
      <w:del w:id="7459" w:author="PR Preview" w:date="2026-01-01T00:00:00Z">
        <w:r>
          <w:delText xml:space="preserve">.</w:delText>
        </w:r>
      </w:del>
      <w:del w:id="7460" w:author="PR Preview" w:date="2026-01-01T00:00:00Z">
        <w:r>
          <w:delText xml:space="preserve"> </w:delText>
        </w:r>
      </w:del>
      <w:del w:id="7461" w:author="PR Preview" w:date="2026-01-01T00:00:00Z">
        <w:r>
          <w:delText xml:space="preserve">For</w:delText>
        </w:r>
      </w:del>
      <w:del w:id="7462" w:author="PR Preview" w:date="2026-01-01T00:00:00Z">
        <w:r>
          <w:delText xml:space="preserve"> </w:delText>
        </w:r>
      </w:del>
      <m:oMath>
        <m:r>
          <m:t>λ</m:t>
        </m:r>
        <m:r>
          <m:rPr>
            <m:sty m:val="p"/>
          </m:rPr>
          <m:t>=</m:t>
        </m:r>
        <m:f>
          <m:fPr>
            <m:type m:val="lin"/>
          </m:fPr>
          <m:num>
            <m:r>
              <m:t>1</m:t>
            </m:r>
          </m:num>
          <m:den>
            <m:r>
              <m:t>2</m:t>
            </m:r>
          </m:den>
        </m:f>
      </m:oMath>
      <w:del w:id="7463" w:author="PR Preview" w:date="2026-01-01T00:00:00Z">
        <w:r>
          <w:delText xml:space="preserve"> </w:delText>
        </w:r>
      </w:del>
      <w:del w:id="7464" w:author="PR Preview" w:date="2026-01-01T00:00:00Z">
        <w:r>
          <w:delText xml:space="preserve">(so</w:delText>
        </w:r>
      </w:del>
      <w:del w:id="7465" w:author="PR Preview" w:date="2026-01-01T00:00:00Z">
        <w:r>
          <w:delText xml:space="preserve"> </w:delText>
        </w:r>
      </w:del>
      <m:oMath>
        <m:r>
          <m:t>k</m:t>
        </m:r>
        <m:r>
          <m:rPr>
            <m:sty m:val="p"/>
          </m:rPr>
          <m:t>=</m:t>
        </m:r>
        <m:r>
          <m:t>2</m:t>
        </m:r>
      </m:oMath>
      <w:del w:id="7466" w:author="PR Preview" w:date="2026-01-01T00:00:00Z">
        <w:r>
          <w:delText xml:space="preserve">), take</w:delText>
        </w:r>
      </w:del>
      <w:del w:id="7467" w:author="PR Preview" w:date="2026-01-01T00:00:00Z">
        <w:r>
          <w:delText xml:space="preserve"> </w:delText>
        </w:r>
      </w:del>
      <m:oMath>
        <m:sSub>
          <m:e>
            <m:r>
              <m:t>v</m:t>
            </m:r>
          </m:e>
          <m:sub>
            <m:r>
              <m:t>2</m:t>
            </m:r>
          </m:sub>
        </m:sSub>
        <m:r>
          <m:rPr>
            <m:sty m:val="p"/>
          </m:rPr>
          <m:t>=</m:t>
        </m:r>
        <m:r>
          <m:t>1</m:t>
        </m:r>
      </m:oMath>
      <w:del w:id="7468" w:author="PR Preview" w:date="2026-01-01T00:00:00Z">
        <w:r>
          <w:delText xml:space="preserve">,</w:delText>
        </w:r>
      </w:del>
      <w:del w:id="7469" w:author="PR Preview" w:date="2026-01-01T00:00:00Z">
        <w:r>
          <w:delText xml:space="preserve"> </w:delText>
        </w:r>
      </w:del>
      <m:oMath>
        <m:sSub>
          <m:e>
            <m:r>
              <m:t>v</m:t>
            </m:r>
          </m:e>
          <m:sub>
            <m:r>
              <m:t>3</m:t>
            </m:r>
          </m:sub>
        </m:sSub>
        <m:r>
          <m:rPr>
            <m:sty m:val="p"/>
          </m:rPr>
          <m:t>=</m:t>
        </m:r>
        <m:r>
          <m:t>0</m:t>
        </m:r>
      </m:oMath>
      <w:del w:id="7470" w:author="PR Preview" w:date="2026-01-01T00:00:00Z">
        <w:r>
          <w:delText xml:space="preserve">;</w:delText>
        </w:r>
      </w:del>
      <w:del w:id="7471" w:author="PR Preview" w:date="2026-01-01T00:00:00Z">
        <w:r>
          <w:delText xml:space="preserve"> </w:delText>
        </w:r>
      </w:del>
      <w:del w:id="7472" w:author="PR Preview" w:date="2026-01-01T00:00:00Z">
        <w:r>
          <w:delText xml:space="preserve">row 1 of</w:delText>
        </w:r>
      </w:del>
      <w:del w:id="7473"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del w:id="7474" w:author="PR Preview" w:date="2026-01-01T00:00:00Z">
        <w:r>
          <w:delText xml:space="preserve"> </w:delText>
        </w:r>
      </w:del>
      <w:del w:id="7475" w:author="PR Preview" w:date="2026-01-01T00:00:00Z">
        <w:r>
          <w:delText xml:space="preserve">is</w:delText>
        </w:r>
      </w:del>
      <w:del w:id="7476"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7477" w:author="PR Preview" w:date="2026-01-01T00:00:00Z">
        <w:r>
          <w:delText xml:space="preserve">, so</w:delText>
        </w:r>
      </w:del>
      <w:del w:id="7478"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7479" w:author="PR Preview" w:date="2026-01-01T00:00:00Z">
        <w:r>
          <w:delText xml:space="preserve">.</w:delText>
        </w:r>
      </w:del>
      <w:del w:id="7480" w:author="PR Preview" w:date="2026-01-01T00:00:00Z">
        <w:r>
          <w:delText xml:space="preserve"> </w:delText>
        </w:r>
      </w:del>
      <w:del w:id="7481" w:author="PR Preview" w:date="2026-01-01T00:00:00Z">
        <w:r>
          <w:delText xml:space="preserve">Check:</w:delText>
        </w:r>
      </w:del>
      <w:del w:id="7482" w:author="PR Preview" w:date="2026-01-01T00:00:00Z">
        <w:r>
          <w:delText xml:space="preserve"> </w:delText>
        </w:r>
      </w:del>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del w:id="7483" w:author="PR Preview" w:date="2026-01-01T00:00:00Z">
        <w:r>
          <w:delText xml:space="preserve">.</w:delText>
        </w:r>
      </w:del>
      <w:del w:id="7484" w:author="PR Preview" w:date="2026-01-01T00:00:00Z">
        <w:r>
          <w:delText xml:space="preserve"> </w:delText>
        </w:r>
      </w:del>
      <w:del w:id="7485" w:author="PR Preview" w:date="2026-01-01T00:00:00Z">
        <w:r>
          <w:delText xml:space="preserve">The matrix</w:delText>
        </w:r>
      </w:del>
      <w:del w:id="7486" w:author="PR Preview" w:date="2026-01-01T00:00:00Z">
        <w:r>
          <w:delText xml:space="preserve"> </w:delText>
        </w:r>
      </w:del>
      <m:oMath>
        <m:r>
          <m:rPr>
            <m:sty m:val="bi"/>
          </m:rPr>
          <m:t>J</m:t>
        </m:r>
      </m:oMath>
      <w:del w:id="7487" w:author="PR Preview" w:date="2026-01-01T00:00:00Z">
        <w:r>
          <w:delText xml:space="preserve"> </w:delText>
        </w:r>
      </w:del>
      <w:del w:id="7488" w:author="PR Preview" w:date="2026-01-01T00:00:00Z">
        <w:r>
          <w:delText xml:space="preserve">of</w:delText>
        </w:r>
      </w:del>
      <w:del w:id="7489" w:author="PR Preview" w:date="2026-01-01T00:00:00Z">
        <w:r>
          <w:delText xml:space="preserve"> </w:delText>
        </w:r>
      </w:del>
      <w:hyperlink w:anchor="exm-eigenspace">
        <w:del w:id="7490" w:author="PR Preview" w:date="2026-01-01T00:00:00Z">
          <w:r>
            <w:rPr>
              <w:rStyle w:val="Hyperlink"/>
            </w:rPr>
            <w:delText xml:space="preserve">Example 181</w:delText>
          </w:r>
        </w:del>
      </w:hyperlink>
      <w:del w:id="7491" w:author="PR Preview" w:date="2026-01-01T00:00:00Z">
        <w:r>
          <w:delText xml:space="preserve"> </w:delText>
        </w:r>
      </w:del>
      <w:del w:id="7492" w:author="PR Preview" w:date="2026-01-01T00:00:00Z">
        <w:r>
          <w:delText xml:space="preserve">is upper triangular with both diagonal entries</w:delText>
        </w:r>
      </w:del>
      <w:del w:id="7493" w:author="PR Preview" w:date="2026-01-01T00:00:00Z">
        <w:r>
          <w:delText xml:space="preserve"> </w:delText>
        </w:r>
      </w:del>
      <m:oMath>
        <m:r>
          <m:t>0</m:t>
        </m:r>
      </m:oMath>
      <w:del w:id="7494" w:author="PR Preview" w:date="2026-01-01T00:00:00Z">
        <w:r>
          <w:delText xml:space="preserve">,</w:delText>
        </w:r>
      </w:del>
      <w:del w:id="7495" w:author="PR Preview" w:date="2026-01-01T00:00:00Z">
        <w:r>
          <w:delText xml:space="preserve"> </w:delText>
        </w:r>
      </w:del>
      <w:del w:id="7496" w:author="PR Preview" w:date="2026-01-01T00:00:00Z">
        <w:r>
          <w:delText xml:space="preserve">and</w:delText>
        </w:r>
      </w:del>
      <w:del w:id="7497" w:author="PR Preview" w:date="2026-01-01T00:00:00Z">
        <w:r>
          <w:delText xml:space="preserve"> </w:delText>
        </w:r>
      </w:del>
      <m:oMath>
        <m:r>
          <m:t>0</m:t>
        </m:r>
      </m:oMath>
      <w:del w:id="7498" w:author="PR Preview" w:date="2026-01-01T00:00:00Z">
        <w:r>
          <w:delText xml:space="preserve"> </w:delText>
        </w:r>
      </w:del>
      <w:del w:id="7499" w:author="PR Preview" w:date="2026-01-01T00:00:00Z">
        <w:r>
          <w:delText xml:space="preserve">is its only eigenvalue.</w:delText>
        </w:r>
      </w:del>
    </w:p>
    <w:p>
      <w:pPr>
        <w:pStyle w:val="BodyText"/>
      </w:pPr>
      <w:ins w:id="7500" w:author="PR Preview" w:date="2026-01-01T00:00:00Z">
        <w:r>
          <w:rPr>
            <w:b/>
            <w:bCs/>
          </w:rPr>
          <w:t xml:space="preserve">Example 185 (Eigenvalues read off the diagonal)</w:t>
        </w:r>
      </w:ins>
      <w:ins w:id="7501"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7502" w:author="PR Preview" w:date="2026-01-01T00:00:00Z">
        <w:r>
          <w:t xml:space="preserve"> </w:t>
        </w:r>
      </w:ins>
      <w:ins w:id="7503" w:author="PR Preview" w:date="2026-01-01T00:00:00Z">
        <w:r>
          <w:t xml:space="preserve">of</w:t>
        </w:r>
      </w:ins>
      <w:ins w:id="7504" w:author="PR Preview" w:date="2026-01-01T00:00:00Z">
        <w:r>
          <w:t xml:space="preserve"> </w:t>
        </w:r>
      </w:ins>
      <w:hyperlink w:anchor="exm-triangular-matrix">
        <w:ins w:id="7505" w:author="PR Preview" w:date="2026-01-01T00:00:00Z">
          <w:r>
            <w:rPr>
              <w:rStyle w:val="Hyperlink"/>
            </w:rPr>
            <w:t xml:space="preserve">Example 170</w:t>
          </w:r>
        </w:ins>
      </w:hyperlink>
      <w:ins w:id="7506" w:author="PR Preview" w:date="2026-01-01T00:00:00Z">
        <w:r>
          <w:t xml:space="preserve"> </w:t>
        </w:r>
      </w:ins>
      <w:ins w:id="7507" w:author="PR Preview" w:date="2026-01-01T00:00:00Z">
        <w:r>
          <w:t xml:space="preserve">has eigenvalues</w:t>
        </w:r>
      </w:ins>
      <w:ins w:id="7508" w:author="PR Preview" w:date="2026-01-01T00:00:00Z">
        <w:r>
          <w:t xml:space="preserve"> </w:t>
        </w:r>
      </w:ins>
      <m:oMath>
        <m:r>
          <m:t>2</m:t>
        </m:r>
      </m:oMath>
      <w:ins w:id="7509" w:author="PR Preview" w:date="2026-01-01T00:00:00Z">
        <w:r>
          <w:t xml:space="preserve">,</w:t>
        </w:r>
      </w:ins>
      <w:ins w:id="7510" w:author="PR Preview" w:date="2026-01-01T00:00:00Z">
        <w:r>
          <w:t xml:space="preserve"> </w:t>
        </w:r>
      </w:ins>
      <m:oMath>
        <m:f>
          <m:fPr>
            <m:type m:val="lin"/>
          </m:fPr>
          <m:num>
            <m:r>
              <m:t>1</m:t>
            </m:r>
          </m:num>
          <m:den>
            <m:r>
              <m:t>2</m:t>
            </m:r>
          </m:den>
        </m:f>
      </m:oMath>
      <w:ins w:id="7511" w:author="PR Preview" w:date="2026-01-01T00:00:00Z">
        <w:r>
          <w:t xml:space="preserve"> </w:t>
        </w:r>
      </w:ins>
      <w:ins w:id="7512" w:author="PR Preview" w:date="2026-01-01T00:00:00Z">
        <w:r>
          <w:t xml:space="preserve">and</w:t>
        </w:r>
      </w:ins>
      <w:ins w:id="7513" w:author="PR Preview" w:date="2026-01-01T00:00:00Z">
        <w:r>
          <w:t xml:space="preserve"> </w:t>
        </w:r>
      </w:ins>
      <m:oMath>
        <m:r>
          <m:rPr>
            <m:sty m:val="p"/>
          </m:rPr>
          <m:t>−</m:t>
        </m:r>
        <m:r>
          <m:t>1</m:t>
        </m:r>
      </m:oMath>
      <w:ins w:id="7514" w:author="PR Preview" w:date="2026-01-01T00:00:00Z">
        <w:r>
          <w:t xml:space="preserve">.</w:t>
        </w:r>
      </w:ins>
      <w:ins w:id="7515" w:author="PR Preview" w:date="2026-01-01T00:00:00Z">
        <w:r>
          <w:t xml:space="preserve"> </w:t>
        </w:r>
      </w:ins>
      <w:ins w:id="7516" w:author="PR Preview" w:date="2026-01-01T00:00:00Z">
        <w:r>
          <w:t xml:space="preserve">For</w:t>
        </w:r>
      </w:ins>
      <w:ins w:id="7517" w:author="PR Preview" w:date="2026-01-01T00:00:00Z">
        <w:r>
          <w:t xml:space="preserve"> </w:t>
        </w:r>
      </w:ins>
      <m:oMath>
        <m:r>
          <m:t>λ</m:t>
        </m:r>
        <m:r>
          <m:rPr>
            <m:sty m:val="p"/>
          </m:rPr>
          <m:t>=</m:t>
        </m:r>
        <m:f>
          <m:fPr>
            <m:type m:val="lin"/>
          </m:fPr>
          <m:num>
            <m:r>
              <m:t>1</m:t>
            </m:r>
          </m:num>
          <m:den>
            <m:r>
              <m:t>2</m:t>
            </m:r>
          </m:den>
        </m:f>
      </m:oMath>
      <w:ins w:id="7518" w:author="PR Preview" w:date="2026-01-01T00:00:00Z">
        <w:r>
          <w:t xml:space="preserve"> </w:t>
        </w:r>
      </w:ins>
      <w:ins w:id="7519" w:author="PR Preview" w:date="2026-01-01T00:00:00Z">
        <w:r>
          <w:t xml:space="preserve">(so</w:t>
        </w:r>
      </w:ins>
      <w:ins w:id="7520" w:author="PR Preview" w:date="2026-01-01T00:00:00Z">
        <w:r>
          <w:t xml:space="preserve"> </w:t>
        </w:r>
      </w:ins>
      <m:oMath>
        <m:r>
          <m:t>k</m:t>
        </m:r>
        <m:r>
          <m:rPr>
            <m:sty m:val="p"/>
          </m:rPr>
          <m:t>=</m:t>
        </m:r>
        <m:r>
          <m:t>2</m:t>
        </m:r>
      </m:oMath>
      <w:ins w:id="7521" w:author="PR Preview" w:date="2026-01-01T00:00:00Z">
        <w:r>
          <w:t xml:space="preserve">), take</w:t>
        </w:r>
      </w:ins>
      <w:ins w:id="7522" w:author="PR Preview" w:date="2026-01-01T00:00:00Z">
        <w:r>
          <w:t xml:space="preserve"> </w:t>
        </w:r>
      </w:ins>
      <m:oMath>
        <m:sSub>
          <m:e>
            <m:r>
              <m:t>v</m:t>
            </m:r>
          </m:e>
          <m:sub>
            <m:r>
              <m:t>2</m:t>
            </m:r>
          </m:sub>
        </m:sSub>
        <m:r>
          <m:rPr>
            <m:sty m:val="p"/>
          </m:rPr>
          <m:t>=</m:t>
        </m:r>
        <m:r>
          <m:t>1</m:t>
        </m:r>
      </m:oMath>
      <w:ins w:id="7523" w:author="PR Preview" w:date="2026-01-01T00:00:00Z">
        <w:r>
          <w:t xml:space="preserve">,</w:t>
        </w:r>
      </w:ins>
      <w:ins w:id="7524" w:author="PR Preview" w:date="2026-01-01T00:00:00Z">
        <w:r>
          <w:t xml:space="preserve"> </w:t>
        </w:r>
      </w:ins>
      <m:oMath>
        <m:sSub>
          <m:e>
            <m:r>
              <m:t>v</m:t>
            </m:r>
          </m:e>
          <m:sub>
            <m:r>
              <m:t>3</m:t>
            </m:r>
          </m:sub>
        </m:sSub>
        <m:r>
          <m:rPr>
            <m:sty m:val="p"/>
          </m:rPr>
          <m:t>=</m:t>
        </m:r>
        <m:r>
          <m:t>0</m:t>
        </m:r>
      </m:oMath>
      <w:ins w:id="7525" w:author="PR Preview" w:date="2026-01-01T00:00:00Z">
        <w:r>
          <w:t xml:space="preserve">;</w:t>
        </w:r>
      </w:ins>
      <w:ins w:id="7526" w:author="PR Preview" w:date="2026-01-01T00:00:00Z">
        <w:r>
          <w:t xml:space="preserve"> </w:t>
        </w:r>
      </w:ins>
      <w:ins w:id="7527" w:author="PR Preview" w:date="2026-01-01T00:00:00Z">
        <w:r>
          <w:t xml:space="preserve">row 1 of</w:t>
        </w:r>
      </w:ins>
      <w:ins w:id="7528" w:author="PR Preview" w:date="2026-01-01T00:00:00Z">
        <w:r>
          <w:t xml:space="preserve"> </w:t>
        </w:r>
      </w:ins>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ins w:id="7529" w:author="PR Preview" w:date="2026-01-01T00:00:00Z">
        <w:r>
          <w:t xml:space="preserve"> </w:t>
        </w:r>
      </w:ins>
      <w:ins w:id="7530" w:author="PR Preview" w:date="2026-01-01T00:00:00Z">
        <w:r>
          <w:t xml:space="preserve">is</w:t>
        </w:r>
      </w:ins>
      <w:ins w:id="7531"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7532" w:author="PR Preview" w:date="2026-01-01T00:00:00Z">
        <w:r>
          <w:t xml:space="preserve">, so</w:t>
        </w:r>
      </w:ins>
      <w:ins w:id="7533"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7534" w:author="PR Preview" w:date="2026-01-01T00:00:00Z">
        <w:r>
          <w:t xml:space="preserve">.</w:t>
        </w:r>
      </w:ins>
      <w:ins w:id="7535" w:author="PR Preview" w:date="2026-01-01T00:00:00Z">
        <w:r>
          <w:t xml:space="preserve"> </w:t>
        </w:r>
      </w:ins>
      <w:ins w:id="7536"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7537" w:author="PR Preview" w:date="2026-01-01T00:00:00Z">
        <w:r>
          <w:t xml:space="preserve">The matrix</w:t>
        </w:r>
      </w:ins>
      <w:ins w:id="7538" w:author="PR Preview" w:date="2026-01-01T00:00:00Z">
        <w:r>
          <w:t xml:space="preserve"> </w:t>
        </w:r>
      </w:ins>
      <m:oMath>
        <m:r>
          <m:rPr>
            <m:sty m:val="bi"/>
          </m:rPr>
          <m:t>J</m:t>
        </m:r>
      </m:oMath>
      <w:ins w:id="7539" w:author="PR Preview" w:date="2026-01-01T00:00:00Z">
        <w:r>
          <w:t xml:space="preserve"> </w:t>
        </w:r>
      </w:ins>
      <w:ins w:id="7540" w:author="PR Preview" w:date="2026-01-01T00:00:00Z">
        <w:r>
          <w:t xml:space="preserve">of</w:t>
        </w:r>
      </w:ins>
      <w:ins w:id="7541" w:author="PR Preview" w:date="2026-01-01T00:00:00Z">
        <w:r>
          <w:t xml:space="preserve"> </w:t>
        </w:r>
      </w:ins>
      <w:hyperlink w:anchor="exm-eigenspace">
        <w:ins w:id="7542" w:author="PR Preview" w:date="2026-01-01T00:00:00Z">
          <w:r>
            <w:rPr>
              <w:rStyle w:val="Hyperlink"/>
            </w:rPr>
            <w:t xml:space="preserve">Example 181</w:t>
          </w:r>
        </w:ins>
      </w:hyperlink>
      <w:ins w:id="7543" w:author="PR Preview" w:date="2026-01-01T00:00:00Z">
        <w:r>
          <w:t xml:space="preserve"> </w:t>
        </w:r>
      </w:ins>
      <w:ins w:id="7544" w:author="PR Preview" w:date="2026-01-01T00:00:00Z">
        <w:r>
          <w:t xml:space="preserve">is upper triangular with both diagonal entries</w:t>
        </w:r>
      </w:ins>
      <w:ins w:id="7545" w:author="PR Preview" w:date="2026-01-01T00:00:00Z">
        <w:r>
          <w:t xml:space="preserve"> </w:t>
        </w:r>
      </w:ins>
      <m:oMath>
        <m:r>
          <m:t>0</m:t>
        </m:r>
      </m:oMath>
      <w:ins w:id="7546" w:author="PR Preview" w:date="2026-01-01T00:00:00Z">
        <w:r>
          <w:t xml:space="preserve">,</w:t>
        </w:r>
      </w:ins>
      <w:ins w:id="7547" w:author="PR Preview" w:date="2026-01-01T00:00:00Z">
        <w:r>
          <w:t xml:space="preserve"> </w:t>
        </w:r>
      </w:ins>
      <w:ins w:id="7548" w:author="PR Preview" w:date="2026-01-01T00:00:00Z">
        <w:r>
          <w:t xml:space="preserve">and</w:t>
        </w:r>
      </w:ins>
      <w:ins w:id="7549" w:author="PR Preview" w:date="2026-01-01T00:00:00Z">
        <w:r>
          <w:t xml:space="preserve"> </w:t>
        </w:r>
      </w:ins>
      <m:oMath>
        <m:r>
          <m:t>0</m:t>
        </m:r>
      </m:oMath>
      <w:ins w:id="7550" w:author="PR Preview" w:date="2026-01-01T00:00:00Z">
        <w:r>
          <w:t xml:space="preserve"> </w:t>
        </w:r>
      </w:ins>
      <w:ins w:id="7551" w:author="PR Preview" w:date="2026-01-01T00:00:00Z">
        <w:r>
          <w:t xml:space="preserve">is its only eigenvalue.</w:t>
        </w:r>
      </w:ins>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del w:id="7552" w:author="PR Preview" w:date="2026-01-01T00:00:00Z">
        <w:r>
          <w:delText xml:space="preserve">and subtracting</w:delText>
        </w:r>
      </w:del>
      <w:del w:id="7553" w:author="PR Preview" w:date="2026-01-01T00:00:00Z">
        <w:r>
          <w:delText xml:space="preserve"> </w:delText>
        </w:r>
      </w:del>
      <m:oMath>
        <m:r>
          <m:t>λ</m:t>
        </m:r>
        <m:acc>
          <m:accPr>
            <m:chr m:val="̃"/>
          </m:accPr>
          <m:e>
            <m:r>
              <m:t>v</m:t>
            </m:r>
          </m:e>
        </m:acc>
      </m:oMath>
      <w:del w:id="7554" w:author="PR Preview" w:date="2026-01-01T00:00:00Z">
        <w:r>
          <w:delText xml:space="preserve"> </w:delText>
        </w:r>
      </w:del>
      <w:del w:id="7555" w:author="PR Preview" w:date="2026-01-01T00:00:00Z">
        <w:r>
          <w:delText xml:space="preserve">from both sides gives</w:delText>
        </w:r>
      </w:del>
      <w:del w:id="7556" w:author="PR Preview" w:date="2026-01-01T00:00:00Z">
        <w:r>
          <w:delText xml:space="preserve"> </w:delText>
        </w:r>
      </w:del>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del w:id="7557" w:author="PR Preview" w:date="2026-01-01T00:00:00Z">
        <w:r>
          <w:delText xml:space="preserve">.</w:delText>
        </w:r>
      </w:del>
      <w:del w:id="7558" w:author="PR Preview" w:date="2026-01-01T00:00:00Z">
        <w:r>
          <w:delText xml:space="preserve"> </w:delText>
        </w:r>
      </w:del>
      <w:del w:id="7559" w:author="PR Preview" w:date="2026-01-01T00:00:00Z">
        <w:r>
          <w:delText xml:space="preserve">Some entry of</w:delText>
        </w:r>
      </w:del>
      <w:del w:id="7560" w:author="PR Preview" w:date="2026-01-01T00:00:00Z">
        <w:r>
          <w:delText xml:space="preserve"> </w:delText>
        </w:r>
      </w:del>
      <m:oMath>
        <m:acc>
          <m:accPr>
            <m:chr m:val="̃"/>
          </m:accPr>
          <m:e>
            <m:r>
              <m:t>v</m:t>
            </m:r>
          </m:e>
        </m:acc>
      </m:oMath>
      <w:del w:id="7561" w:author="PR Preview" w:date="2026-01-01T00:00:00Z">
        <w:r>
          <w:delText xml:space="preserve"> </w:delText>
        </w:r>
      </w:del>
      <w:del w:id="7562" w:author="PR Preview" w:date="2026-01-01T00:00:00Z">
        <w:r>
          <w:delText xml:space="preserve">is nonzero, so</w:delText>
        </w:r>
      </w:del>
      <w:del w:id="7563" w:author="PR Preview" w:date="2026-01-01T00:00:00Z">
        <w:r>
          <w:delText xml:space="preserve"> </w:delText>
        </w:r>
      </w:del>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del w:id="7564" w:author="PR Preview" w:date="2026-01-01T00:00:00Z">
        <w:r>
          <w:delText xml:space="preserve">,</w:delText>
        </w:r>
      </w:del>
      <w:del w:id="7565" w:author="PR Preview" w:date="2026-01-01T00:00:00Z">
        <w:r>
          <w:delText xml:space="preserve"> </w:delText>
        </w:r>
      </w:del>
      <w:del w:id="7566" w:author="PR Preview" w:date="2026-01-01T00:00:00Z">
        <w:r>
          <w:delText xml:space="preserve">and a product of two numbers is</w:delText>
        </w:r>
      </w:del>
      <w:del w:id="7567" w:author="PR Preview" w:date="2026-01-01T00:00:00Z">
        <w:r>
          <w:delText xml:space="preserve"> </w:delText>
        </w:r>
      </w:del>
      <m:oMath>
        <m:r>
          <m:t>0</m:t>
        </m:r>
      </m:oMath>
      <w:del w:id="7568" w:author="PR Preview" w:date="2026-01-01T00:00:00Z">
        <w:r>
          <w:delText xml:space="preserve"> </w:delText>
        </w:r>
      </w:del>
      <w:del w:id="7569" w:author="PR Preview" w:date="2026-01-01T00:00:00Z">
        <w:r>
          <w:delText xml:space="preserve">only when one of them is:</w:delText>
        </w:r>
      </w:del>
      <w:del w:id="7570" w:author="PR Preview" w:date="2026-01-01T00:00:00Z">
        <w:r>
          <w:delText xml:space="preserve"> </w:delText>
        </w:r>
      </w:del>
      <m:oMath>
        <m:r>
          <m:t>λ</m:t>
        </m:r>
        <m:r>
          <m:rPr>
            <m:sty m:val="p"/>
          </m:rPr>
          <m:t>=</m:t>
        </m:r>
        <m:r>
          <m:t>0</m:t>
        </m:r>
      </m:oMath>
      <w:del w:id="7571" w:author="PR Preview" w:date="2026-01-01T00:00:00Z">
        <w:r>
          <w:delText xml:space="preserve"> </w:delText>
        </w:r>
      </w:del>
      <w:del w:id="7572" w:author="PR Preview" w:date="2026-01-01T00:00:00Z">
        <w:r>
          <w:delText xml:space="preserve">or</w:delText>
        </w:r>
      </w:del>
      <w:del w:id="7573" w:author="PR Preview" w:date="2026-01-01T00:00:00Z">
        <w:r>
          <w:delText xml:space="preserve"> </w:delText>
        </w:r>
      </w:del>
      <m:oMath>
        <m:r>
          <m:t>λ</m:t>
        </m:r>
        <m:r>
          <m:rPr>
            <m:sty m:val="p"/>
          </m:rPr>
          <m:t>=</m:t>
        </m:r>
        <m:r>
          <m:t>1</m:t>
        </m:r>
      </m:oMath>
      <w:del w:id="7574" w:author="PR Preview" w:date="2026-01-01T00:00:00Z">
        <w:r>
          <w:delText xml:space="preserve">.</w:delText>
        </w:r>
      </w:del>
    </w:p>
    <w:p>
      <w:pPr>
        <w:pStyle w:val="FirstParagraph"/>
      </w:pPr>
      <w:ins w:id="7575" w:author="PR Preview" w:date="2026-01-01T00:00:00Z">
        <w:r>
          <w:t xml:space="preserve">and subtracting</w:t>
        </w:r>
      </w:ins>
      <w:ins w:id="7576" w:author="PR Preview" w:date="2026-01-01T00:00:00Z">
        <w:r>
          <w:t xml:space="preserve"> </w:t>
        </w:r>
      </w:ins>
      <m:oMath>
        <m:r>
          <m:t>λ</m:t>
        </m:r>
        <m:acc>
          <m:accPr>
            <m:chr m:val="̃"/>
          </m:accPr>
          <m:e>
            <m:r>
              <m:t>v</m:t>
            </m:r>
          </m:e>
        </m:acc>
      </m:oMath>
      <w:ins w:id="7577" w:author="PR Preview" w:date="2026-01-01T00:00:00Z">
        <w:r>
          <w:t xml:space="preserve"> </w:t>
        </w:r>
      </w:ins>
      <w:ins w:id="7578" w:author="PR Preview" w:date="2026-01-01T00:00:00Z">
        <w:r>
          <w:t xml:space="preserve">from both sides gives</w:t>
        </w:r>
      </w:ins>
      <w:ins w:id="7579" w:author="PR Preview" w:date="2026-01-01T00:00:00Z">
        <w:r>
          <w:t xml:space="preserve"> </w:t>
        </w:r>
      </w:ins>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ins w:id="7580" w:author="PR Preview" w:date="2026-01-01T00:00:00Z">
        <w:r>
          <w:t xml:space="preserve">.</w:t>
        </w:r>
      </w:ins>
      <w:ins w:id="7581" w:author="PR Preview" w:date="2026-01-01T00:00:00Z">
        <w:r>
          <w:t xml:space="preserve"> </w:t>
        </w:r>
      </w:ins>
      <w:ins w:id="7582" w:author="PR Preview" w:date="2026-01-01T00:00:00Z">
        <w:r>
          <w:t xml:space="preserve">Some entry of</w:t>
        </w:r>
      </w:ins>
      <w:ins w:id="7583" w:author="PR Preview" w:date="2026-01-01T00:00:00Z">
        <w:r>
          <w:t xml:space="preserve"> </w:t>
        </w:r>
      </w:ins>
      <m:oMath>
        <m:acc>
          <m:accPr>
            <m:chr m:val="̃"/>
          </m:accPr>
          <m:e>
            <m:r>
              <m:t>v</m:t>
            </m:r>
          </m:e>
        </m:acc>
      </m:oMath>
      <w:ins w:id="7584" w:author="PR Preview" w:date="2026-01-01T00:00:00Z">
        <w:r>
          <w:t xml:space="preserve"> </w:t>
        </w:r>
      </w:ins>
      <w:ins w:id="7585" w:author="PR Preview" w:date="2026-01-01T00:00:00Z">
        <w:r>
          <w:t xml:space="preserve">is nonzero, so</w:t>
        </w:r>
      </w:ins>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ins w:id="7586" w:author="PR Preview" w:date="2026-01-01T00:00:00Z">
        <w:r>
          <w:t xml:space="preserve">and a product of two numbers is</w:t>
        </w:r>
      </w:ins>
      <w:ins w:id="7587" w:author="PR Preview" w:date="2026-01-01T00:00:00Z">
        <w:r>
          <w:t xml:space="preserve"> </w:t>
        </w:r>
      </w:ins>
      <m:oMath>
        <m:r>
          <m:t>0</m:t>
        </m:r>
      </m:oMath>
      <w:ins w:id="7588" w:author="PR Preview" w:date="2026-01-01T00:00:00Z">
        <w:r>
          <w:t xml:space="preserve"> </w:t>
        </w:r>
      </w:ins>
      <w:ins w:id="7589" w:author="PR Preview" w:date="2026-01-01T00:00:00Z">
        <w:r>
          <w:t xml:space="preserve">only when one of them is:</w:t>
        </w:r>
      </w:ins>
      <w:ins w:id="7590" w:author="PR Preview" w:date="2026-01-01T00:00:00Z">
        <w:r>
          <w:t xml:space="preserve"> </w:t>
        </w:r>
      </w:ins>
      <m:oMath>
        <m:r>
          <m:t>λ</m:t>
        </m:r>
        <m:r>
          <m:rPr>
            <m:sty m:val="p"/>
          </m:rPr>
          <m:t>=</m:t>
        </m:r>
        <m:r>
          <m:t>0</m:t>
        </m:r>
      </m:oMath>
      <w:ins w:id="7591" w:author="PR Preview" w:date="2026-01-01T00:00:00Z">
        <w:r>
          <w:t xml:space="preserve"> </w:t>
        </w:r>
      </w:ins>
      <w:ins w:id="7592" w:author="PR Preview" w:date="2026-01-01T00:00:00Z">
        <w:r>
          <w:t xml:space="preserve">or</w:t>
        </w:r>
      </w:ins>
      <w:ins w:id="7593" w:author="PR Preview" w:date="2026-01-01T00:00:00Z">
        <w:r>
          <w:t xml:space="preserve"> </w:t>
        </w:r>
      </w:ins>
      <m:oMath>
        <m:r>
          <m:t>λ</m:t>
        </m:r>
        <m:r>
          <m:rPr>
            <m:sty m:val="p"/>
          </m:rPr>
          <m:t>=</m:t>
        </m:r>
        <m:r>
          <m:t>1</m:t>
        </m:r>
      </m:oMath>
      <w:ins w:id="7594" w:author="PR Preview" w:date="2026-01-01T00:00:00Z">
        <w:r>
          <w:t xml:space="preserve">.</w:t>
        </w:r>
      </w:ins>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del w:id="7595" w:author="PR Preview" w:date="2026-01-01T00:00:00Z">
        <w:r>
          <w:delText xml:space="preserve">The rotation</w:delText>
        </w:r>
      </w:del>
      <w:del w:id="7596" w:author="PR Preview" w:date="2026-01-01T00:00:00Z">
        <w:r>
          <w:delText xml:space="preserve"> </w:delText>
        </w:r>
      </w:del>
      <m:oMath>
        <m:r>
          <m:rPr>
            <m:sty m:val="bi"/>
          </m:rPr>
          <m:t>Q</m:t>
        </m:r>
      </m:oMath>
      <w:del w:id="7597" w:author="PR Preview" w:date="2026-01-01T00:00:00Z">
        <w:r>
          <w:delText xml:space="preserve"> </w:delText>
        </w:r>
      </w:del>
      <w:del w:id="7598" w:author="PR Preview" w:date="2026-01-01T00:00:00Z">
        <w:r>
          <w:delText xml:space="preserve">of</w:delText>
        </w:r>
      </w:del>
      <w:del w:id="7599" w:author="PR Preview" w:date="2026-01-01T00:00:00Z">
        <w:r>
          <w:delText xml:space="preserve"> </w:delText>
        </w:r>
      </w:del>
      <w:hyperlink w:anchor="exm-orthogonal-matrix">
        <w:del w:id="7600" w:author="PR Preview" w:date="2026-01-01T00:00:00Z">
          <w:r>
            <w:rPr>
              <w:rStyle w:val="Hyperlink"/>
            </w:rPr>
            <w:delText xml:space="preserve">Example 125</w:delText>
          </w:r>
        </w:del>
      </w:hyperlink>
      <w:del w:id="7601" w:author="PR Preview" w:date="2026-01-01T00:00:00Z">
        <w:r>
          <w:delText xml:space="preserve"> </w:delText>
        </w:r>
      </w:del>
      <w:del w:id="7602" w:author="PR Preview" w:date="2026-01-01T00:00:00Z">
        <w:r>
          <w:delText xml:space="preserve">has no real eigenvalue.</w:delText>
        </w:r>
      </w:del>
      <w:del w:id="7603" w:author="PR Preview" w:date="2026-01-01T00:00:00Z">
        <w:r>
          <w:delText xml:space="preserve"> </w:delText>
        </w:r>
      </w:del>
      <w:del w:id="7604" w:author="PR Preview" w:date="2026-01-01T00:00:00Z">
        <w:r>
          <w:delText xml:space="preserve">By part 2 the only candidates are</w:delText>
        </w:r>
      </w:del>
      <w:del w:id="7605" w:author="PR Preview" w:date="2026-01-01T00:00:00Z">
        <w:r>
          <w:delText xml:space="preserve"> </w:delText>
        </w:r>
      </w:del>
      <m:oMath>
        <m:r>
          <m:rPr>
            <m:sty m:val="p"/>
          </m:rPr>
          <m:t>±</m:t>
        </m:r>
        <m:r>
          <m:t>1</m:t>
        </m:r>
      </m:oMath>
      <w:del w:id="7606" w:author="PR Preview" w:date="2026-01-01T00:00:00Z">
        <w:r>
          <w:delText xml:space="preserve">.</w:delText>
        </w:r>
      </w:del>
      <w:del w:id="7607" w:author="PR Preview" w:date="2026-01-01T00:00:00Z">
        <w:r>
          <w:delText xml:space="preserve"> </w:delText>
        </w:r>
      </w:del>
      <m:oMath>
        <m:r>
          <m:rPr>
            <m:sty m:val="bi"/>
          </m:rPr>
          <m:t>Q</m:t>
        </m:r>
        <m:acc>
          <m:accPr>
            <m:chr m:val="̃"/>
          </m:accPr>
          <m:e>
            <m:r>
              <m:t>v</m:t>
            </m:r>
          </m:e>
        </m:acc>
        <m:r>
          <m:rPr>
            <m:sty m:val="p"/>
          </m:rPr>
          <m:t>=</m:t>
        </m:r>
        <m:acc>
          <m:accPr>
            <m:chr m:val="̃"/>
          </m:accPr>
          <m:e>
            <m:r>
              <m:t>v</m:t>
            </m:r>
          </m:e>
        </m:acc>
      </m:oMath>
      <w:del w:id="7608" w:author="PR Preview" w:date="2026-01-01T00:00:00Z">
        <w:r>
          <w:delText xml:space="preserve"> </w:delText>
        </w:r>
      </w:del>
      <w:del w:id="7609" w:author="PR Preview" w:date="2026-01-01T00:00:00Z">
        <w:r>
          <w:delText xml:space="preserve">reads</w:delText>
        </w:r>
      </w:del>
      <w:del w:id="7610"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7611" w:author="PR Preview" w:date="2026-01-01T00:00:00Z">
        <w:r>
          <w:delText xml:space="preserve"> </w:delText>
        </w:r>
      </w:del>
      <w:del w:id="7612" w:author="PR Preview" w:date="2026-01-01T00:00:00Z">
        <w:r>
          <w:delText xml:space="preserve">and</w:delText>
        </w:r>
      </w:del>
      <w:del w:id="7613"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7614" w:author="PR Preview" w:date="2026-01-01T00:00:00Z">
        <w:r>
          <w:delText xml:space="preserve">,</w:delText>
        </w:r>
      </w:del>
      <w:del w:id="7615" w:author="PR Preview" w:date="2026-01-01T00:00:00Z">
        <w:r>
          <w:delText xml:space="preserve"> </w:delText>
        </w:r>
      </w:del>
      <w:del w:id="7616" w:author="PR Preview" w:date="2026-01-01T00:00:00Z">
        <w:r>
          <w:delText xml:space="preserve">so</w:delText>
        </w:r>
      </w:del>
      <w:del w:id="7617"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7618" w:author="PR Preview" w:date="2026-01-01T00:00:00Z">
        <w:r>
          <w:delText xml:space="preserve"> </w:delText>
        </w:r>
      </w:del>
      <w:del w:id="7619" w:author="PR Preview" w:date="2026-01-01T00:00:00Z">
        <w:r>
          <w:delText xml:space="preserve">and</w:delText>
        </w:r>
      </w:del>
      <w:del w:id="7620" w:author="PR Preview" w:date="2026-01-01T00:00:00Z">
        <w:r>
          <w:delText xml:space="preserve"> </w:delText>
        </w:r>
      </w:del>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del w:id="7621" w:author="PR Preview" w:date="2026-01-01T00:00:00Z">
        <w:r>
          <w:delText xml:space="preserve">, forcing</w:delText>
        </w:r>
      </w:del>
      <w:del w:id="7622" w:author="PR Preview" w:date="2026-01-01T00:00:00Z">
        <w:r>
          <w:delText xml:space="preserve"> </w:delText>
        </w:r>
      </w:del>
      <m:oMath>
        <m:acc>
          <m:accPr>
            <m:chr m:val="̃"/>
          </m:accPr>
          <m:e>
            <m:r>
              <m:t>v</m:t>
            </m:r>
          </m:e>
        </m:acc>
        <m:r>
          <m:rPr>
            <m:sty m:val="p"/>
          </m:rPr>
          <m:t>=</m:t>
        </m:r>
        <m:acc>
          <m:accPr>
            <m:chr m:val="̃"/>
          </m:accPr>
          <m:e>
            <m:r>
              <m:t>0</m:t>
            </m:r>
          </m:e>
        </m:acc>
      </m:oMath>
      <w:del w:id="7623" w:author="PR Preview" w:date="2026-01-01T00:00:00Z">
        <w:r>
          <w:delText xml:space="preserve">;</w:delText>
        </w:r>
      </w:del>
      <w:del w:id="7624" w:author="PR Preview" w:date="2026-01-01T00:00:00Z">
        <w:r>
          <w:delText xml:space="preserve"> </w:delText>
        </w:r>
      </w:del>
      <m:oMath>
        <m:r>
          <m:rPr>
            <m:sty m:val="bi"/>
          </m:rPr>
          <m:t>Q</m:t>
        </m:r>
        <m:acc>
          <m:accPr>
            <m:chr m:val="̃"/>
          </m:accPr>
          <m:e>
            <m:r>
              <m:t>v</m:t>
            </m:r>
          </m:e>
        </m:acc>
        <m:r>
          <m:rPr>
            <m:sty m:val="p"/>
          </m:rPr>
          <m:t>=</m:t>
        </m:r>
        <m:r>
          <m:rPr>
            <m:sty m:val="p"/>
          </m:rPr>
          <m:t>−</m:t>
        </m:r>
        <m:acc>
          <m:accPr>
            <m:chr m:val="̃"/>
          </m:accPr>
          <m:e>
            <m:r>
              <m:t>v</m:t>
            </m:r>
          </m:e>
        </m:acc>
      </m:oMath>
      <w:del w:id="7625" w:author="PR Preview" w:date="2026-01-01T00:00:00Z">
        <w:r>
          <w:delText xml:space="preserve"> </w:delText>
        </w:r>
      </w:del>
      <w:del w:id="7626" w:author="PR Preview" w:date="2026-01-01T00:00:00Z">
        <w:r>
          <w:delText xml:space="preserve">reads</w:delText>
        </w:r>
      </w:del>
      <w:del w:id="7627" w:author="PR Preview" w:date="2026-01-01T00:00:00Z">
        <w:r>
          <w:delText xml:space="preserve"> </w:delText>
        </w:r>
      </w:del>
      <m:oMath>
        <m:r>
          <m:t>1.6</m:t>
        </m:r>
        <m:r>
          <m:t> </m:t>
        </m:r>
        <m:sSub>
          <m:e>
            <m:r>
              <m:t>v</m:t>
            </m:r>
          </m:e>
          <m:sub>
            <m:r>
              <m:t>1</m:t>
            </m:r>
          </m:sub>
        </m:sSub>
        <m:r>
          <m:rPr>
            <m:sty m:val="p"/>
          </m:rPr>
          <m:t>−</m:t>
        </m:r>
        <m:r>
          <m:t>0.8</m:t>
        </m:r>
        <m:r>
          <m:t> </m:t>
        </m:r>
        <m:sSub>
          <m:e>
            <m:r>
              <m:t>v</m:t>
            </m:r>
          </m:e>
          <m:sub>
            <m:r>
              <m:t>2</m:t>
            </m:r>
          </m:sub>
        </m:sSub>
        <m:r>
          <m:rPr>
            <m:sty m:val="p"/>
          </m:rPr>
          <m:t>=</m:t>
        </m:r>
        <m:r>
          <m:t>0</m:t>
        </m:r>
      </m:oMath>
      <w:del w:id="7628" w:author="PR Preview" w:date="2026-01-01T00:00:00Z">
        <w:r>
          <w:delText xml:space="preserve"> </w:delText>
        </w:r>
      </w:del>
      <w:del w:id="7629" w:author="PR Preview" w:date="2026-01-01T00:00:00Z">
        <w:r>
          <w:delText xml:space="preserve">and</w:delText>
        </w:r>
      </w:del>
      <w:del w:id="7630" w:author="PR Preview" w:date="2026-01-01T00:00:00Z">
        <w:r>
          <w:delText xml:space="preserve"> </w:delText>
        </w:r>
      </w:del>
      <m:oMath>
        <m:r>
          <m:t>0.8</m:t>
        </m:r>
        <m:r>
          <m:t> </m:t>
        </m:r>
        <m:sSub>
          <m:e>
            <m:r>
              <m:t>v</m:t>
            </m:r>
          </m:e>
          <m:sub>
            <m:r>
              <m:t>1</m:t>
            </m:r>
          </m:sub>
        </m:sSub>
        <m:r>
          <m:rPr>
            <m:sty m:val="p"/>
          </m:rPr>
          <m:t>+</m:t>
        </m:r>
        <m:r>
          <m:t>1.6</m:t>
        </m:r>
        <m:r>
          <m:t> </m:t>
        </m:r>
        <m:sSub>
          <m:e>
            <m:r>
              <m:t>v</m:t>
            </m:r>
          </m:e>
          <m:sub>
            <m:r>
              <m:t>2</m:t>
            </m:r>
          </m:sub>
        </m:sSub>
        <m:r>
          <m:rPr>
            <m:sty m:val="p"/>
          </m:rPr>
          <m:t>=</m:t>
        </m:r>
        <m:r>
          <m:t>0</m:t>
        </m:r>
      </m:oMath>
      <w:del w:id="7631" w:author="PR Preview" w:date="2026-01-01T00:00:00Z">
        <w:r>
          <w:delText xml:space="preserve">,</w:delText>
        </w:r>
      </w:del>
      <w:del w:id="7632" w:author="PR Preview" w:date="2026-01-01T00:00:00Z">
        <w:r>
          <w:delText xml:space="preserve"> </w:delText>
        </w:r>
      </w:del>
      <w:del w:id="7633" w:author="PR Preview" w:date="2026-01-01T00:00:00Z">
        <w:r>
          <w:delText xml:space="preserve">so</w:delText>
        </w:r>
      </w:del>
      <w:del w:id="7634" w:author="PR Preview" w:date="2026-01-01T00:00:00Z">
        <w:r>
          <w:delText xml:space="preserve"> </w:delText>
        </w:r>
      </w:del>
      <m:oMath>
        <m:sSub>
          <m:e>
            <m:r>
              <m:t>v</m:t>
            </m:r>
          </m:e>
          <m:sub>
            <m:r>
              <m:t>2</m:t>
            </m:r>
          </m:sub>
        </m:sSub>
        <m:r>
          <m:rPr>
            <m:sty m:val="p"/>
          </m:rPr>
          <m:t>=</m:t>
        </m:r>
        <m:r>
          <m:t>2</m:t>
        </m:r>
        <m:sSub>
          <m:e>
            <m:r>
              <m:t>v</m:t>
            </m:r>
          </m:e>
          <m:sub>
            <m:r>
              <m:t>1</m:t>
            </m:r>
          </m:sub>
        </m:sSub>
      </m:oMath>
      <w:del w:id="7635" w:author="PR Preview" w:date="2026-01-01T00:00:00Z">
        <w:r>
          <w:delText xml:space="preserve"> </w:delText>
        </w:r>
      </w:del>
      <w:del w:id="7636" w:author="PR Preview" w:date="2026-01-01T00:00:00Z">
        <w:r>
          <w:delText xml:space="preserve">and</w:delText>
        </w:r>
      </w:del>
      <w:del w:id="7637" w:author="PR Preview" w:date="2026-01-01T00:00:00Z">
        <w:r>
          <w:delText xml:space="preserve"> </w:delText>
        </w:r>
      </w:del>
      <m:oMath>
        <m:r>
          <m:t>0.8</m:t>
        </m:r>
        <m:r>
          <m:t> </m:t>
        </m:r>
        <m:sSub>
          <m:e>
            <m:r>
              <m:t>v</m:t>
            </m:r>
          </m:e>
          <m:sub>
            <m:r>
              <m:t>1</m:t>
            </m:r>
          </m:sub>
        </m:sSub>
        <m:r>
          <m:rPr>
            <m:sty m:val="p"/>
          </m:rPr>
          <m:t>+</m:t>
        </m:r>
        <m:r>
          <m:t>3.2</m:t>
        </m:r>
        <m:r>
          <m:t> </m:t>
        </m:r>
        <m:sSub>
          <m:e>
            <m:r>
              <m:t>v</m:t>
            </m:r>
          </m:e>
          <m:sub>
            <m:r>
              <m:t>1</m:t>
            </m:r>
          </m:sub>
        </m:sSub>
        <m:r>
          <m:rPr>
            <m:sty m:val="p"/>
          </m:rPr>
          <m:t>=</m:t>
        </m:r>
        <m:r>
          <m:t>0</m:t>
        </m:r>
      </m:oMath>
      <w:del w:id="7638" w:author="PR Preview" w:date="2026-01-01T00:00:00Z">
        <w:r>
          <w:delText xml:space="preserve">, forcing</w:delText>
        </w:r>
      </w:del>
      <w:del w:id="7639" w:author="PR Preview" w:date="2026-01-01T00:00:00Z">
        <w:r>
          <w:delText xml:space="preserve"> </w:delText>
        </w:r>
      </w:del>
      <m:oMath>
        <m:acc>
          <m:accPr>
            <m:chr m:val="̃"/>
          </m:accPr>
          <m:e>
            <m:r>
              <m:t>v</m:t>
            </m:r>
          </m:e>
        </m:acc>
        <m:r>
          <m:rPr>
            <m:sty m:val="p"/>
          </m:rPr>
          <m:t>=</m:t>
        </m:r>
        <m:acc>
          <m:accPr>
            <m:chr m:val="̃"/>
          </m:accPr>
          <m:e>
            <m:r>
              <m:t>0</m:t>
            </m:r>
          </m:e>
        </m:acc>
      </m:oMath>
      <w:del w:id="7640" w:author="PR Preview" w:date="2026-01-01T00:00:00Z">
        <w:r>
          <w:delText xml:space="preserve"> </w:delText>
        </w:r>
      </w:del>
      <w:del w:id="7641" w:author="PR Preview" w:date="2026-01-01T00:00:00Z">
        <w:r>
          <w:delText xml:space="preserve">again.</w:delText>
        </w:r>
      </w:del>
    </w:p>
    <w:p>
      <w:pPr>
        <w:numPr>
          <w:ilvl w:val="0"/>
          <w:numId w:val="1099"/>
        </w:numPr>
      </w:pPr>
      <w:ins w:id="7642" w:author="PR Preview" w:date="2026-01-01T00:00:00Z">
        <w:r>
          <w:t xml:space="preserve">The rotation</w:t>
        </w:r>
      </w:ins>
      <w:ins w:id="7643" w:author="PR Preview" w:date="2026-01-01T00:00:00Z">
        <w:r>
          <w:t xml:space="preserve"> </w:t>
        </w:r>
      </w:ins>
      <m:oMath>
        <m:r>
          <m:rPr>
            <m:sty m:val="bi"/>
          </m:rPr>
          <m:t>Q</m:t>
        </m:r>
      </m:oMath>
      <w:ins w:id="7644" w:author="PR Preview" w:date="2026-01-01T00:00:00Z">
        <w:r>
          <w:t xml:space="preserve"> </w:t>
        </w:r>
      </w:ins>
      <w:ins w:id="7645" w:author="PR Preview" w:date="2026-01-01T00:00:00Z">
        <w:r>
          <w:t xml:space="preserve">of</w:t>
        </w:r>
      </w:ins>
      <w:ins w:id="7646" w:author="PR Preview" w:date="2026-01-01T00:00:00Z">
        <w:r>
          <w:t xml:space="preserve"> </w:t>
        </w:r>
      </w:ins>
      <w:hyperlink w:anchor="exm-orthogonal-matrix">
        <w:ins w:id="7647" w:author="PR Preview" w:date="2026-01-01T00:00:00Z">
          <w:r>
            <w:rPr>
              <w:rStyle w:val="Hyperlink"/>
            </w:rPr>
            <w:t xml:space="preserve">Example 125</w:t>
          </w:r>
        </w:ins>
      </w:hyperlink>
      <w:ins w:id="7648" w:author="PR Preview" w:date="2026-01-01T00:00:00Z">
        <w:r>
          <w:t xml:space="preserve"> </w:t>
        </w:r>
      </w:ins>
      <w:ins w:id="7649" w:author="PR Preview" w:date="2026-01-01T00:00:00Z">
        <w:r>
          <w:t xml:space="preserve">has no real eigenvalue.</w:t>
        </w:r>
      </w:ins>
      <w:ins w:id="7650" w:author="PR Preview" w:date="2026-01-01T00:00:00Z">
        <w:r>
          <w:t xml:space="preserve"> </w:t>
        </w:r>
      </w:ins>
      <w:ins w:id="7651" w:author="PR Preview" w:date="2026-01-01T00:00:00Z">
        <w:r>
          <w:t xml:space="preserve">By part 2 the only candidates are</w:t>
        </w:r>
      </w:ins>
      <w:ins w:id="7652" w:author="PR Preview" w:date="2026-01-01T00:00:00Z">
        <w:r>
          <w:t xml:space="preserve"> </w:t>
        </w:r>
      </w:ins>
      <m:oMath>
        <m:r>
          <m:rPr>
            <m:sty m:val="p"/>
          </m:rPr>
          <m:t>±</m:t>
        </m:r>
        <m:r>
          <m:t>1</m:t>
        </m:r>
      </m:oMath>
      <w:ins w:id="7653" w:author="PR Preview" w:date="2026-01-01T00:00:00Z">
        <w:r>
          <w:t xml:space="preserve">.</w:t>
        </w:r>
      </w:ins>
      <w:ins w:id="7654" w:author="PR Preview" w:date="2026-01-01T00:00:00Z">
        <w:r>
          <w:t xml:space="preserve"> </w:t>
        </w:r>
      </w:ins>
      <m:oMath>
        <m:r>
          <m:rPr>
            <m:sty m:val="bi"/>
          </m:rPr>
          <m:t>Q</m:t>
        </m:r>
        <m:acc>
          <m:accPr>
            <m:chr m:val="̃"/>
          </m:accPr>
          <m:e>
            <m:r>
              <m:t>v</m:t>
            </m:r>
          </m:e>
        </m:acc>
        <m:r>
          <m:rPr>
            <m:sty m:val="p"/>
          </m:rPr>
          <m:t>=</m:t>
        </m:r>
        <m:acc>
          <m:accPr>
            <m:chr m:val="̃"/>
          </m:accPr>
          <m:e>
            <m:r>
              <m:t>v</m:t>
            </m:r>
          </m:e>
        </m:acc>
      </m:oMath>
      <w:ins w:id="7655" w:author="PR Preview" w:date="2026-01-01T00:00:00Z">
        <w:r>
          <w:t xml:space="preserve"> </w:t>
        </w:r>
      </w:ins>
      <w:ins w:id="7656" w:author="PR Preview" w:date="2026-01-01T00:00:00Z">
        <w:r>
          <w:t xml:space="preserve">reads</w:t>
        </w:r>
      </w:ins>
      <w:ins w:id="7657"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7658" w:author="PR Preview" w:date="2026-01-01T00:00:00Z">
        <w:r>
          <w:t xml:space="preserve"> </w:t>
        </w:r>
      </w:ins>
      <w:ins w:id="7659" w:author="PR Preview" w:date="2026-01-01T00:00:00Z">
        <w:r>
          <w:t xml:space="preserve">and</w:t>
        </w:r>
      </w:ins>
      <w:ins w:id="7660"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7661" w:author="PR Preview" w:date="2026-01-01T00:00:00Z">
        <w:r>
          <w:t xml:space="preserve">,</w:t>
        </w:r>
      </w:ins>
      <w:ins w:id="7662" w:author="PR Preview" w:date="2026-01-01T00:00:00Z">
        <w:r>
          <w:t xml:space="preserve"> </w:t>
        </w:r>
      </w:ins>
      <w:ins w:id="7663" w:author="PR Preview" w:date="2026-01-01T00:00:00Z">
        <w:r>
          <w:t xml:space="preserve">so</w:t>
        </w:r>
      </w:ins>
      <w:ins w:id="7664" w:author="PR Preview" w:date="2026-01-01T00:00:00Z">
        <w:r>
          <w:t xml:space="preserve"> </w:t>
        </w:r>
      </w:ins>
      <m:oMath>
        <m:sSub>
          <m:e>
            <m:r>
              <m:t>v</m:t>
            </m:r>
          </m:e>
          <m:sub>
            <m:r>
              <m:t>1</m:t>
            </m:r>
          </m:sub>
        </m:sSub>
        <m:r>
          <m:rPr>
            <m:sty m:val="p"/>
          </m:rPr>
          <m:t>=</m:t>
        </m:r>
        <m:r>
          <m:rPr>
            <m:sty m:val="p"/>
          </m:rPr>
          <m:t>−</m:t>
        </m:r>
        <m:r>
          <m:t>2</m:t>
        </m:r>
        <m:sSub>
          <m:e>
            <m:r>
              <m:t>v</m:t>
            </m:r>
          </m:e>
          <m:sub>
            <m:r>
              <m:t>2</m:t>
            </m:r>
          </m:sub>
        </m:sSub>
      </m:oMath>
      <w:ins w:id="7665" w:author="PR Preview" w:date="2026-01-01T00:00:00Z">
        <w:r>
          <w:t xml:space="preserve"> </w:t>
        </w:r>
      </w:ins>
      <w:ins w:id="7666"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ins w:id="7667" w:author="PR Preview" w:date="2026-01-01T00:00:00Z">
        <w:r>
          <w:t xml:space="preserve">forcing</w:t>
        </w:r>
      </w:ins>
      <w:ins w:id="7668" w:author="PR Preview" w:date="2026-01-01T00:00:00Z">
        <w:r>
          <w:t xml:space="preserve"> </w:t>
        </w:r>
      </w:ins>
      <m:oMath>
        <m:acc>
          <m:accPr>
            <m:chr m:val="̃"/>
          </m:accPr>
          <m:e>
            <m:r>
              <m:t>v</m:t>
            </m:r>
          </m:e>
        </m:acc>
        <m:r>
          <m:rPr>
            <m:sty m:val="p"/>
          </m:rPr>
          <m:t>=</m:t>
        </m:r>
        <m:acc>
          <m:accPr>
            <m:chr m:val="̃"/>
          </m:accPr>
          <m:e>
            <m:r>
              <m:t>0</m:t>
            </m:r>
          </m:e>
        </m:acc>
      </m:oMath>
      <w:ins w:id="7669" w:author="PR Preview" w:date="2026-01-01T00:00:00Z">
        <w:r>
          <w:t xml:space="preserve">;</w:t>
        </w:r>
      </w:ins>
      <w:ins w:id="7670" w:author="PR Preview" w:date="2026-01-01T00:00:00Z">
        <w:r>
          <w:t xml:space="preserve"> </w:t>
        </w:r>
      </w:ins>
      <m:oMath>
        <m:r>
          <m:rPr>
            <m:sty m:val="bi"/>
          </m:rPr>
          <m:t>Q</m:t>
        </m:r>
        <m:acc>
          <m:accPr>
            <m:chr m:val="̃"/>
          </m:accPr>
          <m:e>
            <m:r>
              <m:t>v</m:t>
            </m:r>
          </m:e>
        </m:acc>
        <m:r>
          <m:rPr>
            <m:sty m:val="p"/>
          </m:rPr>
          <m:t>=</m:t>
        </m:r>
        <m:r>
          <m:rPr>
            <m:sty m:val="p"/>
          </m:rPr>
          <m:t>−</m:t>
        </m:r>
        <m:acc>
          <m:accPr>
            <m:chr m:val="̃"/>
          </m:accPr>
          <m:e>
            <m:r>
              <m:t>v</m:t>
            </m:r>
          </m:e>
        </m:acc>
      </m:oMath>
      <w:ins w:id="7671" w:author="PR Preview" w:date="2026-01-01T00:00:00Z">
        <w:r>
          <w:t xml:space="preserve"> </w:t>
        </w:r>
      </w:ins>
      <w:ins w:id="7672" w:author="PR Preview" w:date="2026-01-01T00:00:00Z">
        <w:r>
          <w:t xml:space="preserve">reads</w:t>
        </w:r>
      </w:ins>
      <w:ins w:id="7673" w:author="PR Preview" w:date="2026-01-01T00:00:00Z">
        <w:r>
          <w:t xml:space="preserve"> </w:t>
        </w:r>
      </w:ins>
      <m:oMath>
        <m:r>
          <m:t>1.6</m:t>
        </m:r>
        <m:r>
          <m:t> </m:t>
        </m:r>
        <m:sSub>
          <m:e>
            <m:r>
              <m:t>v</m:t>
            </m:r>
          </m:e>
          <m:sub>
            <m:r>
              <m:t>1</m:t>
            </m:r>
          </m:sub>
        </m:sSub>
        <m:r>
          <m:rPr>
            <m:sty m:val="p"/>
          </m:rPr>
          <m:t>−</m:t>
        </m:r>
        <m:r>
          <m:t>0.8</m:t>
        </m:r>
        <m:r>
          <m:t> </m:t>
        </m:r>
        <m:sSub>
          <m:e>
            <m:r>
              <m:t>v</m:t>
            </m:r>
          </m:e>
          <m:sub>
            <m:r>
              <m:t>2</m:t>
            </m:r>
          </m:sub>
        </m:sSub>
        <m:r>
          <m:rPr>
            <m:sty m:val="p"/>
          </m:rPr>
          <m:t>=</m:t>
        </m:r>
        <m:r>
          <m:t>0</m:t>
        </m:r>
      </m:oMath>
      <w:ins w:id="7674" w:author="PR Preview" w:date="2026-01-01T00:00:00Z">
        <w:r>
          <w:t xml:space="preserve"> </w:t>
        </w:r>
      </w:ins>
      <w:ins w:id="7675" w:author="PR Preview" w:date="2026-01-01T00:00:00Z">
        <w:r>
          <w:t xml:space="preserve">and</w:t>
        </w:r>
      </w:ins>
      <w:ins w:id="7676" w:author="PR Preview" w:date="2026-01-01T00:00:00Z">
        <w:r>
          <w:t xml:space="preserve"> </w:t>
        </w:r>
      </w:ins>
      <m:oMath>
        <m:r>
          <m:t>0.8</m:t>
        </m:r>
        <m:r>
          <m:t> </m:t>
        </m:r>
        <m:sSub>
          <m:e>
            <m:r>
              <m:t>v</m:t>
            </m:r>
          </m:e>
          <m:sub>
            <m:r>
              <m:t>1</m:t>
            </m:r>
          </m:sub>
        </m:sSub>
        <m:r>
          <m:rPr>
            <m:sty m:val="p"/>
          </m:rPr>
          <m:t>+</m:t>
        </m:r>
        <m:r>
          <m:t>1.6</m:t>
        </m:r>
        <m:r>
          <m:t> </m:t>
        </m:r>
        <m:sSub>
          <m:e>
            <m:r>
              <m:t>v</m:t>
            </m:r>
          </m:e>
          <m:sub>
            <m:r>
              <m:t>2</m:t>
            </m:r>
          </m:sub>
        </m:sSub>
        <m:r>
          <m:rPr>
            <m:sty m:val="p"/>
          </m:rPr>
          <m:t>=</m:t>
        </m:r>
        <m:r>
          <m:t>0</m:t>
        </m:r>
      </m:oMath>
      <w:ins w:id="7677" w:author="PR Preview" w:date="2026-01-01T00:00:00Z">
        <w:r>
          <w:t xml:space="preserve">,</w:t>
        </w:r>
      </w:ins>
      <w:ins w:id="7678" w:author="PR Preview" w:date="2026-01-01T00:00:00Z">
        <w:r>
          <w:t xml:space="preserve"> </w:t>
        </w:r>
      </w:ins>
      <w:ins w:id="7679" w:author="PR Preview" w:date="2026-01-01T00:00:00Z">
        <w:r>
          <w:t xml:space="preserve">so</w:t>
        </w:r>
      </w:ins>
      <w:ins w:id="7680" w:author="PR Preview" w:date="2026-01-01T00:00:00Z">
        <w:r>
          <w:t xml:space="preserve"> </w:t>
        </w:r>
      </w:ins>
      <m:oMath>
        <m:sSub>
          <m:e>
            <m:r>
              <m:t>v</m:t>
            </m:r>
          </m:e>
          <m:sub>
            <m:r>
              <m:t>2</m:t>
            </m:r>
          </m:sub>
        </m:sSub>
        <m:r>
          <m:rPr>
            <m:sty m:val="p"/>
          </m:rPr>
          <m:t>=</m:t>
        </m:r>
        <m:r>
          <m:t>2</m:t>
        </m:r>
        <m:sSub>
          <m:e>
            <m:r>
              <m:t>v</m:t>
            </m:r>
          </m:e>
          <m:sub>
            <m:r>
              <m:t>1</m:t>
            </m:r>
          </m:sub>
        </m:sSub>
      </m:oMath>
      <w:ins w:id="7681" w:author="PR Preview" w:date="2026-01-01T00:00:00Z">
        <w:r>
          <w:t xml:space="preserve"> </w:t>
        </w:r>
      </w:ins>
      <w:ins w:id="7682" w:author="PR Preview" w:date="2026-01-01T00:00:00Z">
        <w:r>
          <w:t xml:space="preserve">and</w:t>
        </w:r>
      </w:ins>
      <w:ins w:id="7683" w:author="PR Preview" w:date="2026-01-01T00:00:00Z">
        <w:r>
          <w:t xml:space="preserve"> </w:t>
        </w:r>
      </w:ins>
      <m:oMath>
        <m:r>
          <m:t>0.8</m:t>
        </m:r>
        <m:r>
          <m:t> </m:t>
        </m:r>
        <m:sSub>
          <m:e>
            <m:r>
              <m:t>v</m:t>
            </m:r>
          </m:e>
          <m:sub>
            <m:r>
              <m:t>1</m:t>
            </m:r>
          </m:sub>
        </m:sSub>
        <m:r>
          <m:rPr>
            <m:sty m:val="p"/>
          </m:rPr>
          <m:t>+</m:t>
        </m:r>
        <m:r>
          <m:t>3.2</m:t>
        </m:r>
        <m:r>
          <m:t> </m:t>
        </m:r>
        <m:sSub>
          <m:e>
            <m:r>
              <m:t>v</m:t>
            </m:r>
          </m:e>
          <m:sub>
            <m:r>
              <m:t>1</m:t>
            </m:r>
          </m:sub>
        </m:sSub>
        <m:r>
          <m:rPr>
            <m:sty m:val="p"/>
          </m:rPr>
          <m:t>=</m:t>
        </m:r>
        <m:r>
          <m:t>0</m:t>
        </m:r>
      </m:oMath>
      <w:ins w:id="7684" w:author="PR Preview" w:date="2026-01-01T00:00:00Z">
        <w:r>
          <w:t xml:space="preserve">, forcing</w:t>
        </w:r>
      </w:ins>
      <w:ins w:id="7685" w:author="PR Preview" w:date="2026-01-01T00:00:00Z">
        <w:r>
          <w:t xml:space="preserve"> </w:t>
        </w:r>
      </w:ins>
      <m:oMath>
        <m:acc>
          <m:accPr>
            <m:chr m:val="̃"/>
          </m:accPr>
          <m:e>
            <m:r>
              <m:t>v</m:t>
            </m:r>
          </m:e>
        </m:acc>
        <m:r>
          <m:rPr>
            <m:sty m:val="p"/>
          </m:rPr>
          <m:t>=</m:t>
        </m:r>
        <m:acc>
          <m:accPr>
            <m:chr m:val="̃"/>
          </m:accPr>
          <m:e>
            <m:r>
              <m:t>0</m:t>
            </m:r>
          </m:e>
        </m:acc>
      </m:oMath>
      <w:ins w:id="7686" w:author="PR Preview" w:date="2026-01-01T00:00:00Z">
        <w:r>
          <w:t xml:space="preserve"> </w:t>
        </w:r>
      </w:ins>
      <w:ins w:id="7687" w:author="PR Preview" w:date="2026-01-01T00:00:00Z">
        <w:r>
          <w:t xml:space="preserve">again.</w:t>
        </w:r>
      </w:ins>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del w:id="7688" w:author="PR Preview" w:date="2026-01-01T00:00:00Z">
        <w:r>
          <w:rPr>
            <w:i/>
            <w:iCs/>
          </w:rPr>
          <w:delText xml:space="preserve">Remark 42</w:delText>
        </w:r>
      </w:del>
      <w:del w:id="7689" w:author="PR Preview" w:date="2026-01-01T00:00:00Z">
        <w:r>
          <w:delText xml:space="preserve"> (Similarity read both ways). </w:delText>
        </w:r>
      </w:del>
      <w:del w:id="7690" w:author="PR Preview" w:date="2026-01-01T00:00:00Z">
        <w:r>
          <w:delText xml:space="preserve">If</w:delText>
        </w:r>
      </w:del>
      <w:del w:id="7691" w:author="PR Preview" w:date="2026-01-01T00:00:00Z">
        <w:r>
          <w:delText xml:space="preserve"> </w:delText>
        </w:r>
      </w:del>
      <m:oMath>
        <m:r>
          <m:rPr>
            <m:sty m:val="bi"/>
          </m:rPr>
          <m:t>P</m:t>
        </m:r>
      </m:oMath>
      <w:del w:id="7692" w:author="PR Preview" w:date="2026-01-01T00:00:00Z">
        <w:r>
          <w:delText xml:space="preserve"> </w:delText>
        </w:r>
      </w:del>
      <w:del w:id="7693" w:author="PR Preview" w:date="2026-01-01T00:00:00Z">
        <w:r>
          <w:delText xml:space="preserve">is invertible, then</w:delText>
        </w:r>
      </w:del>
      <w:del w:id="7694" w:author="PR Preview" w:date="2026-01-01T00:00:00Z">
        <w:r>
          <w:delText xml:space="preserve"> </w:delText>
        </w:r>
      </w:del>
      <m:oMath>
        <m:sSup>
          <m:e>
            <m:r>
              <m:rPr>
                <m:sty m:val="bi"/>
              </m:rPr>
              <m:t>P</m:t>
            </m:r>
          </m:e>
          <m:sup>
            <m:r>
              <m:rPr>
                <m:sty m:val="p"/>
              </m:rPr>
              <m:t>−</m:t>
            </m:r>
            <m:r>
              <m:t>1</m:t>
            </m:r>
          </m:sup>
        </m:sSup>
      </m:oMath>
      <w:del w:id="7695" w:author="PR Preview" w:date="2026-01-01T00:00:00Z">
        <w:r>
          <w:delText xml:space="preserve"> </w:delText>
        </w:r>
      </w:del>
      <w:del w:id="7696" w:author="PR Preview" w:date="2026-01-01T00:00:00Z">
        <w:r>
          <w:delText xml:space="preserve">is invertible with inverse</w:delText>
        </w:r>
      </w:del>
      <w:del w:id="7697" w:author="PR Preview" w:date="2026-01-01T00:00:00Z">
        <w:r>
          <w:delText xml:space="preserve"> </w:delText>
        </w:r>
      </w:del>
      <m:oMath>
        <m:r>
          <m:rPr>
            <m:sty m:val="bi"/>
          </m:rPr>
          <m:t>P</m:t>
        </m:r>
      </m:oMath>
      <w:del w:id="7698" w:author="PR Preview" w:date="2026-01-01T00:00:00Z">
        <w:r>
          <w:delText xml:space="preserve">:</w:delText>
        </w:r>
      </w:del>
      <w:del w:id="7699" w:author="PR Preview" w:date="2026-01-01T00:00:00Z">
        <w:r>
          <w:delText xml:space="preserve"> </w:delText>
        </w:r>
      </w:del>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del w:id="7700" w:author="PR Preview" w:date="2026-01-01T00:00:00Z">
        <w:r>
          <w:delText xml:space="preserve"> </w:delText>
        </w:r>
      </w:del>
      <w:del w:id="7701" w:author="PR Preview" w:date="2026-01-01T00:00:00Z">
        <w:r>
          <w:delText xml:space="preserve">(</w:delText>
        </w:r>
      </w:del>
      <w:hyperlink w:anchor="def-matrix-inverse">
        <w:del w:id="7702" w:author="PR Preview" w:date="2026-01-01T00:00:00Z">
          <w:r>
            <w:rPr>
              <w:rStyle w:val="Hyperlink"/>
            </w:rPr>
            <w:delText xml:space="preserve">Definition 71</w:delText>
          </w:r>
        </w:del>
      </w:hyperlink>
      <w:del w:id="7703" w:author="PR Preview" w:date="2026-01-01T00:00:00Z">
        <w:r>
          <w:delText xml:space="preserve">)</w:delText>
        </w:r>
      </w:del>
      <w:del w:id="7704" w:author="PR Preview" w:date="2026-01-01T00:00:00Z">
        <w:r>
          <w:delText xml:space="preserve"> </w:delText>
        </w:r>
      </w:del>
      <w:del w:id="7705" w:author="PR Preview" w:date="2026-01-01T00:00:00Z">
        <w:r>
          <w:delText xml:space="preserve">is the condition of</w:delText>
        </w:r>
      </w:del>
      <w:del w:id="7706" w:author="PR Preview" w:date="2026-01-01T00:00:00Z">
        <w:r>
          <w:delText xml:space="preserve"> </w:delText>
        </w:r>
      </w:del>
      <w:hyperlink w:anchor="def-invertible-matrix">
        <w:del w:id="7707" w:author="PR Preview" w:date="2026-01-01T00:00:00Z">
          <w:r>
            <w:rPr>
              <w:rStyle w:val="Hyperlink"/>
            </w:rPr>
            <w:delText xml:space="preserve">Definition 72</w:delText>
          </w:r>
        </w:del>
      </w:hyperlink>
      <w:del w:id="7708" w:author="PR Preview" w:date="2026-01-01T00:00:00Z">
        <w:r>
          <w:delText xml:space="preserve"> </w:delText>
        </w:r>
      </w:del>
      <w:del w:id="7709" w:author="PR Preview" w:date="2026-01-01T00:00:00Z">
        <w:r>
          <w:delText xml:space="preserve">for</w:delText>
        </w:r>
      </w:del>
      <w:del w:id="7710" w:author="PR Preview" w:date="2026-01-01T00:00:00Z">
        <w:r>
          <w:delText xml:space="preserve"> </w:delText>
        </w:r>
      </w:del>
      <m:oMath>
        <m:sSup>
          <m:e>
            <m:r>
              <m:rPr>
                <m:sty m:val="bi"/>
              </m:rPr>
              <m:t>P</m:t>
            </m:r>
          </m:e>
          <m:sup>
            <m:r>
              <m:rPr>
                <m:sty m:val="p"/>
              </m:rPr>
              <m:t>−</m:t>
            </m:r>
            <m:r>
              <m:t>1</m:t>
            </m:r>
          </m:sup>
        </m:sSup>
      </m:oMath>
      <w:del w:id="7711" w:author="PR Preview" w:date="2026-01-01T00:00:00Z">
        <w:r>
          <w:delText xml:space="preserve"> </w:delText>
        </w:r>
      </w:del>
      <w:del w:id="7712" w:author="PR Preview" w:date="2026-01-01T00:00:00Z">
        <w:r>
          <w:delText xml:space="preserve">with</w:delText>
        </w:r>
      </w:del>
      <w:del w:id="7713" w:author="PR Preview" w:date="2026-01-01T00:00:00Z">
        <w:r>
          <w:delText xml:space="preserve"> </w:delText>
        </w:r>
      </w:del>
      <m:oMath>
        <m:r>
          <m:rPr>
            <m:sty m:val="bi"/>
          </m:rPr>
          <m:t>P</m:t>
        </m:r>
      </m:oMath>
      <w:del w:id="7714" w:author="PR Preview" w:date="2026-01-01T00:00:00Z">
        <w:r>
          <w:delText xml:space="preserve"> </w:delText>
        </w:r>
      </w:del>
      <w:del w:id="7715" w:author="PR Preview" w:date="2026-01-01T00:00:00Z">
        <w:r>
          <w:delText xml:space="preserve">as the other factor,</w:delText>
        </w:r>
      </w:del>
      <w:del w:id="7716" w:author="PR Preview" w:date="2026-01-01T00:00:00Z">
        <w:r>
          <w:delText xml:space="preserve"> </w:delText>
        </w:r>
      </w:del>
      <w:del w:id="7717" w:author="PR Preview" w:date="2026-01-01T00:00:00Z">
        <w:r>
          <w:delText xml:space="preserve">and that factor is unique (</w:delText>
        </w:r>
      </w:del>
      <w:hyperlink w:anchor="rem-invertible-inverse">
        <w:del w:id="7718" w:author="PR Preview" w:date="2026-01-01T00:00:00Z">
          <w:r>
            <w:rPr>
              <w:rStyle w:val="Hyperlink"/>
            </w:rPr>
            <w:delText xml:space="preserve">Remark 21</w:delText>
          </w:r>
        </w:del>
      </w:hyperlink>
      <w:del w:id="7719" w:author="PR Preview" w:date="2026-01-01T00:00:00Z">
        <w:r>
          <w:delText xml:space="preserve">).</w:delText>
        </w:r>
      </w:del>
      <w:del w:id="7720" w:author="PR Preview" w:date="2026-01-01T00:00:00Z">
        <w:r>
          <w:delText xml:space="preserve"> </w:delText>
        </w:r>
      </w:del>
      <w:del w:id="7721" w:author="PR Preview" w:date="2026-01-01T00:00:00Z">
        <w:r>
          <w:delText xml:space="preserve">If</w:delText>
        </w:r>
      </w:del>
      <w:del w:id="7722"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7723" w:author="PR Preview" w:date="2026-01-01T00:00:00Z">
        <w:r>
          <w:delText xml:space="preserve">, then</w:delText>
        </w:r>
      </w:del>
    </w:p>
    <w:p>
      <w:pPr>
        <w:pStyle w:val="BodyText"/>
      </w:pPr>
      <w:ins w:id="7724" w:author="PR Preview" w:date="2026-01-01T00:00:00Z">
        <w:r>
          <w:rPr>
            <w:i/>
            <w:iCs/>
          </w:rPr>
          <w:t xml:space="preserve">Remark 42</w:t>
        </w:r>
      </w:ins>
      <w:ins w:id="7725" w:author="PR Preview" w:date="2026-01-01T00:00:00Z">
        <w:r>
          <w:t xml:space="preserve"> (Similarity read both ways). </w:t>
        </w:r>
      </w:ins>
      <w:ins w:id="7726" w:author="PR Preview" w:date="2026-01-01T00:00:00Z">
        <w:r>
          <w:t xml:space="preserve">If</w:t>
        </w:r>
      </w:ins>
      <w:ins w:id="7727" w:author="PR Preview" w:date="2026-01-01T00:00:00Z">
        <w:r>
          <w:t xml:space="preserve"> </w:t>
        </w:r>
      </w:ins>
      <m:oMath>
        <m:r>
          <m:rPr>
            <m:sty m:val="bi"/>
          </m:rPr>
          <m:t>P</m:t>
        </m:r>
      </m:oMath>
      <w:ins w:id="7728" w:author="PR Preview" w:date="2026-01-01T00:00:00Z">
        <w:r>
          <w:t xml:space="preserve"> </w:t>
        </w:r>
      </w:ins>
      <w:ins w:id="7729" w:author="PR Preview" w:date="2026-01-01T00:00:00Z">
        <w:r>
          <w:t xml:space="preserve">is invertible, then</w:t>
        </w:r>
      </w:ins>
      <w:ins w:id="7730" w:author="PR Preview" w:date="2026-01-01T00:00:00Z">
        <w:r>
          <w:t xml:space="preserve"> </w:t>
        </w:r>
      </w:ins>
      <m:oMath>
        <m:sSup>
          <m:e>
            <m:r>
              <m:rPr>
                <m:sty m:val="bi"/>
              </m:rPr>
              <m:t>P</m:t>
            </m:r>
          </m:e>
          <m:sup>
            <m:r>
              <m:rPr>
                <m:sty m:val="p"/>
              </m:rPr>
              <m:t>−</m:t>
            </m:r>
            <m:r>
              <m:t>1</m:t>
            </m:r>
          </m:sup>
        </m:sSup>
      </m:oMath>
      <w:ins w:id="7731" w:author="PR Preview" w:date="2026-01-01T00:00:00Z">
        <w:r>
          <w:t xml:space="preserve"> </w:t>
        </w:r>
      </w:ins>
      <w:ins w:id="7732" w:author="PR Preview" w:date="2026-01-01T00:00:00Z">
        <w:r>
          <w:t xml:space="preserve">is invertible with inverse</w:t>
        </w:r>
      </w:ins>
      <w:ins w:id="7733" w:author="PR Preview" w:date="2026-01-01T00:00:00Z">
        <w:r>
          <w:t xml:space="preserve"> </w:t>
        </w:r>
      </w:ins>
      <m:oMath>
        <m:r>
          <m:rPr>
            <m:sty m:val="bi"/>
          </m:rPr>
          <m:t>P</m:t>
        </m:r>
      </m:oMath>
      <w:ins w:id="7734" w:author="PR Preview" w:date="2026-01-01T00:00:00Z">
        <w:r>
          <w:t xml:space="preserve">:</w:t>
        </w:r>
      </w:ins>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ins w:id="7735" w:author="PR Preview" w:date="2026-01-01T00:00:00Z">
        <w:r>
          <w:t xml:space="preserve">is the condition of</w:t>
        </w:r>
      </w:ins>
      <w:ins w:id="7736" w:author="PR Preview" w:date="2026-01-01T00:00:00Z">
        <w:r>
          <w:t xml:space="preserve"> </w:t>
        </w:r>
      </w:ins>
      <w:hyperlink w:anchor="def-invertible-matrix">
        <w:ins w:id="7737" w:author="PR Preview" w:date="2026-01-01T00:00:00Z">
          <w:r>
            <w:rPr>
              <w:rStyle w:val="Hyperlink"/>
            </w:rPr>
            <w:t xml:space="preserve">Definition 72</w:t>
          </w:r>
        </w:ins>
      </w:hyperlink>
      <w:ins w:id="7738" w:author="PR Preview" w:date="2026-01-01T00:00:00Z">
        <w:r>
          <w:t xml:space="preserve"> </w:t>
        </w:r>
      </w:ins>
      <w:ins w:id="7739" w:author="PR Preview" w:date="2026-01-01T00:00:00Z">
        <w:r>
          <w:t xml:space="preserve">for</w:t>
        </w:r>
      </w:ins>
      <w:ins w:id="7740" w:author="PR Preview" w:date="2026-01-01T00:00:00Z">
        <w:r>
          <w:t xml:space="preserve"> </w:t>
        </w:r>
      </w:ins>
      <m:oMath>
        <m:sSup>
          <m:e>
            <m:r>
              <m:rPr>
                <m:sty m:val="bi"/>
              </m:rPr>
              <m:t>P</m:t>
            </m:r>
          </m:e>
          <m:sup>
            <m:r>
              <m:rPr>
                <m:sty m:val="p"/>
              </m:rPr>
              <m:t>−</m:t>
            </m:r>
            <m:r>
              <m:t>1</m:t>
            </m:r>
          </m:sup>
        </m:sSup>
      </m:oMath>
      <w:ins w:id="7741" w:author="PR Preview" w:date="2026-01-01T00:00:00Z">
        <w:r>
          <w:t xml:space="preserve"> </w:t>
        </w:r>
      </w:ins>
      <w:ins w:id="7742" w:author="PR Preview" w:date="2026-01-01T00:00:00Z">
        <w:r>
          <w:t xml:space="preserve">with</w:t>
        </w:r>
      </w:ins>
      <w:ins w:id="7743" w:author="PR Preview" w:date="2026-01-01T00:00:00Z">
        <w:r>
          <w:t xml:space="preserve"> </w:t>
        </w:r>
      </w:ins>
      <m:oMath>
        <m:r>
          <m:rPr>
            <m:sty m:val="bi"/>
          </m:rPr>
          <m:t>P</m:t>
        </m:r>
      </m:oMath>
      <w:ins w:id="7744" w:author="PR Preview" w:date="2026-01-01T00:00:00Z">
        <w:r>
          <w:t xml:space="preserve"> </w:t>
        </w:r>
      </w:ins>
      <w:ins w:id="7745" w:author="PR Preview" w:date="2026-01-01T00:00:00Z">
        <w:r>
          <w:t xml:space="preserve">as the other factor,</w:t>
        </w:r>
      </w:ins>
      <w:ins w:id="7746" w:author="PR Preview" w:date="2026-01-01T00:00:00Z">
        <w:r>
          <w:t xml:space="preserve"> </w:t>
        </w:r>
      </w:ins>
      <w:ins w:id="7747" w:author="PR Preview" w:date="2026-01-01T00:00:00Z">
        <w:r>
          <w:t xml:space="preserve">and that factor is unique (</w:t>
        </w:r>
      </w:ins>
      <w:hyperlink w:anchor="rem-invertible-inverse">
        <w:ins w:id="7748" w:author="PR Preview" w:date="2026-01-01T00:00:00Z">
          <w:r>
            <w:rPr>
              <w:rStyle w:val="Hyperlink"/>
            </w:rPr>
            <w:t xml:space="preserve">Remark 21</w:t>
          </w:r>
        </w:ins>
      </w:hyperlink>
      <w:ins w:id="7749" w:author="PR Preview" w:date="2026-01-01T00:00:00Z">
        <w:r>
          <w:t xml:space="preserve">).</w:t>
        </w:r>
      </w:ins>
      <w:ins w:id="7750" w:author="PR Preview" w:date="2026-01-01T00:00:00Z">
        <w:r>
          <w:t xml:space="preserve"> </w:t>
        </w:r>
      </w:ins>
      <w:ins w:id="7751" w:author="PR Preview" w:date="2026-01-01T00:00:00Z">
        <w:r>
          <w:t xml:space="preserve">If</w:t>
        </w:r>
      </w:ins>
      <w:ins w:id="7752"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7753" w:author="PR Preview" w:date="2026-01-01T00:00:00Z">
        <w:r>
          <w:t xml:space="preserve">, then</w:t>
        </w:r>
      </w:ins>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del w:id="7754" w:author="PR Preview" w:date="2026-01-01T00:00:00Z">
        <w:r>
          <w:delText xml:space="preserve">so</w:delText>
        </w:r>
      </w:del>
      <w:del w:id="7755" w:author="PR Preview" w:date="2026-01-01T00:00:00Z">
        <w:r>
          <w:delText xml:space="preserve"> </w:delText>
        </w:r>
      </w:del>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del w:id="7756" w:author="PR Preview" w:date="2026-01-01T00:00:00Z">
        <w:r>
          <w:delText xml:space="preserve"> </w:delText>
        </w:r>
      </w:del>
      <w:del w:id="7757" w:author="PR Preview" w:date="2026-01-01T00:00:00Z">
        <w:r>
          <w:delText xml:space="preserve">and likewise</w:delText>
        </w:r>
      </w:del>
      <w:del w:id="7758"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7759" w:author="PR Preview" w:date="2026-01-01T00:00:00Z">
        <w:r>
          <w:delText xml:space="preserve"> </w:delText>
        </w:r>
      </w:del>
      <w:del w:id="7760" w:author="PR Preview" w:date="2026-01-01T00:00:00Z">
        <w:r>
          <w:delText xml:space="preserve">(</w:delText>
        </w:r>
      </w:del>
      <w:hyperlink w:anchor="thm-scalar-matmul">
        <w:del w:id="7761" w:author="PR Preview" w:date="2026-01-01T00:00:00Z">
          <w:r>
            <w:rPr>
              <w:rStyle w:val="Hyperlink"/>
            </w:rPr>
            <w:delText xml:space="preserve">Theorem 85</w:delText>
          </w:r>
        </w:del>
      </w:hyperlink>
      <w:del w:id="7762" w:author="PR Preview" w:date="2026-01-01T00:00:00Z">
        <w:r>
          <w:delText xml:space="preserve">):</w:delText>
        </w:r>
      </w:del>
      <w:del w:id="7763"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7764" w:author="PR Preview" w:date="2026-01-01T00:00:00Z">
        <w:r>
          <w:delText xml:space="preserve"> </w:delText>
        </w:r>
      </w:del>
      <w:del w:id="7765" w:author="PR Preview" w:date="2026-01-01T00:00:00Z">
        <w:r>
          <w:delText xml:space="preserve">(</w:delText>
        </w:r>
      </w:del>
      <w:hyperlink w:anchor="def-matrix-inverse">
        <w:del w:id="7766" w:author="PR Preview" w:date="2026-01-01T00:00:00Z">
          <w:r>
            <w:rPr>
              <w:rStyle w:val="Hyperlink"/>
            </w:rPr>
            <w:delText xml:space="preserve">Definition 71</w:delText>
          </w:r>
        </w:del>
      </w:hyperlink>
      <w:del w:id="7767" w:author="PR Preview" w:date="2026-01-01T00:00:00Z">
        <w:r>
          <w:delText xml:space="preserve">). Then</w:delText>
        </w:r>
      </w:del>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del w:id="7768" w:author="PR Preview" w:date="2026-01-01T00:00:00Z">
        <w:r>
          <w:delText xml:space="preserve">so</w:delText>
        </w:r>
      </w:del>
      <w:del w:id="7769" w:author="PR Preview" w:date="2026-01-01T00:00:00Z">
        <w:r>
          <w:delText xml:space="preserve"> </w:delText>
        </w:r>
      </w:del>
      <m:oMath>
        <m:r>
          <m:rPr>
            <m:sty m:val="bi"/>
          </m:rPr>
          <m:t>A</m:t>
        </m:r>
      </m:oMath>
      <w:del w:id="7770" w:author="PR Preview" w:date="2026-01-01T00:00:00Z">
        <w:r>
          <w:delText xml:space="preserve"> </w:delText>
        </w:r>
      </w:del>
      <w:del w:id="7771" w:author="PR Preview" w:date="2026-01-01T00:00:00Z">
        <w:r>
          <w:delText xml:space="preserve">is similar to</w:delText>
        </w:r>
      </w:del>
      <w:del w:id="7772" w:author="PR Preview" w:date="2026-01-01T00:00:00Z">
        <w:r>
          <w:delText xml:space="preserve"> </w:delText>
        </w:r>
      </w:del>
      <m:oMath>
        <m:r>
          <m:rPr>
            <m:sty m:val="p"/>
          </m:rPr>
          <m:t>diag</m:t>
        </m:r>
        <m:r>
          <m:rPr>
            <m:sty m:val="p"/>
          </m:rPr>
          <m:t>(</m:t>
        </m:r>
        <m:r>
          <m:t>3</m:t>
        </m:r>
        <m:r>
          <m:rPr>
            <m:sty m:val="p"/>
          </m:rPr>
          <m:t>,</m:t>
        </m:r>
        <m:r>
          <m:t>1</m:t>
        </m:r>
        <m:r>
          <m:rPr>
            <m:sty m:val="p"/>
          </m:rPr>
          <m:t>)</m:t>
        </m:r>
      </m:oMath>
      <w:del w:id="7773" w:author="PR Preview" w:date="2026-01-01T00:00:00Z">
        <w:r>
          <w:delText xml:space="preserve">.</w:delText>
        </w:r>
      </w:del>
      <w:del w:id="7774" w:author="PR Preview" w:date="2026-01-01T00:00:00Z">
        <w:r>
          <w:delText xml:space="preserve"> </w:delText>
        </w:r>
      </w:del>
      <w:del w:id="7775" w:author="PR Preview" w:date="2026-01-01T00:00:00Z">
        <w:r>
          <w:delText xml:space="preserve">At the other extreme, the identity matrix is similar only to itself:</w:delText>
        </w:r>
      </w:del>
      <w:del w:id="7776" w:author="PR Preview" w:date="2026-01-01T00:00:00Z">
        <w:r>
          <w:delText xml:space="preserve"> </w:delText>
        </w:r>
      </w:del>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del w:id="7777" w:author="PR Preview" w:date="2026-01-01T00:00:00Z">
        <w:r>
          <w:delText xml:space="preserve"> </w:delText>
        </w:r>
      </w:del>
      <w:del w:id="7778" w:author="PR Preview" w:date="2026-01-01T00:00:00Z">
        <w:r>
          <w:delText xml:space="preserve">for every invertible</w:delText>
        </w:r>
      </w:del>
      <w:del w:id="7779" w:author="PR Preview" w:date="2026-01-01T00:00:00Z">
        <w:r>
          <w:delText xml:space="preserve"> </w:delText>
        </w:r>
      </w:del>
      <m:oMath>
        <m:r>
          <m:rPr>
            <m:sty m:val="bi"/>
          </m:rPr>
          <m:t>P</m:t>
        </m:r>
      </m:oMath>
      <w:del w:id="7780" w:author="PR Preview" w:date="2026-01-01T00:00:00Z">
        <w:r>
          <w:delText xml:space="preserve"> </w:delText>
        </w:r>
      </w:del>
      <w:del w:id="7781" w:author="PR Preview" w:date="2026-01-01T00:00:00Z">
        <w:r>
          <w:delText xml:space="preserve">(</w:delText>
        </w:r>
      </w:del>
      <w:hyperlink w:anchor="thm-identity">
        <w:del w:id="7782" w:author="PR Preview" w:date="2026-01-01T00:00:00Z">
          <w:r>
            <w:rPr>
              <w:rStyle w:val="Hyperlink"/>
            </w:rPr>
            <w:delText xml:space="preserve">Theorem 10</w:delText>
          </w:r>
        </w:del>
      </w:hyperlink>
      <w:del w:id="7783" w:author="PR Preview" w:date="2026-01-01T00:00:00Z">
        <w:r>
          <w:delText xml:space="preserve">,</w:delText>
        </w:r>
      </w:del>
      <w:del w:id="7784" w:author="PR Preview" w:date="2026-01-01T00:00:00Z">
        <w:r>
          <w:delText xml:space="preserve"> </w:delText>
        </w:r>
      </w:del>
      <w:hyperlink w:anchor="def-matrix-inverse">
        <w:del w:id="7785" w:author="PR Preview" w:date="2026-01-01T00:00:00Z">
          <w:r>
            <w:rPr>
              <w:rStyle w:val="Hyperlink"/>
            </w:rPr>
            <w:delText xml:space="preserve">Definition 71</w:delText>
          </w:r>
        </w:del>
      </w:hyperlink>
      <w:del w:id="7786" w:author="PR Preview" w:date="2026-01-01T00:00:00Z">
        <w:r>
          <w:delText xml:space="preserve">).</w:delText>
        </w:r>
      </w:del>
    </w:p>
    <w:p>
      <w:pPr>
        <w:pStyle w:val="FirstParagraph"/>
      </w:pPr>
      <w:ins w:id="7787" w:author="PR Preview" w:date="2026-01-01T00:00:00Z">
        <w:r>
          <w:t xml:space="preserve">so</w:t>
        </w:r>
      </w:ins>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ins w:id="7788" w:author="PR Preview" w:date="2026-01-01T00:00:00Z">
        <w:r>
          <w:t xml:space="preserve">and likewise</w:t>
        </w:r>
      </w:ins>
      <w:ins w:id="7789"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7790" w:author="PR Preview" w:date="2026-01-01T00:00:00Z">
        <w:r>
          <w:t xml:space="preserve"> </w:t>
        </w:r>
      </w:ins>
      <w:ins w:id="7791" w:author="PR Preview" w:date="2026-01-01T00:00:00Z">
        <w:r>
          <w:t xml:space="preserve">(</w:t>
        </w:r>
      </w:ins>
      <w:hyperlink w:anchor="thm-scalar-matmul">
        <w:ins w:id="7792" w:author="PR Preview" w:date="2026-01-01T00:00:00Z">
          <w:r>
            <w:rPr>
              <w:rStyle w:val="Hyperlink"/>
            </w:rPr>
            <w:t xml:space="preserve">Theorem 85</w:t>
          </w:r>
        </w:ins>
      </w:hyperlink>
      <w:ins w:id="7793" w:author="PR Preview" w:date="2026-01-01T00:00:00Z">
        <w:r>
          <w:t xml:space="preserve">):</w:t>
        </w:r>
      </w:ins>
      <w:ins w:id="7794"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7795" w:author="PR Preview" w:date="2026-01-01T00:00:00Z">
        <w:r>
          <w:t xml:space="preserve"> </w:t>
        </w:r>
      </w:ins>
      <w:ins w:id="7796"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ins w:id="7797" w:author="PR Preview" w:date="2026-01-01T00:00:00Z">
        <w:r>
          <w:t xml:space="preserve">so</w:t>
        </w:r>
      </w:ins>
      <w:ins w:id="7798" w:author="PR Preview" w:date="2026-01-01T00:00:00Z">
        <w:r>
          <w:t xml:space="preserve"> </w:t>
        </w:r>
      </w:ins>
      <m:oMath>
        <m:r>
          <m:rPr>
            <m:sty m:val="bi"/>
          </m:rPr>
          <m:t>A</m:t>
        </m:r>
      </m:oMath>
      <w:ins w:id="7799" w:author="PR Preview" w:date="2026-01-01T00:00:00Z">
        <w:r>
          <w:t xml:space="preserve"> </w:t>
        </w:r>
      </w:ins>
      <w:ins w:id="7800" w:author="PR Preview" w:date="2026-01-01T00:00:00Z">
        <w:r>
          <w:t xml:space="preserve">is similar to</w:t>
        </w:r>
      </w:ins>
      <w:ins w:id="7801" w:author="PR Preview" w:date="2026-01-01T00:00:00Z">
        <w:r>
          <w:t xml:space="preserve"> </w:t>
        </w:r>
      </w:ins>
      <m:oMath>
        <m:r>
          <m:rPr>
            <m:sty m:val="p"/>
          </m:rPr>
          <m:t>diag</m:t>
        </m:r>
        <m:r>
          <m:rPr>
            <m:sty m:val="p"/>
          </m:rPr>
          <m:t>(</m:t>
        </m:r>
        <m:r>
          <m:t>3</m:t>
        </m:r>
        <m:r>
          <m:rPr>
            <m:sty m:val="p"/>
          </m:rPr>
          <m:t>,</m:t>
        </m:r>
        <m:r>
          <m:t>1</m:t>
        </m:r>
        <m:r>
          <m:rPr>
            <m:sty m:val="p"/>
          </m:rPr>
          <m:t>)</m:t>
        </m:r>
      </m:oMath>
      <w:ins w:id="7802" w:author="PR Preview" w:date="2026-01-01T00:00:00Z">
        <w:r>
          <w:t xml:space="preserve">.</w:t>
        </w:r>
      </w:ins>
      <w:ins w:id="7803" w:author="PR Preview" w:date="2026-01-01T00:00:00Z">
        <w:r>
          <w:t xml:space="preserve"> </w:t>
        </w:r>
      </w:ins>
      <w:ins w:id="7804" w:author="PR Preview" w:date="2026-01-01T00:00:00Z">
        <w:r>
          <w:t xml:space="preserve">At the other extreme, the identity matrix is similar only to itself:</w:t>
        </w:r>
      </w:ins>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ins w:id="7805" w:author="PR Preview" w:date="2026-01-01T00:00:00Z">
        <w:r>
          <w:t xml:space="preserve">for every invertible</w:t>
        </w:r>
      </w:ins>
      <w:ins w:id="7806" w:author="PR Preview" w:date="2026-01-01T00:00:00Z">
        <w:r>
          <w:t xml:space="preserve"> </w:t>
        </w:r>
      </w:ins>
      <m:oMath>
        <m:r>
          <m:rPr>
            <m:sty m:val="bi"/>
          </m:rPr>
          <m:t>P</m:t>
        </m:r>
      </m:oMath>
      <w:ins w:id="7807" w:author="PR Preview" w:date="2026-01-01T00:00:00Z">
        <w:r>
          <w:t xml:space="preserve"> </w:t>
        </w:r>
      </w:ins>
      <w:ins w:id="7808" w:author="PR Preview" w:date="2026-01-01T00:00:00Z">
        <w:r>
          <w:t xml:space="preserve">(</w:t>
        </w:r>
      </w:ins>
      <w:hyperlink w:anchor="thm-identity">
        <w:ins w:id="7809" w:author="PR Preview" w:date="2026-01-01T00:00:00Z">
          <w:r>
            <w:rPr>
              <w:rStyle w:val="Hyperlink"/>
            </w:rPr>
            <w:t xml:space="preserve">Theorem 10</w:t>
          </w:r>
        </w:ins>
      </w:hyperlink>
      <w:ins w:id="7810" w:author="PR Preview" w:date="2026-01-01T00:00:00Z">
        <w:r>
          <w:t xml:space="preserve">, 5).</w:t>
        </w:r>
      </w:ins>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del w:id="7811" w:author="PR Preview" w:date="2026-01-01T00:00:00Z">
        <w:r>
          <w:delText xml:space="preserve">And</w:delText>
        </w:r>
      </w:del>
      <w:del w:id="7812" w:author="PR Preview" w:date="2026-01-01T00:00:00Z">
        <w:r>
          <w:delText xml:space="preserve"> </w:delText>
        </w:r>
      </w:del>
      <m:oMath>
        <m:acc>
          <m:accPr>
            <m:chr m:val="̃"/>
          </m:accPr>
          <m:e>
            <m:r>
              <m:t>w</m:t>
            </m:r>
          </m:e>
        </m:acc>
        <m:r>
          <m:rPr>
            <m:sty m:val="p"/>
          </m:rPr>
          <m:t>≠</m:t>
        </m:r>
        <m:acc>
          <m:accPr>
            <m:chr m:val="̃"/>
          </m:accPr>
          <m:e>
            <m:r>
              <m:t>0</m:t>
            </m:r>
          </m:e>
        </m:acc>
      </m:oMath>
      <w:del w:id="7813" w:author="PR Preview" w:date="2026-01-01T00:00:00Z">
        <w:r>
          <w:delText xml:space="preserve">: if</w:delText>
        </w:r>
      </w:del>
      <w:del w:id="7814" w:author="PR Preview" w:date="2026-01-01T00:00:00Z">
        <w:r>
          <w:delText xml:space="preserve"> </w:delText>
        </w:r>
      </w:del>
      <m:oMath>
        <m:acc>
          <m:accPr>
            <m:chr m:val="̃"/>
          </m:accPr>
          <m:e>
            <m:r>
              <m:t>w</m:t>
            </m:r>
          </m:e>
        </m:acc>
        <m:r>
          <m:rPr>
            <m:sty m:val="p"/>
          </m:rPr>
          <m:t>=</m:t>
        </m:r>
        <m:acc>
          <m:accPr>
            <m:chr m:val="̃"/>
          </m:accPr>
          <m:e>
            <m:r>
              <m:t>0</m:t>
            </m:r>
          </m:e>
        </m:acc>
      </m:oMath>
      <w:del w:id="7815" w:author="PR Preview" w:date="2026-01-01T00:00:00Z">
        <w:r>
          <w:delText xml:space="preserve">, then</w:delText>
        </w:r>
      </w:del>
      <w:del w:id="7816" w:author="PR Preview" w:date="2026-01-01T00:00:00Z">
        <w:r>
          <w:delText xml:space="preserve"> </w:delText>
        </w:r>
      </w:del>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del w:id="7817" w:author="PR Preview" w:date="2026-01-01T00:00:00Z">
        <w:r>
          <w:delText xml:space="preserve"> </w:delText>
        </w:r>
      </w:del>
      <w:del w:id="7818" w:author="PR Preview" w:date="2026-01-01T00:00:00Z">
        <w:r>
          <w:delText xml:space="preserve">(</w:delText>
        </w:r>
      </w:del>
      <w:hyperlink w:anchor="thm-identity">
        <w:del w:id="7819" w:author="PR Preview" w:date="2026-01-01T00:00:00Z">
          <w:r>
            <w:rPr>
              <w:rStyle w:val="Hyperlink"/>
            </w:rPr>
            <w:delText xml:space="preserve">Theorem 10</w:delText>
          </w:r>
        </w:del>
      </w:hyperlink>
      <w:del w:id="7820" w:author="PR Preview" w:date="2026-01-01T00:00:00Z">
        <w:r>
          <w:delText xml:space="preserve">,</w:delText>
        </w:r>
      </w:del>
      <w:del w:id="7821" w:author="PR Preview" w:date="2026-01-01T00:00:00Z">
        <w:r>
          <w:delText xml:space="preserve"> </w:delText>
        </w:r>
      </w:del>
      <w:hyperlink w:anchor="def-matrix-inverse">
        <w:del w:id="7822" w:author="PR Preview" w:date="2026-01-01T00:00:00Z">
          <w:r>
            <w:rPr>
              <w:rStyle w:val="Hyperlink"/>
            </w:rPr>
            <w:delText xml:space="preserve">Definition 71</w:delText>
          </w:r>
        </w:del>
      </w:hyperlink>
      <w:del w:id="7823" w:author="PR Preview" w:date="2026-01-01T00:00:00Z">
        <w:r>
          <w:delText xml:space="preserve">,</w:delText>
        </w:r>
      </w:del>
      <w:del w:id="7824" w:author="PR Preview" w:date="2026-01-01T00:00:00Z">
        <w:r>
          <w:delText xml:space="preserve"> </w:delText>
        </w:r>
      </w:del>
      <w:hyperlink w:anchor="thm-matmul-assoc">
        <w:del w:id="7825" w:author="PR Preview" w:date="2026-01-01T00:00:00Z">
          <w:r>
            <w:rPr>
              <w:rStyle w:val="Hyperlink"/>
            </w:rPr>
            <w:delText xml:space="preserve">Theorem 8</w:delText>
          </w:r>
        </w:del>
      </w:hyperlink>
      <w:del w:id="7826" w:author="PR Preview" w:date="2026-01-01T00:00:00Z">
        <w:r>
          <w:delText xml:space="preserve">,</w:delText>
        </w:r>
      </w:del>
      <w:del w:id="7827" w:author="PR Preview" w:date="2026-01-01T00:00:00Z">
        <w:r>
          <w:delText xml:space="preserve"> </w:delText>
        </w:r>
      </w:del>
      <w:hyperlink w:anchor="def-matvec-mult">
        <w:del w:id="7828" w:author="PR Preview" w:date="2026-01-01T00:00:00Z">
          <w:r>
            <w:rPr>
              <w:rStyle w:val="Hyperlink"/>
            </w:rPr>
            <w:delText xml:space="preserve">Definition 28</w:delText>
          </w:r>
        </w:del>
      </w:hyperlink>
      <w:del w:id="7829" w:author="PR Preview" w:date="2026-01-01T00:00:00Z">
        <w:r>
          <w:delText xml:space="preserve">),</w:delText>
        </w:r>
      </w:del>
      <w:del w:id="7830" w:author="PR Preview" w:date="2026-01-01T00:00:00Z">
        <w:r>
          <w:delText xml:space="preserve"> </w:delText>
        </w:r>
      </w:del>
      <w:del w:id="7831" w:author="PR Preview" w:date="2026-01-01T00:00:00Z">
        <w:r>
          <w:delText xml:space="preserve">which is false.</w:delText>
        </w:r>
      </w:del>
    </w:p>
    <w:p>
      <w:pPr>
        <w:pStyle w:val="BodyText"/>
      </w:pPr>
      <w:del w:id="7832" w:author="PR Preview" w:date="2026-01-01T00:00:00Z">
        <w:r>
          <w:rPr>
            <w:b/>
            <w:bCs/>
          </w:rPr>
          <w:delText xml:space="preserve">From</w:delText>
        </w:r>
      </w:del>
      <w:del w:id="7833" w:author="PR Preview" w:date="2026-01-01T00:00:00Z">
        <w:r>
          <w:rPr>
            <w:b/>
            <w:bCs/>
          </w:rPr>
          <w:delText xml:space="preserve"> </w:delText>
        </w:r>
      </w:del>
      <m:oMath>
        <m:r>
          <m:rPr>
            <m:sty m:val="bi"/>
          </m:rPr>
          <m:t>B</m:t>
        </m:r>
      </m:oMath>
      <w:del w:id="7834" w:author="PR Preview" w:date="2026-01-01T00:00:00Z">
        <w:r>
          <w:rPr>
            <w:b/>
            <w:bCs/>
          </w:rPr>
          <w:delText xml:space="preserve"> </w:delText>
        </w:r>
      </w:del>
      <w:del w:id="7835" w:author="PR Preview" w:date="2026-01-01T00:00:00Z">
        <w:r>
          <w:rPr>
            <w:b/>
            <w:bCs/>
          </w:rPr>
          <w:delText xml:space="preserve">to</w:delText>
        </w:r>
      </w:del>
      <w:del w:id="7836" w:author="PR Preview" w:date="2026-01-01T00:00:00Z">
        <w:r>
          <w:rPr>
            <w:b/>
            <w:bCs/>
          </w:rPr>
          <w:delText xml:space="preserve"> </w:delText>
        </w:r>
      </w:del>
      <m:oMath>
        <m:r>
          <m:rPr>
            <m:sty m:val="bi"/>
          </m:rPr>
          <m:t>A</m:t>
        </m:r>
      </m:oMath>
      <w:del w:id="7837" w:author="PR Preview" w:date="2026-01-01T00:00:00Z">
        <w:r>
          <w:rPr>
            <w:b/>
            <w:bCs/>
          </w:rPr>
          <w:delText xml:space="preserve">.</w:delText>
        </w:r>
      </w:del>
      <w:del w:id="7838" w:author="PR Preview" w:date="2026-01-01T00:00:00Z">
        <w:r>
          <w:delText xml:space="preserve"> </w:delText>
        </w:r>
      </w:del>
      <w:del w:id="7839" w:author="PR Preview" w:date="2026-01-01T00:00:00Z">
        <w:r>
          <w:delText xml:space="preserve">By</w:delText>
        </w:r>
      </w:del>
      <w:del w:id="7840" w:author="PR Preview" w:date="2026-01-01T00:00:00Z">
        <w:r>
          <w:delText xml:space="preserve"> </w:delText>
        </w:r>
      </w:del>
      <w:hyperlink w:anchor="rem-similar-both-ways">
        <w:del w:id="7841" w:author="PR Preview" w:date="2026-01-01T00:00:00Z">
          <w:r>
            <w:rPr>
              <w:rStyle w:val="Hyperlink"/>
            </w:rPr>
            <w:delText xml:space="preserve">Remark 42</w:delText>
          </w:r>
        </w:del>
      </w:hyperlink>
      <w:del w:id="7842" w:author="PR Preview" w:date="2026-01-01T00:00:00Z">
        <w:r>
          <w:delText xml:space="preserve">,</w:delText>
        </w:r>
      </w:del>
      <w:del w:id="7843" w:author="PR Preview" w:date="2026-01-01T00:00:00Z">
        <w:r>
          <w:delText xml:space="preserve"> </w:delText>
        </w:r>
      </w:del>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del w:id="7844" w:author="PR Preview" w:date="2026-01-01T00:00:00Z">
        <w:r>
          <w:delText xml:space="preserve">,</w:delText>
        </w:r>
      </w:del>
      <w:del w:id="7845" w:author="PR Preview" w:date="2026-01-01T00:00:00Z">
        <w:r>
          <w:delText xml:space="preserve"> </w:delText>
        </w:r>
      </w:del>
      <w:del w:id="7846" w:author="PR Preview" w:date="2026-01-01T00:00:00Z">
        <w:r>
          <w:delText xml:space="preserve">so the first part, with</w:delText>
        </w:r>
      </w:del>
      <w:del w:id="7847" w:author="PR Preview" w:date="2026-01-01T00:00:00Z">
        <w:r>
          <w:delText xml:space="preserve"> </w:delText>
        </w:r>
      </w:del>
      <m:oMath>
        <m:sSup>
          <m:e>
            <m:r>
              <m:rPr>
                <m:sty m:val="bi"/>
              </m:rPr>
              <m:t>P</m:t>
            </m:r>
          </m:e>
          <m:sup>
            <m:r>
              <m:rPr>
                <m:sty m:val="p"/>
              </m:rPr>
              <m:t>−</m:t>
            </m:r>
            <m:r>
              <m:t>1</m:t>
            </m:r>
          </m:sup>
        </m:sSup>
      </m:oMath>
      <w:del w:id="7848" w:author="PR Preview" w:date="2026-01-01T00:00:00Z">
        <w:r>
          <w:delText xml:space="preserve"> </w:delText>
        </w:r>
      </w:del>
      <w:del w:id="7849" w:author="PR Preview" w:date="2026-01-01T00:00:00Z">
        <w:r>
          <w:delText xml:space="preserve">in place of</w:delText>
        </w:r>
      </w:del>
      <w:del w:id="7850" w:author="PR Preview" w:date="2026-01-01T00:00:00Z">
        <w:r>
          <w:delText xml:space="preserve"> </w:delText>
        </w:r>
      </w:del>
      <m:oMath>
        <m:r>
          <m:rPr>
            <m:sty m:val="bi"/>
          </m:rPr>
          <m:t>P</m:t>
        </m:r>
      </m:oMath>
      <w:del w:id="7851" w:author="PR Preview" w:date="2026-01-01T00:00:00Z">
        <w:r>
          <w:delText xml:space="preserve"> </w:delText>
        </w:r>
      </w:del>
      <w:del w:id="7852" w:author="PR Preview" w:date="2026-01-01T00:00:00Z">
        <w:r>
          <w:delText xml:space="preserve">and the roles of</w:delText>
        </w:r>
      </w:del>
      <w:del w:id="7853" w:author="PR Preview" w:date="2026-01-01T00:00:00Z">
        <w:r>
          <w:delText xml:space="preserve"> </w:delText>
        </w:r>
      </w:del>
      <m:oMath>
        <m:r>
          <m:rPr>
            <m:sty m:val="bi"/>
          </m:rPr>
          <m:t>A</m:t>
        </m:r>
      </m:oMath>
      <w:del w:id="7854" w:author="PR Preview" w:date="2026-01-01T00:00:00Z">
        <w:r>
          <w:delText xml:space="preserve"> </w:delText>
        </w:r>
      </w:del>
      <w:del w:id="7855" w:author="PR Preview" w:date="2026-01-01T00:00:00Z">
        <w:r>
          <w:delText xml:space="preserve">and</w:delText>
        </w:r>
      </w:del>
      <w:del w:id="7856" w:author="PR Preview" w:date="2026-01-01T00:00:00Z">
        <w:r>
          <w:delText xml:space="preserve"> </w:delText>
        </w:r>
      </w:del>
      <m:oMath>
        <m:r>
          <m:rPr>
            <m:sty m:val="bi"/>
          </m:rPr>
          <m:t>B</m:t>
        </m:r>
      </m:oMath>
      <w:del w:id="7857" w:author="PR Preview" w:date="2026-01-01T00:00:00Z">
        <w:r>
          <w:delText xml:space="preserve"> </w:delText>
        </w:r>
      </w:del>
      <w:del w:id="7858" w:author="PR Preview" w:date="2026-01-01T00:00:00Z">
        <w:r>
          <w:delText xml:space="preserve">exchanged,</w:delText>
        </w:r>
      </w:del>
      <w:del w:id="7859" w:author="PR Preview" w:date="2026-01-01T00:00:00Z">
        <w:r>
          <w:delText xml:space="preserve"> </w:delText>
        </w:r>
      </w:del>
      <w:del w:id="7860" w:author="PR Preview" w:date="2026-01-01T00:00:00Z">
        <w:r>
          <w:delText xml:space="preserve">shows that if</w:delText>
        </w:r>
      </w:del>
      <w:del w:id="7861" w:author="PR Preview" w:date="2026-01-01T00:00:00Z">
        <w:r>
          <w:delText xml:space="preserve"> </w:delText>
        </w:r>
      </w:del>
      <m:oMath>
        <m:acc>
          <m:accPr>
            <m:chr m:val="̃"/>
          </m:accPr>
          <m:e>
            <m:r>
              <m:t>w</m:t>
            </m:r>
          </m:e>
        </m:acc>
        <m:r>
          <m:rPr>
            <m:sty m:val="p"/>
          </m:rPr>
          <m:t>=</m:t>
        </m:r>
        <m:sSup>
          <m:e>
            <m:r>
              <m:rPr>
                <m:sty m:val="bi"/>
              </m:rPr>
              <m:t>P</m:t>
            </m:r>
          </m:e>
          <m:sup>
            <m:r>
              <m:rPr>
                <m:sty m:val="p"/>
              </m:rPr>
              <m:t>−</m:t>
            </m:r>
            <m:r>
              <m:t>1</m:t>
            </m:r>
          </m:sup>
        </m:sSup>
        <m:acc>
          <m:accPr>
            <m:chr m:val="̃"/>
          </m:accPr>
          <m:e>
            <m:r>
              <m:t>v</m:t>
            </m:r>
          </m:e>
        </m:acc>
      </m:oMath>
      <w:del w:id="7862" w:author="PR Preview" w:date="2026-01-01T00:00:00Z">
        <w:r>
          <w:delText xml:space="preserve"> </w:delText>
        </w:r>
      </w:del>
      <w:del w:id="7863" w:author="PR Preview" w:date="2026-01-01T00:00:00Z">
        <w:r>
          <w:delText xml:space="preserve">is an eigenvector of</w:delText>
        </w:r>
      </w:del>
      <w:del w:id="7864" w:author="PR Preview" w:date="2026-01-01T00:00:00Z">
        <w:r>
          <w:delText xml:space="preserve"> </w:delText>
        </w:r>
      </w:del>
      <m:oMath>
        <m:r>
          <m:rPr>
            <m:sty m:val="bi"/>
          </m:rPr>
          <m:t>B</m:t>
        </m:r>
      </m:oMath>
      <w:del w:id="7865" w:author="PR Preview" w:date="2026-01-01T00:00:00Z">
        <w:r>
          <w:delText xml:space="preserve"> </w:delText>
        </w:r>
      </w:del>
      <w:del w:id="7866" w:author="PR Preview" w:date="2026-01-01T00:00:00Z">
        <w:r>
          <w:delText xml:space="preserve">for</w:delText>
        </w:r>
      </w:del>
      <w:del w:id="7867" w:author="PR Preview" w:date="2026-01-01T00:00:00Z">
        <w:r>
          <w:delText xml:space="preserve"> </w:delText>
        </w:r>
      </w:del>
      <m:oMath>
        <m:r>
          <m:t>λ</m:t>
        </m:r>
      </m:oMath>
      <w:del w:id="7868" w:author="PR Preview" w:date="2026-01-01T00:00:00Z">
        <w:r>
          <w:delText xml:space="preserve">,</w:delText>
        </w:r>
      </w:del>
      <w:del w:id="7869" w:author="PR Preview" w:date="2026-01-01T00:00:00Z">
        <w:r>
          <w:delText xml:space="preserve"> </w:delText>
        </w:r>
      </w:del>
      <w:del w:id="7870" w:author="PR Preview" w:date="2026-01-01T00:00:00Z">
        <w:r>
          <w:delText xml:space="preserve">then</w:delText>
        </w:r>
      </w:del>
      <w:del w:id="7871" w:author="PR Preview" w:date="2026-01-01T00:00:00Z">
        <w:r>
          <w:delText xml:space="preserve"> </w:delText>
        </w:r>
      </w:del>
      <m:oMath>
        <m:r>
          <m:rPr>
            <m:sty m:val="bi"/>
          </m:rPr>
          <m:t>P</m:t>
        </m:r>
        <m:acc>
          <m:accPr>
            <m:chr m:val="̃"/>
          </m:accPr>
          <m:e>
            <m:r>
              <m:t>w</m:t>
            </m:r>
          </m:e>
        </m:acc>
      </m:oMath>
      <w:del w:id="7872" w:author="PR Preview" w:date="2026-01-01T00:00:00Z">
        <w:r>
          <w:delText xml:space="preserve"> </w:delText>
        </w:r>
      </w:del>
      <w:del w:id="7873" w:author="PR Preview" w:date="2026-01-01T00:00:00Z">
        <w:r>
          <w:delText xml:space="preserve">is an eigenvector of</w:delText>
        </w:r>
      </w:del>
      <w:del w:id="7874" w:author="PR Preview" w:date="2026-01-01T00:00:00Z">
        <w:r>
          <w:delText xml:space="preserve"> </w:delText>
        </w:r>
      </w:del>
      <m:oMath>
        <m:r>
          <m:rPr>
            <m:sty m:val="bi"/>
          </m:rPr>
          <m:t>A</m:t>
        </m:r>
      </m:oMath>
      <w:del w:id="7875" w:author="PR Preview" w:date="2026-01-01T00:00:00Z">
        <w:r>
          <w:delText xml:space="preserve"> </w:delText>
        </w:r>
      </w:del>
      <w:del w:id="7876" w:author="PR Preview" w:date="2026-01-01T00:00:00Z">
        <w:r>
          <w:delText xml:space="preserve">for</w:delText>
        </w:r>
      </w:del>
      <w:del w:id="7877" w:author="PR Preview" w:date="2026-01-01T00:00:00Z">
        <w:r>
          <w:delText xml:space="preserve"> </w:delText>
        </w:r>
      </w:del>
      <m:oMath>
        <m:r>
          <m:t>λ</m:t>
        </m:r>
      </m:oMath>
      <w:del w:id="7878" w:author="PR Preview" w:date="2026-01-01T00:00:00Z">
        <w:r>
          <w:delText xml:space="preserve">;</w:delText>
        </w:r>
      </w:del>
      <w:del w:id="7879" w:author="PR Preview" w:date="2026-01-01T00:00:00Z">
        <w:r>
          <w:delText xml:space="preserve"> </w:delText>
        </w:r>
      </w:del>
      <w:del w:id="7880" w:author="PR Preview" w:date="2026-01-01T00:00:00Z">
        <w:r>
          <w:delText xml:space="preserve">and</w:delText>
        </w:r>
      </w:del>
      <w:del w:id="7881" w:author="PR Preview" w:date="2026-01-01T00:00:00Z">
        <w:r>
          <w:delText xml:space="preserve"> </w:delText>
        </w:r>
      </w:del>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del w:id="7882" w:author="PR Preview" w:date="2026-01-01T00:00:00Z">
        <w:r>
          <w:delText xml:space="preserve"> </w:delText>
        </w:r>
      </w:del>
      <w:del w:id="7883" w:author="PR Preview" w:date="2026-01-01T00:00:00Z">
        <w:r>
          <w:delText xml:space="preserve">(</w:delText>
        </w:r>
      </w:del>
      <w:hyperlink w:anchor="thm-matmul-assoc">
        <w:del w:id="7884" w:author="PR Preview" w:date="2026-01-01T00:00:00Z">
          <w:r>
            <w:rPr>
              <w:rStyle w:val="Hyperlink"/>
            </w:rPr>
            <w:delText xml:space="preserve">Theorem 8</w:delText>
          </w:r>
        </w:del>
      </w:hyperlink>
      <w:del w:id="7885" w:author="PR Preview" w:date="2026-01-01T00:00:00Z">
        <w:r>
          <w:delText xml:space="preserve">,</w:delText>
        </w:r>
      </w:del>
      <w:del w:id="7886" w:author="PR Preview" w:date="2026-01-01T00:00:00Z">
        <w:r>
          <w:delText xml:space="preserve"> </w:delText>
        </w:r>
      </w:del>
      <w:hyperlink w:anchor="def-matrix-inverse">
        <w:del w:id="7887" w:author="PR Preview" w:date="2026-01-01T00:00:00Z">
          <w:r>
            <w:rPr>
              <w:rStyle w:val="Hyperlink"/>
            </w:rPr>
            <w:delText xml:space="preserve">Definition 71</w:delText>
          </w:r>
        </w:del>
      </w:hyperlink>
      <w:del w:id="7888" w:author="PR Preview" w:date="2026-01-01T00:00:00Z">
        <w:r>
          <w:delText xml:space="preserve">,</w:delText>
        </w:r>
      </w:del>
      <w:del w:id="7889" w:author="PR Preview" w:date="2026-01-01T00:00:00Z">
        <w:r>
          <w:delText xml:space="preserve"> </w:delText>
        </w:r>
      </w:del>
      <w:hyperlink w:anchor="thm-identity">
        <w:del w:id="7890" w:author="PR Preview" w:date="2026-01-01T00:00:00Z">
          <w:r>
            <w:rPr>
              <w:rStyle w:val="Hyperlink"/>
            </w:rPr>
            <w:delText xml:space="preserve">Theorem 10</w:delText>
          </w:r>
        </w:del>
      </w:hyperlink>
      <w:del w:id="7891" w:author="PR Preview" w:date="2026-01-01T00:00:00Z">
        <w:r>
          <w:delText xml:space="preserve">).</w:delText>
        </w:r>
      </w:del>
    </w:p>
    <w:p>
      <w:pPr>
        <w:pStyle w:val="FirstParagraph"/>
      </w:pPr>
      <w:ins w:id="7892" w:author="PR Preview" w:date="2026-01-01T00:00:00Z">
        <w:r>
          <w:t xml:space="preserve">And</w:t>
        </w:r>
      </w:ins>
      <w:ins w:id="7893" w:author="PR Preview" w:date="2026-01-01T00:00:00Z">
        <w:r>
          <w:t xml:space="preserve"> </w:t>
        </w:r>
      </w:ins>
      <m:oMath>
        <m:acc>
          <m:accPr>
            <m:chr m:val="̃"/>
          </m:accPr>
          <m:e>
            <m:r>
              <m:t>w</m:t>
            </m:r>
          </m:e>
        </m:acc>
        <m:r>
          <m:rPr>
            <m:sty m:val="p"/>
          </m:rPr>
          <m:t>≠</m:t>
        </m:r>
        <m:acc>
          <m:accPr>
            <m:chr m:val="̃"/>
          </m:accPr>
          <m:e>
            <m:r>
              <m:t>0</m:t>
            </m:r>
          </m:e>
        </m:acc>
      </m:oMath>
      <w:ins w:id="7894" w:author="PR Preview" w:date="2026-01-01T00:00:00Z">
        <w:r>
          <w:t xml:space="preserve">: if</w:t>
        </w:r>
      </w:ins>
      <w:ins w:id="7895" w:author="PR Preview" w:date="2026-01-01T00:00:00Z">
        <w:r>
          <w:t xml:space="preserve"> </w:t>
        </w:r>
      </w:ins>
      <m:oMath>
        <m:acc>
          <m:accPr>
            <m:chr m:val="̃"/>
          </m:accPr>
          <m:e>
            <m:r>
              <m:t>w</m:t>
            </m:r>
          </m:e>
        </m:acc>
        <m:r>
          <m:rPr>
            <m:sty m:val="p"/>
          </m:rPr>
          <m:t>=</m:t>
        </m:r>
        <m:acc>
          <m:accPr>
            <m:chr m:val="̃"/>
          </m:accPr>
          <m:e>
            <m:r>
              <m:t>0</m:t>
            </m:r>
          </m:e>
        </m:acc>
      </m:oMath>
      <w:ins w:id="7896" w:author="PR Preview" w:date="2026-01-01T00:00:00Z">
        <w:r>
          <w:t xml:space="preserve">, then</w:t>
        </w:r>
      </w:ins>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ins w:id="7897" w:author="PR Preview" w:date="2026-01-01T00:00:00Z">
        <w:r>
          <w:t xml:space="preserve">(</w:t>
        </w:r>
      </w:ins>
      <w:hyperlink w:anchor="thm-identity">
        <w:ins w:id="7898" w:author="PR Preview" w:date="2026-01-01T00:00:00Z">
          <w:r>
            <w:rPr>
              <w:rStyle w:val="Hyperlink"/>
            </w:rPr>
            <w:t xml:space="preserve">Theorem 10</w:t>
          </w:r>
        </w:ins>
      </w:hyperlink>
      <w:ins w:id="7899" w:author="PR Preview" w:date="2026-01-01T00:00:00Z">
        <w:r>
          <w:t xml:space="preserve">, 5,</w:t>
        </w:r>
      </w:ins>
      <w:ins w:id="7900" w:author="PR Preview" w:date="2026-01-01T00:00:00Z">
        <w:r>
          <w:t xml:space="preserve"> </w:t>
        </w:r>
      </w:ins>
      <w:hyperlink w:anchor="thm-matmul-assoc">
        <w:ins w:id="7901" w:author="PR Preview" w:date="2026-01-01T00:00:00Z">
          <w:r>
            <w:rPr>
              <w:rStyle w:val="Hyperlink"/>
            </w:rPr>
            <w:t xml:space="preserve">Theorem 8</w:t>
          </w:r>
        </w:ins>
      </w:hyperlink>
      <w:ins w:id="7902" w:author="PR Preview" w:date="2026-01-01T00:00:00Z">
        <w:r>
          <w:t xml:space="preserve">,</w:t>
        </w:r>
      </w:ins>
      <w:ins w:id="7903" w:author="PR Preview" w:date="2026-01-01T00:00:00Z">
        <w:r>
          <w:t xml:space="preserve"> </w:t>
        </w:r>
      </w:ins>
      <w:hyperlink w:anchor="def-matvec-mult">
        <w:ins w:id="7904" w:author="PR Preview" w:date="2026-01-01T00:00:00Z">
          <w:r>
            <w:rPr>
              <w:rStyle w:val="Hyperlink"/>
            </w:rPr>
            <w:t xml:space="preserve">Definition 28</w:t>
          </w:r>
        </w:ins>
      </w:hyperlink>
      <w:ins w:id="7905" w:author="PR Preview" w:date="2026-01-01T00:00:00Z">
        <w:r>
          <w:t xml:space="preserve">),</w:t>
        </w:r>
      </w:ins>
      <w:ins w:id="7906" w:author="PR Preview" w:date="2026-01-01T00:00:00Z">
        <w:r>
          <w:t xml:space="preserve"> </w:t>
        </w:r>
      </w:ins>
      <w:ins w:id="7907" w:author="PR Preview" w:date="2026-01-01T00:00:00Z">
        <w:r>
          <w:t xml:space="preserve">which is false.</w:t>
        </w:r>
      </w:ins>
    </w:p>
    <w:p>
      <w:pPr>
        <w:pStyle w:val="BodyText"/>
      </w:pPr>
      <w:ins w:id="7908" w:author="PR Preview" w:date="2026-01-01T00:00:00Z">
        <w:r>
          <w:rPr>
            <w:b/>
            <w:bCs/>
          </w:rPr>
          <w:t xml:space="preserve">From</w:t>
        </w:r>
      </w:ins>
      <w:ins w:id="7909" w:author="PR Preview" w:date="2026-01-01T00:00:00Z">
        <w:r>
          <w:rPr>
            <w:b/>
            <w:bCs/>
          </w:rPr>
          <w:t xml:space="preserve"> </w:t>
        </w:r>
      </w:ins>
      <m:oMath>
        <m:r>
          <m:rPr>
            <m:sty m:val="bi"/>
          </m:rPr>
          <m:t>B</m:t>
        </m:r>
      </m:oMath>
      <w:ins w:id="7910" w:author="PR Preview" w:date="2026-01-01T00:00:00Z">
        <w:r>
          <w:rPr>
            <w:b/>
            <w:bCs/>
          </w:rPr>
          <w:t xml:space="preserve"> </w:t>
        </w:r>
      </w:ins>
      <w:ins w:id="7911" w:author="PR Preview" w:date="2026-01-01T00:00:00Z">
        <w:r>
          <w:rPr>
            <w:b/>
            <w:bCs/>
          </w:rPr>
          <w:t xml:space="preserve">to</w:t>
        </w:r>
      </w:ins>
      <w:ins w:id="7912" w:author="PR Preview" w:date="2026-01-01T00:00:00Z">
        <w:r>
          <w:rPr>
            <w:b/>
            <w:bCs/>
          </w:rPr>
          <w:t xml:space="preserve"> </w:t>
        </w:r>
      </w:ins>
      <m:oMath>
        <m:r>
          <m:rPr>
            <m:sty m:val="bi"/>
          </m:rPr>
          <m:t>A</m:t>
        </m:r>
      </m:oMath>
      <w:ins w:id="7913" w:author="PR Preview" w:date="2026-01-01T00:00:00Z">
        <w:r>
          <w:rPr>
            <w:b/>
            <w:bCs/>
          </w:rPr>
          <w:t xml:space="preserve">.</w:t>
        </w:r>
      </w:ins>
      <w:ins w:id="7914" w:author="PR Preview" w:date="2026-01-01T00:00:00Z">
        <w:r>
          <w:t xml:space="preserve"> </w:t>
        </w:r>
      </w:ins>
      <w:ins w:id="7915" w:author="PR Preview" w:date="2026-01-01T00:00:00Z">
        <w:r>
          <w:t xml:space="preserve">By</w:t>
        </w:r>
      </w:ins>
      <w:ins w:id="7916" w:author="PR Preview" w:date="2026-01-01T00:00:00Z">
        <w:r>
          <w:t xml:space="preserve"> </w:t>
        </w:r>
      </w:ins>
      <w:hyperlink w:anchor="rem-similar-both-ways">
        <w:ins w:id="7917" w:author="PR Preview" w:date="2026-01-01T00:00:00Z">
          <w:r>
            <w:rPr>
              <w:rStyle w:val="Hyperlink"/>
            </w:rPr>
            <w:t xml:space="preserve">Remark 42</w:t>
          </w:r>
        </w:ins>
      </w:hyperlink>
      <w:ins w:id="7918" w:author="PR Preview" w:date="2026-01-01T00:00:00Z">
        <w:r>
          <w:t xml:space="preserve">,</w:t>
        </w:r>
      </w:ins>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ins w:id="7919" w:author="PR Preview" w:date="2026-01-01T00:00:00Z">
        <w:r>
          <w:t xml:space="preserve">so the first part, with</w:t>
        </w:r>
      </w:ins>
      <w:ins w:id="7920" w:author="PR Preview" w:date="2026-01-01T00:00:00Z">
        <w:r>
          <w:t xml:space="preserve"> </w:t>
        </w:r>
      </w:ins>
      <m:oMath>
        <m:sSup>
          <m:e>
            <m:r>
              <m:rPr>
                <m:sty m:val="bi"/>
              </m:rPr>
              <m:t>P</m:t>
            </m:r>
          </m:e>
          <m:sup>
            <m:r>
              <m:rPr>
                <m:sty m:val="p"/>
              </m:rPr>
              <m:t>−</m:t>
            </m:r>
            <m:r>
              <m:t>1</m:t>
            </m:r>
          </m:sup>
        </m:sSup>
      </m:oMath>
      <w:ins w:id="7921" w:author="PR Preview" w:date="2026-01-01T00:00:00Z">
        <w:r>
          <w:t xml:space="preserve"> </w:t>
        </w:r>
      </w:ins>
      <w:ins w:id="7922" w:author="PR Preview" w:date="2026-01-01T00:00:00Z">
        <w:r>
          <w:t xml:space="preserve">in place of</w:t>
        </w:r>
      </w:ins>
      <w:ins w:id="7923" w:author="PR Preview" w:date="2026-01-01T00:00:00Z">
        <w:r>
          <w:t xml:space="preserve"> </w:t>
        </w:r>
      </w:ins>
      <m:oMath>
        <m:r>
          <m:rPr>
            <m:sty m:val="bi"/>
          </m:rPr>
          <m:t>P</m:t>
        </m:r>
      </m:oMath>
      <w:ins w:id="7924" w:author="PR Preview" w:date="2026-01-01T00:00:00Z">
        <w:r>
          <w:t xml:space="preserve"> </w:t>
        </w:r>
      </w:ins>
      <w:ins w:id="7925" w:author="PR Preview" w:date="2026-01-01T00:00:00Z">
        <w:r>
          <w:t xml:space="preserve">and the roles of</w:t>
        </w:r>
      </w:ins>
      <w:ins w:id="7926" w:author="PR Preview" w:date="2026-01-01T00:00:00Z">
        <w:r>
          <w:t xml:space="preserve"> </w:t>
        </w:r>
      </w:ins>
      <m:oMath>
        <m:r>
          <m:rPr>
            <m:sty m:val="bi"/>
          </m:rPr>
          <m:t>A</m:t>
        </m:r>
      </m:oMath>
      <w:ins w:id="7927" w:author="PR Preview" w:date="2026-01-01T00:00:00Z">
        <w:r>
          <w:t xml:space="preserve"> </w:t>
        </w:r>
      </w:ins>
      <w:ins w:id="7928" w:author="PR Preview" w:date="2026-01-01T00:00:00Z">
        <w:r>
          <w:t xml:space="preserve">and</w:t>
        </w:r>
      </w:ins>
      <w:ins w:id="7929" w:author="PR Preview" w:date="2026-01-01T00:00:00Z">
        <w:r>
          <w:t xml:space="preserve"> </w:t>
        </w:r>
      </w:ins>
      <m:oMath>
        <m:r>
          <m:rPr>
            <m:sty m:val="bi"/>
          </m:rPr>
          <m:t>B</m:t>
        </m:r>
      </m:oMath>
      <w:ins w:id="7930" w:author="PR Preview" w:date="2026-01-01T00:00:00Z">
        <w:r>
          <w:t xml:space="preserve"> </w:t>
        </w:r>
      </w:ins>
      <w:ins w:id="7931" w:author="PR Preview" w:date="2026-01-01T00:00:00Z">
        <w:r>
          <w:t xml:space="preserve">exchanged,</w:t>
        </w:r>
      </w:ins>
      <w:ins w:id="7932" w:author="PR Preview" w:date="2026-01-01T00:00:00Z">
        <w:r>
          <w:t xml:space="preserve"> </w:t>
        </w:r>
      </w:ins>
      <w:ins w:id="7933" w:author="PR Preview" w:date="2026-01-01T00:00:00Z">
        <w:r>
          <w:t xml:space="preserve">shows that if</w:t>
        </w:r>
      </w:ins>
      <w:ins w:id="7934" w:author="PR Preview" w:date="2026-01-01T00:00:00Z">
        <w:r>
          <w:t xml:space="preserve"> </w:t>
        </w:r>
      </w:ins>
      <m:oMath>
        <m:acc>
          <m:accPr>
            <m:chr m:val="̃"/>
          </m:accPr>
          <m:e>
            <m:r>
              <m:t>w</m:t>
            </m:r>
          </m:e>
        </m:acc>
        <m:r>
          <m:rPr>
            <m:sty m:val="p"/>
          </m:rPr>
          <m:t>=</m:t>
        </m:r>
        <m:sSup>
          <m:e>
            <m:r>
              <m:rPr>
                <m:sty m:val="bi"/>
              </m:rPr>
              <m:t>P</m:t>
            </m:r>
          </m:e>
          <m:sup>
            <m:r>
              <m:rPr>
                <m:sty m:val="p"/>
              </m:rPr>
              <m:t>−</m:t>
            </m:r>
            <m:r>
              <m:t>1</m:t>
            </m:r>
          </m:sup>
        </m:sSup>
        <m:acc>
          <m:accPr>
            <m:chr m:val="̃"/>
          </m:accPr>
          <m:e>
            <m:r>
              <m:t>v</m:t>
            </m:r>
          </m:e>
        </m:acc>
      </m:oMath>
      <w:ins w:id="7935" w:author="PR Preview" w:date="2026-01-01T00:00:00Z">
        <w:r>
          <w:t xml:space="preserve"> </w:t>
        </w:r>
      </w:ins>
      <w:ins w:id="7936" w:author="PR Preview" w:date="2026-01-01T00:00:00Z">
        <w:r>
          <w:t xml:space="preserve">is an eigenvector of</w:t>
        </w:r>
      </w:ins>
      <w:ins w:id="7937" w:author="PR Preview" w:date="2026-01-01T00:00:00Z">
        <w:r>
          <w:t xml:space="preserve"> </w:t>
        </w:r>
      </w:ins>
      <m:oMath>
        <m:r>
          <m:rPr>
            <m:sty m:val="bi"/>
          </m:rPr>
          <m:t>B</m:t>
        </m:r>
      </m:oMath>
      <w:ins w:id="7938" w:author="PR Preview" w:date="2026-01-01T00:00:00Z">
        <w:r>
          <w:t xml:space="preserve"> </w:t>
        </w:r>
      </w:ins>
      <w:ins w:id="7939" w:author="PR Preview" w:date="2026-01-01T00:00:00Z">
        <w:r>
          <w:t xml:space="preserve">for</w:t>
        </w:r>
      </w:ins>
      <w:ins w:id="7940" w:author="PR Preview" w:date="2026-01-01T00:00:00Z">
        <w:r>
          <w:t xml:space="preserve"> </w:t>
        </w:r>
      </w:ins>
      <m:oMath>
        <m:r>
          <m:t>λ</m:t>
        </m:r>
      </m:oMath>
      <w:ins w:id="7941" w:author="PR Preview" w:date="2026-01-01T00:00:00Z">
        <w:r>
          <w:t xml:space="preserve">,</w:t>
        </w:r>
      </w:ins>
      <w:ins w:id="7942" w:author="PR Preview" w:date="2026-01-01T00:00:00Z">
        <w:r>
          <w:t xml:space="preserve"> </w:t>
        </w:r>
      </w:ins>
      <w:ins w:id="7943" w:author="PR Preview" w:date="2026-01-01T00:00:00Z">
        <w:r>
          <w:t xml:space="preserve">then</w:t>
        </w:r>
      </w:ins>
      <w:ins w:id="7944" w:author="PR Preview" w:date="2026-01-01T00:00:00Z">
        <w:r>
          <w:t xml:space="preserve"> </w:t>
        </w:r>
      </w:ins>
      <m:oMath>
        <m:r>
          <m:rPr>
            <m:sty m:val="bi"/>
          </m:rPr>
          <m:t>P</m:t>
        </m:r>
        <m:acc>
          <m:accPr>
            <m:chr m:val="̃"/>
          </m:accPr>
          <m:e>
            <m:r>
              <m:t>w</m:t>
            </m:r>
          </m:e>
        </m:acc>
      </m:oMath>
      <w:ins w:id="7945" w:author="PR Preview" w:date="2026-01-01T00:00:00Z">
        <w:r>
          <w:t xml:space="preserve"> </w:t>
        </w:r>
      </w:ins>
      <w:ins w:id="7946" w:author="PR Preview" w:date="2026-01-01T00:00:00Z">
        <w:r>
          <w:t xml:space="preserve">is an eigenvector of</w:t>
        </w:r>
      </w:ins>
      <w:ins w:id="7947" w:author="PR Preview" w:date="2026-01-01T00:00:00Z">
        <w:r>
          <w:t xml:space="preserve"> </w:t>
        </w:r>
      </w:ins>
      <m:oMath>
        <m:r>
          <m:rPr>
            <m:sty m:val="bi"/>
          </m:rPr>
          <m:t>A</m:t>
        </m:r>
      </m:oMath>
      <w:ins w:id="7948" w:author="PR Preview" w:date="2026-01-01T00:00:00Z">
        <w:r>
          <w:t xml:space="preserve"> </w:t>
        </w:r>
      </w:ins>
      <w:ins w:id="7949" w:author="PR Preview" w:date="2026-01-01T00:00:00Z">
        <w:r>
          <w:t xml:space="preserve">for</w:t>
        </w:r>
      </w:ins>
      <w:ins w:id="7950" w:author="PR Preview" w:date="2026-01-01T00:00:00Z">
        <w:r>
          <w:t xml:space="preserve"> </w:t>
        </w:r>
      </w:ins>
      <m:oMath>
        <m:r>
          <m:t>λ</m:t>
        </m:r>
      </m:oMath>
      <w:ins w:id="7951" w:author="PR Preview" w:date="2026-01-01T00:00:00Z">
        <w:r>
          <w:t xml:space="preserve">;</w:t>
        </w:r>
      </w:ins>
      <w:ins w:id="7952" w:author="PR Preview" w:date="2026-01-01T00:00:00Z">
        <w:r>
          <w:t xml:space="preserve"> </w:t>
        </w:r>
      </w:ins>
      <w:ins w:id="7953" w:author="PR Preview" w:date="2026-01-01T00:00:00Z">
        <w:r>
          <w:t xml:space="preserve">and</w:t>
        </w:r>
      </w:ins>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ins w:id="7954" w:author="PR Preview" w:date="2026-01-01T00:00:00Z">
        <w:r>
          <w:t xml:space="preserve">(</w:t>
        </w:r>
      </w:ins>
      <w:hyperlink w:anchor="thm-matmul-assoc">
        <w:ins w:id="7955" w:author="PR Preview" w:date="2026-01-01T00:00:00Z">
          <w:r>
            <w:rPr>
              <w:rStyle w:val="Hyperlink"/>
            </w:rPr>
            <w:t xml:space="preserve">Theorem 8</w:t>
          </w:r>
        </w:ins>
      </w:hyperlink>
      <w:ins w:id="7956" w:author="PR Preview" w:date="2026-01-01T00:00:00Z">
        <w:r>
          <w:t xml:space="preserve">, 5,</w:t>
        </w:r>
      </w:ins>
      <w:ins w:id="7957" w:author="PR Preview" w:date="2026-01-01T00:00:00Z">
        <w:r>
          <w:t xml:space="preserve"> </w:t>
        </w:r>
      </w:ins>
      <w:hyperlink w:anchor="thm-identity">
        <w:ins w:id="7958" w:author="PR Preview" w:date="2026-01-01T00:00:00Z">
          <w:r>
            <w:rPr>
              <w:rStyle w:val="Hyperlink"/>
            </w:rPr>
            <w:t xml:space="preserve">Theorem 10</w:t>
          </w:r>
        </w:ins>
      </w:hyperlink>
      <w:ins w:id="7959" w:author="PR Preview" w:date="2026-01-01T00:00:00Z">
        <w:r>
          <w:t xml:space="preserve">).</w:t>
        </w:r>
      </w:ins>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del w:id="7960" w:author="PR Preview" w:date="2026-01-01T00:00:00Z">
        <w:r>
          <w:rPr>
            <w:b/>
            <w:bCs/>
          </w:rPr>
          <w:delText xml:space="preserve">Example 189 (Independent eigenvectors)</w:delText>
        </w:r>
      </w:del>
      <w:del w:id="7961" w:author="PR Preview" w:date="2026-01-01T00:00:00Z">
        <w:r>
          <w:delText xml:space="preserve"> </w:delText>
        </w:r>
      </w:del>
      <w:del w:id="7962" w:author="PR Preview" w:date="2026-01-01T00:00:00Z">
        <w:r>
          <w:delText xml:space="preserve">The eigenvectors</w:delText>
        </w:r>
      </w:del>
      <w:del w:id="7963" w:author="PR Preview" w:date="2026-01-01T00:00:00Z">
        <w:r>
          <w:delText xml:space="preserve"> </w:delText>
        </w:r>
      </w:del>
      <m:oMath>
        <m:r>
          <m:rPr>
            <m:sty m:val="p"/>
          </m:rPr>
          <m:t>(</m:t>
        </m:r>
        <m:r>
          <m:t>1</m:t>
        </m:r>
        <m:r>
          <m:rPr>
            <m:sty m:val="p"/>
          </m:rPr>
          <m:t>,</m:t>
        </m:r>
        <m:r>
          <m:t>1</m:t>
        </m:r>
        <m:r>
          <m:rPr>
            <m:sty m:val="p"/>
          </m:rPr>
          <m:t>)</m:t>
        </m:r>
      </m:oMath>
      <w:del w:id="7964" w:author="PR Preview" w:date="2026-01-01T00:00:00Z">
        <w:r>
          <w:delText xml:space="preserve"> </w:delText>
        </w:r>
      </w:del>
      <w:del w:id="7965" w:author="PR Preview" w:date="2026-01-01T00:00:00Z">
        <w:r>
          <w:delText xml:space="preserve">for</w:delText>
        </w:r>
      </w:del>
      <w:del w:id="7966" w:author="PR Preview" w:date="2026-01-01T00:00:00Z">
        <w:r>
          <w:delText xml:space="preserve"> </w:delText>
        </w:r>
      </w:del>
      <m:oMath>
        <m:r>
          <m:t>3</m:t>
        </m:r>
      </m:oMath>
      <w:del w:id="7967" w:author="PR Preview" w:date="2026-01-01T00:00:00Z">
        <w:r>
          <w:delText xml:space="preserve"> </w:delText>
        </w:r>
      </w:del>
      <w:del w:id="7968" w:author="PR Preview" w:date="2026-01-01T00:00:00Z">
        <w:r>
          <w:delText xml:space="preserve">and</w:delText>
        </w:r>
      </w:del>
      <w:del w:id="7969" w:author="PR Preview" w:date="2026-01-01T00:00:00Z">
        <w:r>
          <w:delText xml:space="preserve"> </w:delText>
        </w:r>
      </w:del>
      <m:oMath>
        <m:r>
          <m:rPr>
            <m:sty m:val="p"/>
          </m:rPr>
          <m:t>(</m:t>
        </m:r>
        <m:r>
          <m:t>1</m:t>
        </m:r>
        <m:r>
          <m:rPr>
            <m:sty m:val="p"/>
          </m:rPr>
          <m:t>,</m:t>
        </m:r>
        <m:r>
          <m:rPr>
            <m:sty m:val="p"/>
          </m:rPr>
          <m:t>−</m:t>
        </m:r>
        <m:r>
          <m:t>1</m:t>
        </m:r>
        <m:r>
          <m:rPr>
            <m:sty m:val="p"/>
          </m:rPr>
          <m:t>)</m:t>
        </m:r>
      </m:oMath>
      <w:del w:id="7970" w:author="PR Preview" w:date="2026-01-01T00:00:00Z">
        <w:r>
          <w:delText xml:space="preserve"> </w:delText>
        </w:r>
      </w:del>
      <w:del w:id="7971" w:author="PR Preview" w:date="2026-01-01T00:00:00Z">
        <w:r>
          <w:delText xml:space="preserve">for</w:delText>
        </w:r>
      </w:del>
      <w:del w:id="7972" w:author="PR Preview" w:date="2026-01-01T00:00:00Z">
        <w:r>
          <w:delText xml:space="preserve"> </w:delText>
        </w:r>
      </w:del>
      <m:oMath>
        <m:r>
          <m:t>1</m:t>
        </m:r>
      </m:oMath>
      <w:del w:id="7973" w:author="PR Preview" w:date="2026-01-01T00:00:00Z">
        <w:r>
          <w:delText xml:space="preserve"> </w:delText>
        </w:r>
      </w:del>
      <w:del w:id="7974" w:author="PR Preview" w:date="2026-01-01T00:00:00Z">
        <w:r>
          <w:delText xml:space="preserve">of</w:delText>
        </w:r>
      </w:del>
      <w:del w:id="7975" w:author="PR Preview" w:date="2026-01-01T00:00:00Z">
        <w:r>
          <w:delText xml:space="preserve"> </w:delText>
        </w:r>
      </w:del>
      <w:hyperlink w:anchor="exm-eigenvalue">
        <w:del w:id="7976" w:author="PR Preview" w:date="2026-01-01T00:00:00Z">
          <w:r>
            <w:rPr>
              <w:rStyle w:val="Hyperlink"/>
            </w:rPr>
            <w:delText xml:space="preserve">Example 135</w:delText>
          </w:r>
        </w:del>
      </w:hyperlink>
      <w:del w:id="7977" w:author="PR Preview" w:date="2026-01-01T00:00:00Z">
        <w:r>
          <w:delText xml:space="preserve"> </w:delText>
        </w:r>
      </w:del>
      <w:del w:id="7978" w:author="PR Preview" w:date="2026-01-01T00:00:00Z">
        <w:r>
          <w:delText xml:space="preserve">are linearly independent, as</w:delText>
        </w:r>
      </w:del>
      <w:del w:id="7979" w:author="PR Preview" w:date="2026-01-01T00:00:00Z">
        <w:r>
          <w:delText xml:space="preserve"> </w:delText>
        </w:r>
      </w:del>
      <w:hyperlink w:anchor="thm-eigenvectors-independent">
        <w:del w:id="7980" w:author="PR Preview" w:date="2026-01-01T00:00:00Z">
          <w:r>
            <w:rPr>
              <w:rStyle w:val="Hyperlink"/>
            </w:rPr>
            <w:delText xml:space="preserve">Theorem 104</w:delText>
          </w:r>
        </w:del>
      </w:hyperlink>
      <w:del w:id="7981" w:author="PR Preview" w:date="2026-01-01T00:00:00Z">
        <w:r>
          <w:delText xml:space="preserve"> </w:delText>
        </w:r>
      </w:del>
      <w:del w:id="7982" w:author="PR Preview" w:date="2026-01-01T00:00:00Z">
        <w:r>
          <w:delText xml:space="preserve">says they must be:</w:delText>
        </w:r>
      </w:del>
      <w:del w:id="7983"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7984" w:author="PR Preview" w:date="2026-01-01T00:00:00Z">
        <w:r>
          <w:delText xml:space="preserve"> </w:delText>
        </w:r>
      </w:del>
      <w:del w:id="7985" w:author="PR Preview" w:date="2026-01-01T00:00:00Z">
        <w:r>
          <w:delText xml:space="preserve">is</w:delText>
        </w:r>
      </w:del>
      <w:del w:id="7986" w:author="PR Preview" w:date="2026-01-01T00:00:00Z">
        <w:r>
          <w:delText xml:space="preserve"> </w:delText>
        </w:r>
      </w:del>
      <m:oMath>
        <m:acc>
          <m:accPr>
            <m:chr m:val="̃"/>
          </m:accPr>
          <m:e>
            <m:r>
              <m:t>0</m:t>
            </m:r>
          </m:e>
        </m:acc>
      </m:oMath>
      <w:del w:id="7987" w:author="PR Preview" w:date="2026-01-01T00:00:00Z">
        <w:r>
          <w:delText xml:space="preserve"> </w:delText>
        </w:r>
      </w:del>
      <w:del w:id="7988" w:author="PR Preview" w:date="2026-01-01T00:00:00Z">
        <w:r>
          <w:delText xml:space="preserve">only if</w:delText>
        </w:r>
      </w:del>
      <w:del w:id="7989" w:author="PR Preview" w:date="2026-01-01T00:00:00Z">
        <w:r>
          <w:delText xml:space="preserve"> </w:delText>
        </w:r>
      </w:del>
      <m:oMath>
        <m:sSub>
          <m:e>
            <m:r>
              <m:t>c</m:t>
            </m:r>
          </m:e>
          <m:sub>
            <m:r>
              <m:t>1</m:t>
            </m:r>
          </m:sub>
        </m:sSub>
        <m:r>
          <m:rPr>
            <m:sty m:val="p"/>
          </m:rPr>
          <m:t>=</m:t>
        </m:r>
        <m:sSub>
          <m:e>
            <m:r>
              <m:t>c</m:t>
            </m:r>
          </m:e>
          <m:sub>
            <m:r>
              <m:t>2</m:t>
            </m:r>
          </m:sub>
        </m:sSub>
        <m:r>
          <m:rPr>
            <m:sty m:val="p"/>
          </m:rPr>
          <m:t>=</m:t>
        </m:r>
        <m:r>
          <m:t>0</m:t>
        </m:r>
      </m:oMath>
      <w:del w:id="7990" w:author="PR Preview" w:date="2026-01-01T00:00:00Z">
        <w:r>
          <w:delText xml:space="preserve">.</w:delText>
        </w:r>
      </w:del>
      <w:del w:id="7991" w:author="PR Preview" w:date="2026-01-01T00:00:00Z">
        <w:r>
          <w:delText xml:space="preserve"> </w:delText>
        </w:r>
      </w:del>
      <w:del w:id="7992" w:author="PR Preview" w:date="2026-01-01T00:00:00Z">
        <w:r>
          <w:delText xml:space="preserve">Two eigenvectors for the same eigenvalue need not be independent:</w:delText>
        </w:r>
      </w:del>
      <w:del w:id="7993" w:author="PR Preview" w:date="2026-01-01T00:00:00Z">
        <w:r>
          <w:delText xml:space="preserve"> </w:delText>
        </w:r>
      </w:del>
      <m:oMath>
        <m:r>
          <m:rPr>
            <m:sty m:val="p"/>
          </m:rPr>
          <m:t>(</m:t>
        </m:r>
        <m:r>
          <m:t>1</m:t>
        </m:r>
        <m:r>
          <m:rPr>
            <m:sty m:val="p"/>
          </m:rPr>
          <m:t>,</m:t>
        </m:r>
        <m:r>
          <m:t>1</m:t>
        </m:r>
        <m:r>
          <m:rPr>
            <m:sty m:val="p"/>
          </m:rPr>
          <m:t>)</m:t>
        </m:r>
      </m:oMath>
      <w:del w:id="7994" w:author="PR Preview" w:date="2026-01-01T00:00:00Z">
        <w:r>
          <w:delText xml:space="preserve"> </w:delText>
        </w:r>
      </w:del>
      <w:del w:id="7995" w:author="PR Preview" w:date="2026-01-01T00:00:00Z">
        <w:r>
          <w:delText xml:space="preserve">and</w:delText>
        </w:r>
      </w:del>
      <w:del w:id="7996" w:author="PR Preview" w:date="2026-01-01T00:00:00Z">
        <w:r>
          <w:delText xml:space="preserve"> </w:delText>
        </w:r>
      </w:del>
      <m:oMath>
        <m:r>
          <m:rPr>
            <m:sty m:val="p"/>
          </m:rPr>
          <m:t>(</m:t>
        </m:r>
        <m:r>
          <m:t>2</m:t>
        </m:r>
        <m:r>
          <m:rPr>
            <m:sty m:val="p"/>
          </m:rPr>
          <m:t>,</m:t>
        </m:r>
        <m:r>
          <m:t>2</m:t>
        </m:r>
        <m:r>
          <m:rPr>
            <m:sty m:val="p"/>
          </m:rPr>
          <m:t>)</m:t>
        </m:r>
      </m:oMath>
      <w:del w:id="7997" w:author="PR Preview" w:date="2026-01-01T00:00:00Z">
        <w:r>
          <w:delText xml:space="preserve"> </w:delText>
        </w:r>
      </w:del>
      <w:del w:id="7998" w:author="PR Preview" w:date="2026-01-01T00:00:00Z">
        <w:r>
          <w:delText xml:space="preserve">are both eigenvectors for</w:delText>
        </w:r>
      </w:del>
      <w:del w:id="7999" w:author="PR Preview" w:date="2026-01-01T00:00:00Z">
        <w:r>
          <w:delText xml:space="preserve"> </w:delText>
        </w:r>
      </w:del>
      <m:oMath>
        <m:r>
          <m:t>3</m:t>
        </m:r>
      </m:oMath>
      <w:del w:id="8000" w:author="PR Preview" w:date="2026-01-01T00:00:00Z">
        <w:r>
          <w:delText xml:space="preserve">.</w:delText>
        </w:r>
      </w:del>
    </w:p>
    <w:p>
      <w:pPr>
        <w:pStyle w:val="BodyText"/>
      </w:pPr>
      <w:ins w:id="8001" w:author="PR Preview" w:date="2026-01-01T00:00:00Z">
        <w:r>
          <w:rPr>
            <w:b/>
            <w:bCs/>
          </w:rPr>
          <w:t xml:space="preserve">Example 189 (Independent eigenvectors)</w:t>
        </w:r>
      </w:ins>
      <w:ins w:id="8002" w:author="PR Preview" w:date="2026-01-01T00:00:00Z">
        <w:r>
          <w:t xml:space="preserve"> </w:t>
        </w:r>
      </w:ins>
      <w:ins w:id="8003" w:author="PR Preview" w:date="2026-01-01T00:00:00Z">
        <w:r>
          <w:t xml:space="preserve">The eigenvectors</w:t>
        </w:r>
      </w:ins>
      <w:ins w:id="8004" w:author="PR Preview" w:date="2026-01-01T00:00:00Z">
        <w:r>
          <w:t xml:space="preserve"> </w:t>
        </w:r>
      </w:ins>
      <m:oMath>
        <m:r>
          <m:rPr>
            <m:sty m:val="p"/>
          </m:rPr>
          <m:t>(</m:t>
        </m:r>
        <m:r>
          <m:t>1</m:t>
        </m:r>
        <m:r>
          <m:rPr>
            <m:sty m:val="p"/>
          </m:rPr>
          <m:t>,</m:t>
        </m:r>
        <m:r>
          <m:t>1</m:t>
        </m:r>
        <m:r>
          <m:rPr>
            <m:sty m:val="p"/>
          </m:rPr>
          <m:t>)</m:t>
        </m:r>
      </m:oMath>
      <w:ins w:id="8005" w:author="PR Preview" w:date="2026-01-01T00:00:00Z">
        <w:r>
          <w:t xml:space="preserve"> </w:t>
        </w:r>
      </w:ins>
      <w:ins w:id="8006" w:author="PR Preview" w:date="2026-01-01T00:00:00Z">
        <w:r>
          <w:t xml:space="preserve">for</w:t>
        </w:r>
      </w:ins>
      <w:ins w:id="8007" w:author="PR Preview" w:date="2026-01-01T00:00:00Z">
        <w:r>
          <w:t xml:space="preserve"> </w:t>
        </w:r>
      </w:ins>
      <m:oMath>
        <m:r>
          <m:t>3</m:t>
        </m:r>
      </m:oMath>
      <w:ins w:id="8008" w:author="PR Preview" w:date="2026-01-01T00:00:00Z">
        <w:r>
          <w:t xml:space="preserve"> </w:t>
        </w:r>
      </w:ins>
      <w:ins w:id="8009" w:author="PR Preview" w:date="2026-01-01T00:00:00Z">
        <w:r>
          <w:t xml:space="preserve">and</w:t>
        </w:r>
      </w:ins>
      <w:ins w:id="8010" w:author="PR Preview" w:date="2026-01-01T00:00:00Z">
        <w:r>
          <w:t xml:space="preserve"> </w:t>
        </w:r>
      </w:ins>
      <m:oMath>
        <m:r>
          <m:rPr>
            <m:sty m:val="p"/>
          </m:rPr>
          <m:t>(</m:t>
        </m:r>
        <m:r>
          <m:t>1</m:t>
        </m:r>
        <m:r>
          <m:rPr>
            <m:sty m:val="p"/>
          </m:rPr>
          <m:t>,</m:t>
        </m:r>
        <m:r>
          <m:rPr>
            <m:sty m:val="p"/>
          </m:rPr>
          <m:t>−</m:t>
        </m:r>
        <m:r>
          <m:t>1</m:t>
        </m:r>
        <m:r>
          <m:rPr>
            <m:sty m:val="p"/>
          </m:rPr>
          <m:t>)</m:t>
        </m:r>
      </m:oMath>
      <w:ins w:id="8011" w:author="PR Preview" w:date="2026-01-01T00:00:00Z">
        <w:r>
          <w:t xml:space="preserve"> </w:t>
        </w:r>
      </w:ins>
      <w:ins w:id="8012" w:author="PR Preview" w:date="2026-01-01T00:00:00Z">
        <w:r>
          <w:t xml:space="preserve">for</w:t>
        </w:r>
      </w:ins>
      <w:ins w:id="8013" w:author="PR Preview" w:date="2026-01-01T00:00:00Z">
        <w:r>
          <w:t xml:space="preserve"> </w:t>
        </w:r>
      </w:ins>
      <m:oMath>
        <m:r>
          <m:t>1</m:t>
        </m:r>
      </m:oMath>
      <w:ins w:id="8014" w:author="PR Preview" w:date="2026-01-01T00:00:00Z">
        <w:r>
          <w:t xml:space="preserve"> </w:t>
        </w:r>
      </w:ins>
      <w:ins w:id="8015" w:author="PR Preview" w:date="2026-01-01T00:00:00Z">
        <w:r>
          <w:t xml:space="preserve">of</w:t>
        </w:r>
      </w:ins>
      <w:ins w:id="8016" w:author="PR Preview" w:date="2026-01-01T00:00:00Z">
        <w:r>
          <w:t xml:space="preserve"> </w:t>
        </w:r>
      </w:ins>
      <w:hyperlink w:anchor="exm-eigenvalue">
        <w:ins w:id="8017" w:author="PR Preview" w:date="2026-01-01T00:00:00Z">
          <w:r>
            <w:rPr>
              <w:rStyle w:val="Hyperlink"/>
            </w:rPr>
            <w:t xml:space="preserve">Example 135</w:t>
          </w:r>
        </w:ins>
      </w:hyperlink>
      <w:ins w:id="8018" w:author="PR Preview" w:date="2026-01-01T00:00:00Z">
        <w:r>
          <w:t xml:space="preserve"> </w:t>
        </w:r>
      </w:ins>
      <w:ins w:id="8019" w:author="PR Preview" w:date="2026-01-01T00:00:00Z">
        <w:r>
          <w:t xml:space="preserve">are linearly independent, as</w:t>
        </w:r>
      </w:ins>
      <w:ins w:id="8020" w:author="PR Preview" w:date="2026-01-01T00:00:00Z">
        <w:r>
          <w:t xml:space="preserve"> </w:t>
        </w:r>
      </w:ins>
      <w:hyperlink w:anchor="thm-eigenvectors-independent">
        <w:ins w:id="8021" w:author="PR Preview" w:date="2026-01-01T00:00:00Z">
          <w:r>
            <w:rPr>
              <w:rStyle w:val="Hyperlink"/>
            </w:rPr>
            <w:t xml:space="preserve">Theorem 104</w:t>
          </w:r>
        </w:ins>
      </w:hyperlink>
      <w:ins w:id="8022" w:author="PR Preview" w:date="2026-01-01T00:00:00Z">
        <w:r>
          <w:t xml:space="preserve"> </w:t>
        </w:r>
      </w:ins>
      <w:ins w:id="8023" w:author="PR Preview" w:date="2026-01-01T00:00:00Z">
        <w:r>
          <w:t xml:space="preserve">says they must be:</w:t>
        </w:r>
      </w:ins>
      <w:ins w:id="8024"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8025" w:author="PR Preview" w:date="2026-01-01T00:00:00Z">
        <w:r>
          <w:t xml:space="preserve"> </w:t>
        </w:r>
      </w:ins>
      <w:ins w:id="8026" w:author="PR Preview" w:date="2026-01-01T00:00:00Z">
        <w:r>
          <w:t xml:space="preserve">is</w:t>
        </w:r>
      </w:ins>
      <w:ins w:id="8027" w:author="PR Preview" w:date="2026-01-01T00:00:00Z">
        <w:r>
          <w:t xml:space="preserve"> </w:t>
        </w:r>
      </w:ins>
      <m:oMath>
        <m:acc>
          <m:accPr>
            <m:chr m:val="̃"/>
          </m:accPr>
          <m:e>
            <m:r>
              <m:t>0</m:t>
            </m:r>
          </m:e>
        </m:acc>
      </m:oMath>
      <w:ins w:id="8028" w:author="PR Preview" w:date="2026-01-01T00:00:00Z">
        <w:r>
          <w:t xml:space="preserve"> </w:t>
        </w:r>
      </w:ins>
      <w:ins w:id="8029"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ins w:id="8030" w:author="PR Preview" w:date="2026-01-01T00:00:00Z">
        <w:r>
          <w:t xml:space="preserve">Two eigenvectors for the same eigenvalue need not be independent:</w:t>
        </w:r>
      </w:ins>
      <w:ins w:id="8031" w:author="PR Preview" w:date="2026-01-01T00:00:00Z">
        <w:r>
          <w:t xml:space="preserve"> </w:t>
        </w:r>
      </w:ins>
      <m:oMath>
        <m:r>
          <m:rPr>
            <m:sty m:val="p"/>
          </m:rPr>
          <m:t>(</m:t>
        </m:r>
        <m:r>
          <m:t>1</m:t>
        </m:r>
        <m:r>
          <m:rPr>
            <m:sty m:val="p"/>
          </m:rPr>
          <m:t>,</m:t>
        </m:r>
        <m:r>
          <m:t>1</m:t>
        </m:r>
        <m:r>
          <m:rPr>
            <m:sty m:val="p"/>
          </m:rPr>
          <m:t>)</m:t>
        </m:r>
      </m:oMath>
      <w:ins w:id="8032" w:author="PR Preview" w:date="2026-01-01T00:00:00Z">
        <w:r>
          <w:t xml:space="preserve"> </w:t>
        </w:r>
      </w:ins>
      <w:ins w:id="8033" w:author="PR Preview" w:date="2026-01-01T00:00:00Z">
        <w:r>
          <w:t xml:space="preserve">and</w:t>
        </w:r>
      </w:ins>
      <w:ins w:id="8034" w:author="PR Preview" w:date="2026-01-01T00:00:00Z">
        <w:r>
          <w:t xml:space="preserve"> </w:t>
        </w:r>
      </w:ins>
      <m:oMath>
        <m:r>
          <m:rPr>
            <m:sty m:val="p"/>
          </m:rPr>
          <m:t>(</m:t>
        </m:r>
        <m:r>
          <m:t>2</m:t>
        </m:r>
        <m:r>
          <m:rPr>
            <m:sty m:val="p"/>
          </m:rPr>
          <m:t>,</m:t>
        </m:r>
        <m:r>
          <m:t>2</m:t>
        </m:r>
        <m:r>
          <m:rPr>
            <m:sty m:val="p"/>
          </m:rPr>
          <m:t>)</m:t>
        </m:r>
      </m:oMath>
      <w:ins w:id="8035" w:author="PR Preview" w:date="2026-01-01T00:00:00Z">
        <w:r>
          <w:t xml:space="preserve"> </w:t>
        </w:r>
      </w:ins>
      <w:ins w:id="8036" w:author="PR Preview" w:date="2026-01-01T00:00:00Z">
        <w:r>
          <w:t xml:space="preserve">are both eigenvectors for</w:t>
        </w:r>
      </w:ins>
      <w:ins w:id="8037" w:author="PR Preview" w:date="2026-01-01T00:00:00Z">
        <w:r>
          <w:t xml:space="preserve"> </w:t>
        </w:r>
      </w:ins>
      <m:oMath>
        <m:r>
          <m:t>3</m:t>
        </m:r>
      </m:oMath>
      <w:ins w:id="8038" w:author="PR Preview" w:date="2026-01-01T00:00:00Z">
        <w:r>
          <w:t xml:space="preserve">.</w:t>
        </w:r>
      </w:ins>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8039" w:author="PR Preview" w:date="2026-01-01T00:00:00Z">
        <w:r>
          <w:delText xml:space="preserve"> </w:delText>
        </w:r>
      </w:del>
      <w:del w:id="8040" w:author="PR Preview" w:date="2026-01-01T00:00:00Z">
        <w:r>
          <w:delText xml:space="preserve">is not.</w:delText>
        </w:r>
      </w:del>
      <w:del w:id="8041" w:author="PR Preview" w:date="2026-01-01T00:00:00Z">
        <w:r>
          <w:delText xml:space="preserve"> </w:delText>
        </w:r>
      </w:del>
      <w:del w:id="8042" w:author="PR Preview" w:date="2026-01-01T00:00:00Z">
        <w:r>
          <w:delText xml:space="preserve">Suppose</w:delText>
        </w:r>
      </w:del>
      <w:del w:id="8043"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8044" w:author="PR Preview" w:date="2026-01-01T00:00:00Z">
        <w:r>
          <w:delText xml:space="preserve">,</w:delText>
        </w:r>
      </w:del>
      <w:del w:id="8045" w:author="PR Preview" w:date="2026-01-01T00:00:00Z">
        <w:r>
          <w:delText xml:space="preserve"> </w:delText>
        </w:r>
      </w:del>
      <w:del w:id="8046" w:author="PR Preview" w:date="2026-01-01T00:00:00Z">
        <w:r>
          <w:delText xml:space="preserve">so</w:delText>
        </w:r>
      </w:del>
      <w:del w:id="8047"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8048" w:author="PR Preview" w:date="2026-01-01T00:00:00Z">
        <w:r>
          <w:delText xml:space="preserve"> </w:delText>
        </w:r>
      </w:del>
      <w:del w:id="8049" w:author="PR Preview" w:date="2026-01-01T00:00:00Z">
        <w:r>
          <w:delText xml:space="preserve">(</w:delText>
        </w:r>
      </w:del>
      <w:hyperlink w:anchor="rem-similar-both-ways">
        <w:del w:id="8050" w:author="PR Preview" w:date="2026-01-01T00:00:00Z">
          <w:r>
            <w:rPr>
              <w:rStyle w:val="Hyperlink"/>
            </w:rPr>
            <w:delText xml:space="preserve">Remark 42</w:delText>
          </w:r>
        </w:del>
      </w:hyperlink>
      <w:del w:id="8051" w:author="PR Preview" w:date="2026-01-01T00:00:00Z">
        <w:r>
          <w:delText xml:space="preserve">).</w:delText>
        </w:r>
      </w:del>
      <w:del w:id="8052" w:author="PR Preview" w:date="2026-01-01T00:00:00Z">
        <w:r>
          <w:delText xml:space="preserve"> </w:delText>
        </w:r>
      </w:del>
      <w:del w:id="8053" w:author="PR Preview" w:date="2026-01-01T00:00:00Z">
        <w:r>
          <w:delText xml:space="preserve">The eigenvalues of</w:delText>
        </w:r>
      </w:del>
      <w:del w:id="8054" w:author="PR Preview" w:date="2026-01-01T00:00:00Z">
        <w:r>
          <w:delText xml:space="preserve"> </w:delText>
        </w:r>
      </w:del>
      <m:oMath>
        <m:r>
          <m:rPr>
            <m:sty m:val="b"/>
          </m:rPr>
          <m:t>Λ</m:t>
        </m:r>
      </m:oMath>
      <w:del w:id="8055" w:author="PR Preview" w:date="2026-01-01T00:00:00Z">
        <w:r>
          <w:delText xml:space="preserve"> </w:delText>
        </w:r>
      </w:del>
      <w:del w:id="8056" w:author="PR Preview" w:date="2026-01-01T00:00:00Z">
        <w:r>
          <w:delText xml:space="preserve">are its diagonal entries (</w:delText>
        </w:r>
      </w:del>
      <w:hyperlink w:anchor="thm-eigen-triangular">
        <w:del w:id="8057" w:author="PR Preview" w:date="2026-01-01T00:00:00Z">
          <w:r>
            <w:rPr>
              <w:rStyle w:val="Hyperlink"/>
            </w:rPr>
            <w:delText xml:space="preserve">Theorem 101</w:delText>
          </w:r>
        </w:del>
      </w:hyperlink>
      <w:del w:id="8058" w:author="PR Preview" w:date="2026-01-01T00:00:00Z">
        <w:r>
          <w:delText xml:space="preserve">,</w:delText>
        </w:r>
      </w:del>
      <w:del w:id="8059" w:author="PR Preview" w:date="2026-01-01T00:00:00Z">
        <w:r>
          <w:delText xml:space="preserve"> </w:delText>
        </w:r>
      </w:del>
      <w:del w:id="8060" w:author="PR Preview" w:date="2026-01-01T00:00:00Z">
        <w:r>
          <w:delText xml:space="preserve">since a diagonal matrix is upper triangular)</w:delText>
        </w:r>
      </w:del>
      <w:del w:id="8061" w:author="PR Preview" w:date="2026-01-01T00:00:00Z">
        <w:r>
          <w:delText xml:space="preserve"> </w:delText>
        </w:r>
      </w:del>
      <w:del w:id="8062" w:author="PR Preview" w:date="2026-01-01T00:00:00Z">
        <w:r>
          <w:delText xml:space="preserve">and are the eigenvalues of</w:delText>
        </w:r>
      </w:del>
      <w:del w:id="8063" w:author="PR Preview" w:date="2026-01-01T00:00:00Z">
        <w:r>
          <w:delText xml:space="preserve"> </w:delText>
        </w:r>
      </w:del>
      <m:oMath>
        <m:r>
          <m:rPr>
            <m:sty m:val="bi"/>
          </m:rPr>
          <m:t>J</m:t>
        </m:r>
      </m:oMath>
      <w:del w:id="8064" w:author="PR Preview" w:date="2026-01-01T00:00:00Z">
        <w:r>
          <w:delText xml:space="preserve"> </w:delText>
        </w:r>
      </w:del>
      <w:del w:id="8065" w:author="PR Preview" w:date="2026-01-01T00:00:00Z">
        <w:r>
          <w:delText xml:space="preserve">(</w:delText>
        </w:r>
      </w:del>
      <w:hyperlink w:anchor="thm-similar-eigenvalues">
        <w:del w:id="8066" w:author="PR Preview" w:date="2026-01-01T00:00:00Z">
          <w:r>
            <w:rPr>
              <w:rStyle w:val="Hyperlink"/>
            </w:rPr>
            <w:delText xml:space="preserve">Theorem 103</w:delText>
          </w:r>
        </w:del>
      </w:hyperlink>
      <w:del w:id="8067" w:author="PR Preview" w:date="2026-01-01T00:00:00Z">
        <w:r>
          <w:delText xml:space="preserve">),</w:delText>
        </w:r>
      </w:del>
      <w:del w:id="8068" w:author="PR Preview" w:date="2026-01-01T00:00:00Z">
        <w:r>
          <w:delText xml:space="preserve"> </w:delText>
        </w:r>
      </w:del>
      <w:del w:id="8069" w:author="PR Preview" w:date="2026-01-01T00:00:00Z">
        <w:r>
          <w:delText xml:space="preserve">of which</w:delText>
        </w:r>
      </w:del>
      <w:del w:id="8070" w:author="PR Preview" w:date="2026-01-01T00:00:00Z">
        <w:r>
          <w:delText xml:space="preserve"> </w:delText>
        </w:r>
      </w:del>
      <m:oMath>
        <m:r>
          <m:t>0</m:t>
        </m:r>
      </m:oMath>
      <w:del w:id="8071" w:author="PR Preview" w:date="2026-01-01T00:00:00Z">
        <w:r>
          <w:delText xml:space="preserve"> </w:delText>
        </w:r>
      </w:del>
      <w:del w:id="8072" w:author="PR Preview" w:date="2026-01-01T00:00:00Z">
        <w:r>
          <w:delText xml:space="preserve">is the only one (</w:delText>
        </w:r>
      </w:del>
      <w:hyperlink w:anchor="exm-eigenspace">
        <w:del w:id="8073" w:author="PR Preview" w:date="2026-01-01T00:00:00Z">
          <w:r>
            <w:rPr>
              <w:rStyle w:val="Hyperlink"/>
            </w:rPr>
            <w:delText xml:space="preserve">Example 181</w:delText>
          </w:r>
        </w:del>
      </w:hyperlink>
      <w:del w:id="8074" w:author="PR Preview" w:date="2026-01-01T00:00:00Z">
        <w:r>
          <w:delText xml:space="preserve">).</w:delText>
        </w:r>
      </w:del>
      <w:del w:id="8075" w:author="PR Preview" w:date="2026-01-01T00:00:00Z">
        <w:r>
          <w:delText xml:space="preserve"> </w:delText>
        </w:r>
      </w:del>
      <w:del w:id="8076" w:author="PR Preview" w:date="2026-01-01T00:00:00Z">
        <w:r>
          <w:delText xml:space="preserve">So</w:delText>
        </w:r>
      </w:del>
      <w:del w:id="8077"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8078" w:author="PR Preview" w:date="2026-01-01T00:00:00Z">
        <w:r>
          <w:delText xml:space="preserve">,</w:delText>
        </w:r>
      </w:del>
      <w:del w:id="8079" w:author="PR Preview" w:date="2026-01-01T00:00:00Z">
        <w:r>
          <w:delText xml:space="preserve"> </w:delText>
        </w:r>
      </w:del>
      <w:del w:id="8080" w:author="PR Preview" w:date="2026-01-01T00:00:00Z">
        <w:r>
          <w:delText xml:space="preserve">and then</w:delText>
        </w:r>
      </w:del>
      <w:del w:id="8081" w:author="PR Preview" w:date="2026-01-01T00:00:00Z">
        <w:r>
          <w:delText xml:space="preserve"> </w:delText>
        </w:r>
      </w:del>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del w:id="8082" w:author="PR Preview" w:date="2026-01-01T00:00:00Z">
        <w:r>
          <w:delText xml:space="preserve"> </w:delText>
        </w:r>
      </w:del>
      <w:del w:id="8083" w:author="PR Preview" w:date="2026-01-01T00:00:00Z">
        <w:r>
          <w:delText xml:space="preserve">(</w:delText>
        </w:r>
      </w:del>
      <w:hyperlink w:anchor="def-matrix-mult">
        <w:del w:id="8084" w:author="PR Preview" w:date="2026-01-01T00:00:00Z">
          <w:r>
            <w:rPr>
              <w:rStyle w:val="Hyperlink"/>
            </w:rPr>
            <w:delText xml:space="preserve">Definition 24</w:delText>
          </w:r>
        </w:del>
      </w:hyperlink>
      <w:del w:id="8085" w:author="PR Preview" w:date="2026-01-01T00:00:00Z">
        <w:r>
          <w:delText xml:space="preserve">),</w:delText>
        </w:r>
      </w:del>
      <w:del w:id="8086" w:author="PR Preview" w:date="2026-01-01T00:00:00Z">
        <w:r>
          <w:delText xml:space="preserve"> </w:delText>
        </w:r>
      </w:del>
      <w:del w:id="8087" w:author="PR Preview" w:date="2026-01-01T00:00:00Z">
        <w:r>
          <w:delText xml:space="preserve">which it is not.</w:delText>
        </w:r>
      </w:del>
    </w:p>
    <w:p>
      <w:pPr>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8088" w:author="PR Preview" w:date="2026-01-01T00:00:00Z">
        <w:r>
          <w:t xml:space="preserve"> </w:t>
        </w:r>
      </w:ins>
      <w:ins w:id="8089" w:author="PR Preview" w:date="2026-01-01T00:00:00Z">
        <w:r>
          <w:t xml:space="preserve">is not.</w:t>
        </w:r>
      </w:ins>
      <w:ins w:id="8090" w:author="PR Preview" w:date="2026-01-01T00:00:00Z">
        <w:r>
          <w:t xml:space="preserve"> </w:t>
        </w:r>
      </w:ins>
      <w:ins w:id="8091" w:author="PR Preview" w:date="2026-01-01T00:00:00Z">
        <w:r>
          <w:t xml:space="preserve">Suppose</w:t>
        </w:r>
      </w:ins>
      <w:ins w:id="8092"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8093" w:author="PR Preview" w:date="2026-01-01T00:00:00Z">
        <w:r>
          <w:t xml:space="preserve">,</w:t>
        </w:r>
      </w:ins>
      <w:ins w:id="8094" w:author="PR Preview" w:date="2026-01-01T00:00:00Z">
        <w:r>
          <w:t xml:space="preserve"> </w:t>
        </w:r>
      </w:ins>
      <w:ins w:id="8095" w:author="PR Preview" w:date="2026-01-01T00:00:00Z">
        <w:r>
          <w:t xml:space="preserve">so</w:t>
        </w:r>
      </w:ins>
      <w:ins w:id="8096"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8097" w:author="PR Preview" w:date="2026-01-01T00:00:00Z">
        <w:r>
          <w:t xml:space="preserve"> </w:t>
        </w:r>
      </w:ins>
      <w:ins w:id="8098" w:author="PR Preview" w:date="2026-01-01T00:00:00Z">
        <w:r>
          <w:t xml:space="preserve">(</w:t>
        </w:r>
      </w:ins>
      <w:hyperlink w:anchor="rem-similar-both-ways">
        <w:ins w:id="8099" w:author="PR Preview" w:date="2026-01-01T00:00:00Z">
          <w:r>
            <w:rPr>
              <w:rStyle w:val="Hyperlink"/>
            </w:rPr>
            <w:t xml:space="preserve">Remark 42</w:t>
          </w:r>
        </w:ins>
      </w:hyperlink>
      <w:ins w:id="8100" w:author="PR Preview" w:date="2026-01-01T00:00:00Z">
        <w:r>
          <w:t xml:space="preserve">).</w:t>
        </w:r>
      </w:ins>
      <w:ins w:id="8101" w:author="PR Preview" w:date="2026-01-01T00:00:00Z">
        <w:r>
          <w:t xml:space="preserve"> </w:t>
        </w:r>
      </w:ins>
      <w:ins w:id="8102" w:author="PR Preview" w:date="2026-01-01T00:00:00Z">
        <w:r>
          <w:t xml:space="preserve">The eigenvalues of</w:t>
        </w:r>
      </w:ins>
      <w:ins w:id="8103" w:author="PR Preview" w:date="2026-01-01T00:00:00Z">
        <w:r>
          <w:t xml:space="preserve"> </w:t>
        </w:r>
      </w:ins>
      <m:oMath>
        <m:r>
          <m:rPr>
            <m:sty m:val="b"/>
          </m:rPr>
          <m:t>Λ</m:t>
        </m:r>
      </m:oMath>
      <w:ins w:id="8104" w:author="PR Preview" w:date="2026-01-01T00:00:00Z">
        <w:r>
          <w:t xml:space="preserve"> </w:t>
        </w:r>
      </w:ins>
      <w:ins w:id="8105" w:author="PR Preview" w:date="2026-01-01T00:00:00Z">
        <w:r>
          <w:t xml:space="preserve">are its diagonal entries (</w:t>
        </w:r>
      </w:ins>
      <w:hyperlink w:anchor="thm-eigen-triangular">
        <w:ins w:id="8106" w:author="PR Preview" w:date="2026-01-01T00:00:00Z">
          <w:r>
            <w:rPr>
              <w:rStyle w:val="Hyperlink"/>
            </w:rPr>
            <w:t xml:space="preserve">Theorem 101</w:t>
          </w:r>
        </w:ins>
      </w:hyperlink>
      <w:ins w:id="8107" w:author="PR Preview" w:date="2026-01-01T00:00:00Z">
        <w:r>
          <w:t xml:space="preserve">,</w:t>
        </w:r>
      </w:ins>
      <w:ins w:id="8108" w:author="PR Preview" w:date="2026-01-01T00:00:00Z">
        <w:r>
          <w:t xml:space="preserve"> </w:t>
        </w:r>
      </w:ins>
      <w:ins w:id="8109" w:author="PR Preview" w:date="2026-01-01T00:00:00Z">
        <w:r>
          <w:t xml:space="preserve">since a diagonal matrix is upper triangular)</w:t>
        </w:r>
      </w:ins>
      <w:ins w:id="8110" w:author="PR Preview" w:date="2026-01-01T00:00:00Z">
        <w:r>
          <w:t xml:space="preserve"> </w:t>
        </w:r>
      </w:ins>
      <w:ins w:id="8111" w:author="PR Preview" w:date="2026-01-01T00:00:00Z">
        <w:r>
          <w:t xml:space="preserve">and are the eigenvalues of</w:t>
        </w:r>
      </w:ins>
      <w:ins w:id="8112" w:author="PR Preview" w:date="2026-01-01T00:00:00Z">
        <w:r>
          <w:t xml:space="preserve"> </w:t>
        </w:r>
      </w:ins>
      <m:oMath>
        <m:r>
          <m:rPr>
            <m:sty m:val="bi"/>
          </m:rPr>
          <m:t>J</m:t>
        </m:r>
      </m:oMath>
      <w:ins w:id="8113" w:author="PR Preview" w:date="2026-01-01T00:00:00Z">
        <w:r>
          <w:t xml:space="preserve"> </w:t>
        </w:r>
      </w:ins>
      <w:ins w:id="8114" w:author="PR Preview" w:date="2026-01-01T00:00:00Z">
        <w:r>
          <w:t xml:space="preserve">(</w:t>
        </w:r>
      </w:ins>
      <w:hyperlink w:anchor="thm-similar-eigenvalues">
        <w:ins w:id="8115" w:author="PR Preview" w:date="2026-01-01T00:00:00Z">
          <w:r>
            <w:rPr>
              <w:rStyle w:val="Hyperlink"/>
            </w:rPr>
            <w:t xml:space="preserve">Theorem 103</w:t>
          </w:r>
        </w:ins>
      </w:hyperlink>
      <w:ins w:id="8116" w:author="PR Preview" w:date="2026-01-01T00:00:00Z">
        <w:r>
          <w:t xml:space="preserve">),</w:t>
        </w:r>
      </w:ins>
      <w:ins w:id="8117" w:author="PR Preview" w:date="2026-01-01T00:00:00Z">
        <w:r>
          <w:t xml:space="preserve"> </w:t>
        </w:r>
      </w:ins>
      <w:ins w:id="8118" w:author="PR Preview" w:date="2026-01-01T00:00:00Z">
        <w:r>
          <w:t xml:space="preserve">of which</w:t>
        </w:r>
      </w:ins>
      <w:ins w:id="8119" w:author="PR Preview" w:date="2026-01-01T00:00:00Z">
        <w:r>
          <w:t xml:space="preserve"> </w:t>
        </w:r>
      </w:ins>
      <m:oMath>
        <m:r>
          <m:t>0</m:t>
        </m:r>
      </m:oMath>
      <w:ins w:id="8120" w:author="PR Preview" w:date="2026-01-01T00:00:00Z">
        <w:r>
          <w:t xml:space="preserve"> </w:t>
        </w:r>
      </w:ins>
      <w:ins w:id="8121" w:author="PR Preview" w:date="2026-01-01T00:00:00Z">
        <w:r>
          <w:t xml:space="preserve">is the only one (</w:t>
        </w:r>
      </w:ins>
      <w:hyperlink w:anchor="exm-eigenspace">
        <w:ins w:id="8122" w:author="PR Preview" w:date="2026-01-01T00:00:00Z">
          <w:r>
            <w:rPr>
              <w:rStyle w:val="Hyperlink"/>
            </w:rPr>
            <w:t xml:space="preserve">Example 181</w:t>
          </w:r>
        </w:ins>
      </w:hyperlink>
      <w:ins w:id="8123" w:author="PR Preview" w:date="2026-01-01T00:00:00Z">
        <w:r>
          <w:t xml:space="preserve">).</w:t>
        </w:r>
      </w:ins>
      <w:ins w:id="8124" w:author="PR Preview" w:date="2026-01-01T00:00:00Z">
        <w:r>
          <w:t xml:space="preserve"> </w:t>
        </w:r>
      </w:ins>
      <w:ins w:id="8125" w:author="PR Preview" w:date="2026-01-01T00:00:00Z">
        <w:r>
          <w:t xml:space="preserve">So</w:t>
        </w:r>
      </w:ins>
      <w:ins w:id="8126"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8127" w:author="PR Preview" w:date="2026-01-01T00:00:00Z">
        <w:r>
          <w:t xml:space="preserve">,</w:t>
        </w:r>
      </w:ins>
      <w:ins w:id="8128" w:author="PR Preview" w:date="2026-01-01T00:00:00Z">
        <w:r>
          <w:t xml:space="preserve"> </w:t>
        </w:r>
      </w:ins>
      <w:ins w:id="8129"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ins w:id="8130" w:author="PR Preview" w:date="2026-01-01T00:00:00Z">
        <w:r>
          <w:t xml:space="preserve">(4),</w:t>
        </w:r>
      </w:ins>
      <w:ins w:id="8131" w:author="PR Preview" w:date="2026-01-01T00:00:00Z">
        <w:r>
          <w:t xml:space="preserve"> </w:t>
        </w:r>
      </w:ins>
      <w:ins w:id="8132" w:author="PR Preview" w:date="2026-01-01T00:00:00Z">
        <w:r>
          <w:t xml:space="preserve">which it is not.</w:t>
        </w:r>
      </w:ins>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del w:id="8133" w:author="PR Preview" w:date="2026-01-01T00:00:00Z">
        <w:r>
          <w:rPr>
            <w:i/>
            <w:iCs/>
          </w:rPr>
          <w:delText xml:space="preserve">Proof</w:delText>
        </w:r>
      </w:del>
      <w:del w:id="8134" w:author="PR Preview" w:date="2026-01-01T00:00:00Z">
        <w:r>
          <w:delText xml:space="preserve">. </w:delText>
        </w:r>
      </w:del>
      <w:del w:id="8135" w:author="PR Preview" w:date="2026-01-01T00:00:00Z">
        <w:r>
          <w:delText xml:space="preserve">Let</w:delText>
        </w:r>
      </w:del>
      <w:del w:id="8136" w:author="PR Preview" w:date="2026-01-01T00:00:00Z">
        <w:r>
          <w:delText xml:space="preserve"> </w:delText>
        </w:r>
      </w:del>
      <m:oMath>
        <m:r>
          <m:rPr>
            <m:sty m:val="bi"/>
          </m:rPr>
          <m:t>X</m:t>
        </m:r>
      </m:oMath>
      <w:del w:id="8137" w:author="PR Preview" w:date="2026-01-01T00:00:00Z">
        <w:r>
          <w:delText xml:space="preserve"> </w:delText>
        </w:r>
      </w:del>
      <w:del w:id="8138" w:author="PR Preview" w:date="2026-01-01T00:00:00Z">
        <w:r>
          <w:delText xml:space="preserve">have columns</w:delText>
        </w:r>
      </w:del>
      <w:del w:id="8139" w:author="PR Preview" w:date="2026-01-01T00:00:00Z">
        <w:r>
          <w:delText xml:space="preserve"> </w:delText>
        </w:r>
      </w:del>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del w:id="8140" w:author="PR Preview" w:date="2026-01-01T00:00:00Z">
        <w:r>
          <w:delText xml:space="preserve"> </w:delText>
        </w:r>
      </w:del>
      <w:del w:id="8141" w:author="PR Preview" w:date="2026-01-01T00:00:00Z">
        <w:r>
          <w:delText xml:space="preserve">and</w:delText>
        </w:r>
      </w:del>
      <w:del w:id="8142"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8143" w:author="PR Preview" w:date="2026-01-01T00:00:00Z">
        <w:r>
          <w:delText xml:space="preserve">.</w:delText>
        </w:r>
      </w:del>
      <w:del w:id="8144" w:author="PR Preview" w:date="2026-01-01T00:00:00Z">
        <w:r>
          <w:delText xml:space="preserve"> </w:delText>
        </w:r>
      </w:del>
      <w:del w:id="8145" w:author="PR Preview" w:date="2026-01-01T00:00:00Z">
        <w:r>
          <w:delText xml:space="preserve">Column</w:delText>
        </w:r>
      </w:del>
      <w:del w:id="8146" w:author="PR Preview" w:date="2026-01-01T00:00:00Z">
        <w:r>
          <w:delText xml:space="preserve"> </w:delText>
        </w:r>
      </w:del>
      <m:oMath>
        <m:r>
          <m:t>j</m:t>
        </m:r>
      </m:oMath>
      <w:del w:id="8147" w:author="PR Preview" w:date="2026-01-01T00:00:00Z">
        <w:r>
          <w:delText xml:space="preserve"> </w:delText>
        </w:r>
      </w:del>
      <w:del w:id="8148" w:author="PR Preview" w:date="2026-01-01T00:00:00Z">
        <w:r>
          <w:delText xml:space="preserve">of</w:delText>
        </w:r>
      </w:del>
      <w:del w:id="8149" w:author="PR Preview" w:date="2026-01-01T00:00:00Z">
        <w:r>
          <w:delText xml:space="preserve"> </w:delText>
        </w:r>
      </w:del>
      <m:oMath>
        <m:r>
          <m:rPr>
            <m:sty m:val="bi"/>
          </m:rPr>
          <m:t>A</m:t>
        </m:r>
        <m:r>
          <m:rPr>
            <m:sty m:val="bi"/>
          </m:rPr>
          <m:t>X</m:t>
        </m:r>
      </m:oMath>
      <w:del w:id="8150" w:author="PR Preview" w:date="2026-01-01T00:00:00Z">
        <w:r>
          <w:delText xml:space="preserve"> </w:delText>
        </w:r>
      </w:del>
      <w:del w:id="8151" w:author="PR Preview" w:date="2026-01-01T00:00:00Z">
        <w:r>
          <w:delText xml:space="preserve">is</w:delText>
        </w:r>
      </w:del>
      <w:del w:id="8152" w:author="PR Preview" w:date="2026-01-01T00:00:00Z">
        <w:r>
          <w:delText xml:space="preserve"> </w:delText>
        </w:r>
      </w:del>
      <m:oMath>
        <m:r>
          <m:rPr>
            <m:sty m:val="bi"/>
          </m:rPr>
          <m:t>A</m:t>
        </m:r>
        <m:sSub>
          <m:e>
            <m:acc>
              <m:accPr>
                <m:chr m:val="̃"/>
              </m:accPr>
              <m:e>
                <m:r>
                  <m:t>x</m:t>
                </m:r>
              </m:e>
            </m:acc>
          </m:e>
          <m:sub>
            <m:r>
              <m:t>j</m:t>
            </m:r>
          </m:sub>
        </m:sSub>
      </m:oMath>
      <w:del w:id="8153" w:author="PR Preview" w:date="2026-01-01T00:00:00Z">
        <w:r>
          <w:delText xml:space="preserve">,</w:delText>
        </w:r>
      </w:del>
      <w:del w:id="8154" w:author="PR Preview" w:date="2026-01-01T00:00:00Z">
        <w:r>
          <w:delText xml:space="preserve"> </w:delText>
        </w:r>
      </w:del>
      <w:del w:id="8155" w:author="PR Preview" w:date="2026-01-01T00:00:00Z">
        <w:r>
          <w:delText xml:space="preserve">and column</w:delText>
        </w:r>
      </w:del>
      <w:del w:id="8156" w:author="PR Preview" w:date="2026-01-01T00:00:00Z">
        <w:r>
          <w:delText xml:space="preserve"> </w:delText>
        </w:r>
      </w:del>
      <m:oMath>
        <m:r>
          <m:t>j</m:t>
        </m:r>
      </m:oMath>
      <w:del w:id="8157" w:author="PR Preview" w:date="2026-01-01T00:00:00Z">
        <w:r>
          <w:delText xml:space="preserve"> </w:delText>
        </w:r>
      </w:del>
      <w:del w:id="8158" w:author="PR Preview" w:date="2026-01-01T00:00:00Z">
        <w:r>
          <w:delText xml:space="preserve">of</w:delText>
        </w:r>
      </w:del>
      <w:del w:id="8159" w:author="PR Preview" w:date="2026-01-01T00:00:00Z">
        <w:r>
          <w:delText xml:space="preserve"> </w:delText>
        </w:r>
      </w:del>
      <m:oMath>
        <m:r>
          <m:rPr>
            <m:sty m:val="bi"/>
          </m:rPr>
          <m:t>X</m:t>
        </m:r>
        <m:r>
          <m:rPr>
            <m:sty m:val="b"/>
          </m:rPr>
          <m:t>Λ</m:t>
        </m:r>
      </m:oMath>
      <w:del w:id="8160" w:author="PR Preview" w:date="2026-01-01T00:00:00Z">
        <w:r>
          <w:delText xml:space="preserve"> </w:delText>
        </w:r>
      </w:del>
      <w:del w:id="8161" w:author="PR Preview" w:date="2026-01-01T00:00:00Z">
        <w:r>
          <w:delText xml:space="preserve">is</w:delText>
        </w:r>
      </w:del>
      <w:del w:id="8162" w:author="PR Preview" w:date="2026-01-01T00:00:00Z">
        <w:r>
          <w:delText xml:space="preserve"> </w:delText>
        </w:r>
      </w:del>
      <m:oMath>
        <m:r>
          <m:rPr>
            <m:sty m:val="bi"/>
          </m:rPr>
          <m:t>X</m:t>
        </m:r>
      </m:oMath>
      <w:del w:id="8163" w:author="PR Preview" w:date="2026-01-01T00:00:00Z">
        <w:r>
          <w:delText xml:space="preserve"> </w:delText>
        </w:r>
      </w:del>
      <w:del w:id="8164" w:author="PR Preview" w:date="2026-01-01T00:00:00Z">
        <w:r>
          <w:delText xml:space="preserve">times column</w:delText>
        </w:r>
      </w:del>
      <w:del w:id="8165" w:author="PR Preview" w:date="2026-01-01T00:00:00Z">
        <w:r>
          <w:delText xml:space="preserve"> </w:delText>
        </w:r>
      </w:del>
      <m:oMath>
        <m:r>
          <m:t>j</m:t>
        </m:r>
      </m:oMath>
      <w:del w:id="8166" w:author="PR Preview" w:date="2026-01-01T00:00:00Z">
        <w:r>
          <w:delText xml:space="preserve"> </w:delText>
        </w:r>
      </w:del>
      <w:del w:id="8167" w:author="PR Preview" w:date="2026-01-01T00:00:00Z">
        <w:r>
          <w:delText xml:space="preserve">of</w:delText>
        </w:r>
      </w:del>
      <w:del w:id="8168" w:author="PR Preview" w:date="2026-01-01T00:00:00Z">
        <w:r>
          <w:delText xml:space="preserve"> </w:delText>
        </w:r>
      </w:del>
      <m:oMath>
        <m:r>
          <m:rPr>
            <m:sty m:val="b"/>
          </m:rPr>
          <m:t>Λ</m:t>
        </m:r>
      </m:oMath>
      <w:del w:id="8169" w:author="PR Preview" w:date="2026-01-01T00:00:00Z">
        <w:r>
          <w:delText xml:space="preserve"> </w:delText>
        </w:r>
      </w:del>
      <w:del w:id="8170" w:author="PR Preview" w:date="2026-01-01T00:00:00Z">
        <w:r>
          <w:delText xml:space="preserve">(</w:delText>
        </w:r>
      </w:del>
      <w:hyperlink w:anchor="def-matrix-mult">
        <w:del w:id="8171" w:author="PR Preview" w:date="2026-01-01T00:00:00Z">
          <w:r>
            <w:rPr>
              <w:rStyle w:val="Hyperlink"/>
            </w:rPr>
            <w:delText xml:space="preserve">Definition 24</w:delText>
          </w:r>
        </w:del>
      </w:hyperlink>
      <w:del w:id="8172" w:author="PR Preview" w:date="2026-01-01T00:00:00Z">
        <w:r>
          <w:delText xml:space="preserve">),</w:delText>
        </w:r>
      </w:del>
      <w:del w:id="8173" w:author="PR Preview" w:date="2026-01-01T00:00:00Z">
        <w:r>
          <w:delText xml:space="preserve"> </w:delText>
        </w:r>
      </w:del>
      <w:del w:id="8174" w:author="PR Preview" w:date="2026-01-01T00:00:00Z">
        <w:r>
          <w:delText xml:space="preserve">which is</w:delText>
        </w:r>
      </w:del>
      <w:del w:id="8175" w:author="PR Preview" w:date="2026-01-01T00:00:00Z">
        <w:r>
          <w:delText xml:space="preserve"> </w:delText>
        </w:r>
      </w:del>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del w:id="8176" w:author="PR Preview" w:date="2026-01-01T00:00:00Z">
        <w:r>
          <w:delText xml:space="preserve"> </w:delText>
        </w:r>
      </w:del>
      <w:del w:id="8177" w:author="PR Preview" w:date="2026-01-01T00:00:00Z">
        <w:r>
          <w:delText xml:space="preserve">(</w:delText>
        </w:r>
      </w:del>
      <w:hyperlink w:anchor="thm-scalar-matmul">
        <w:del w:id="8178" w:author="PR Preview" w:date="2026-01-01T00:00:00Z">
          <w:r>
            <w:rPr>
              <w:rStyle w:val="Hyperlink"/>
            </w:rPr>
            <w:delText xml:space="preserve">Theorem 85</w:delText>
          </w:r>
        </w:del>
      </w:hyperlink>
      <w:del w:id="8179" w:author="PR Preview" w:date="2026-01-01T00:00:00Z">
        <w:r>
          <w:delText xml:space="preserve">,</w:delText>
        </w:r>
      </w:del>
      <w:del w:id="8180" w:author="PR Preview" w:date="2026-01-01T00:00:00Z">
        <w:r>
          <w:delText xml:space="preserve"> </w:delText>
        </w:r>
      </w:del>
      <w:hyperlink w:anchor="thm-matvec-columns">
        <w:del w:id="8181" w:author="PR Preview" w:date="2026-01-01T00:00:00Z">
          <w:r>
            <w:rPr>
              <w:rStyle w:val="Hyperlink"/>
            </w:rPr>
            <w:delText xml:space="preserve">Theorem 22</w:delText>
          </w:r>
        </w:del>
      </w:hyperlink>
      <w:del w:id="8182" w:author="PR Preview" w:date="2026-01-01T00:00:00Z">
        <w:r>
          <w:delText xml:space="preserve">),</w:delText>
        </w:r>
      </w:del>
      <w:del w:id="8183" w:author="PR Preview" w:date="2026-01-01T00:00:00Z">
        <w:r>
          <w:delText xml:space="preserve"> </w:delText>
        </w:r>
      </w:del>
      <w:del w:id="8184" w:author="PR Preview" w:date="2026-01-01T00:00:00Z">
        <w:r>
          <w:delText xml:space="preserve">so</w:delText>
        </w:r>
      </w:del>
    </w:p>
    <w:p>
      <w:pPr>
        <w:pStyle w:val="BodyText"/>
      </w:pPr>
      <w:ins w:id="8185" w:author="PR Preview" w:date="2026-01-01T00:00:00Z">
        <w:r>
          <w:rPr>
            <w:i/>
            <w:iCs/>
          </w:rPr>
          <w:t xml:space="preserve">Proof</w:t>
        </w:r>
      </w:ins>
      <w:ins w:id="8186" w:author="PR Preview" w:date="2026-01-01T00:00:00Z">
        <w:r>
          <w:t xml:space="preserve">. </w:t>
        </w:r>
      </w:ins>
      <w:ins w:id="8187" w:author="PR Preview" w:date="2026-01-01T00:00:00Z">
        <w:r>
          <w:t xml:space="preserve">Let</w:t>
        </w:r>
      </w:ins>
      <w:ins w:id="8188" w:author="PR Preview" w:date="2026-01-01T00:00:00Z">
        <w:r>
          <w:t xml:space="preserve"> </w:t>
        </w:r>
      </w:ins>
      <m:oMath>
        <m:r>
          <m:rPr>
            <m:sty m:val="bi"/>
          </m:rPr>
          <m:t>X</m:t>
        </m:r>
      </m:oMath>
      <w:ins w:id="8189" w:author="PR Preview" w:date="2026-01-01T00:00:00Z">
        <w:r>
          <w:t xml:space="preserve"> </w:t>
        </w:r>
      </w:ins>
      <w:ins w:id="8190" w:author="PR Preview" w:date="2026-01-01T00:00:00Z">
        <w:r>
          <w:t xml:space="preserve">have columns</w:t>
        </w:r>
      </w:ins>
      <w:ins w:id="8191" w:author="PR Preview" w:date="2026-01-01T00:00:00Z">
        <w:r>
          <w:t xml:space="preserve"> </w:t>
        </w:r>
      </w:ins>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ins w:id="8192" w:author="PR Preview" w:date="2026-01-01T00:00:00Z">
        <w:r>
          <w:t xml:space="preserve"> </w:t>
        </w:r>
      </w:ins>
      <w:ins w:id="8193" w:author="PR Preview" w:date="2026-01-01T00:00:00Z">
        <w:r>
          <w:t xml:space="preserve">and</w:t>
        </w:r>
      </w:ins>
      <w:ins w:id="8194"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8195" w:author="PR Preview" w:date="2026-01-01T00:00:00Z">
        <w:r>
          <w:t xml:space="preserve">.</w:t>
        </w:r>
      </w:ins>
      <w:ins w:id="8196" w:author="PR Preview" w:date="2026-01-01T00:00:00Z">
        <w:r>
          <w:t xml:space="preserve"> </w:t>
        </w:r>
      </w:ins>
      <w:ins w:id="8197" w:author="PR Preview" w:date="2026-01-01T00:00:00Z">
        <w:r>
          <w:t xml:space="preserve">Column</w:t>
        </w:r>
      </w:ins>
      <w:ins w:id="8198" w:author="PR Preview" w:date="2026-01-01T00:00:00Z">
        <w:r>
          <w:t xml:space="preserve"> </w:t>
        </w:r>
      </w:ins>
      <m:oMath>
        <m:r>
          <m:t>j</m:t>
        </m:r>
      </m:oMath>
      <w:ins w:id="8199" w:author="PR Preview" w:date="2026-01-01T00:00:00Z">
        <w:r>
          <w:t xml:space="preserve"> </w:t>
        </w:r>
      </w:ins>
      <w:ins w:id="8200" w:author="PR Preview" w:date="2026-01-01T00:00:00Z">
        <w:r>
          <w:t xml:space="preserve">of</w:t>
        </w:r>
      </w:ins>
      <w:ins w:id="8201" w:author="PR Preview" w:date="2026-01-01T00:00:00Z">
        <w:r>
          <w:t xml:space="preserve"> </w:t>
        </w:r>
      </w:ins>
      <m:oMath>
        <m:r>
          <m:rPr>
            <m:sty m:val="bi"/>
          </m:rPr>
          <m:t>A</m:t>
        </m:r>
        <m:r>
          <m:rPr>
            <m:sty m:val="bi"/>
          </m:rPr>
          <m:t>X</m:t>
        </m:r>
      </m:oMath>
      <w:ins w:id="8202" w:author="PR Preview" w:date="2026-01-01T00:00:00Z">
        <w:r>
          <w:t xml:space="preserve"> </w:t>
        </w:r>
      </w:ins>
      <w:ins w:id="8203" w:author="PR Preview" w:date="2026-01-01T00:00:00Z">
        <w:r>
          <w:t xml:space="preserve">is</w:t>
        </w:r>
      </w:ins>
      <w:ins w:id="8204" w:author="PR Preview" w:date="2026-01-01T00:00:00Z">
        <w:r>
          <w:t xml:space="preserve"> </w:t>
        </w:r>
      </w:ins>
      <m:oMath>
        <m:r>
          <m:rPr>
            <m:sty m:val="bi"/>
          </m:rPr>
          <m:t>A</m:t>
        </m:r>
        <m:sSub>
          <m:e>
            <m:acc>
              <m:accPr>
                <m:chr m:val="̃"/>
              </m:accPr>
              <m:e>
                <m:r>
                  <m:t>x</m:t>
                </m:r>
              </m:e>
            </m:acc>
          </m:e>
          <m:sub>
            <m:r>
              <m:t>j</m:t>
            </m:r>
          </m:sub>
        </m:sSub>
      </m:oMath>
      <w:ins w:id="8205" w:author="PR Preview" w:date="2026-01-01T00:00:00Z">
        <w:r>
          <w:t xml:space="preserve">,</w:t>
        </w:r>
      </w:ins>
      <w:ins w:id="8206" w:author="PR Preview" w:date="2026-01-01T00:00:00Z">
        <w:r>
          <w:t xml:space="preserve"> </w:t>
        </w:r>
      </w:ins>
      <w:ins w:id="8207" w:author="PR Preview" w:date="2026-01-01T00:00:00Z">
        <w:r>
          <w:t xml:space="preserve">and column</w:t>
        </w:r>
      </w:ins>
      <w:ins w:id="8208" w:author="PR Preview" w:date="2026-01-01T00:00:00Z">
        <w:r>
          <w:t xml:space="preserve"> </w:t>
        </w:r>
      </w:ins>
      <m:oMath>
        <m:r>
          <m:t>j</m:t>
        </m:r>
      </m:oMath>
      <w:ins w:id="8209" w:author="PR Preview" w:date="2026-01-01T00:00:00Z">
        <w:r>
          <w:t xml:space="preserve"> </w:t>
        </w:r>
      </w:ins>
      <w:ins w:id="8210" w:author="PR Preview" w:date="2026-01-01T00:00:00Z">
        <w:r>
          <w:t xml:space="preserve">of</w:t>
        </w:r>
      </w:ins>
      <w:ins w:id="8211" w:author="PR Preview" w:date="2026-01-01T00:00:00Z">
        <w:r>
          <w:t xml:space="preserve"> </w:t>
        </w:r>
      </w:ins>
      <m:oMath>
        <m:r>
          <m:rPr>
            <m:sty m:val="bi"/>
          </m:rPr>
          <m:t>X</m:t>
        </m:r>
        <m:r>
          <m:rPr>
            <m:sty m:val="b"/>
          </m:rPr>
          <m:t>Λ</m:t>
        </m:r>
      </m:oMath>
      <w:ins w:id="8212" w:author="PR Preview" w:date="2026-01-01T00:00:00Z">
        <w:r>
          <w:t xml:space="preserve"> </w:t>
        </w:r>
      </w:ins>
      <w:ins w:id="8213" w:author="PR Preview" w:date="2026-01-01T00:00:00Z">
        <w:r>
          <w:t xml:space="preserve">is</w:t>
        </w:r>
      </w:ins>
      <w:ins w:id="8214" w:author="PR Preview" w:date="2026-01-01T00:00:00Z">
        <w:r>
          <w:t xml:space="preserve"> </w:t>
        </w:r>
      </w:ins>
      <m:oMath>
        <m:r>
          <m:rPr>
            <m:sty m:val="bi"/>
          </m:rPr>
          <m:t>X</m:t>
        </m:r>
      </m:oMath>
      <w:ins w:id="8215" w:author="PR Preview" w:date="2026-01-01T00:00:00Z">
        <w:r>
          <w:t xml:space="preserve"> </w:t>
        </w:r>
      </w:ins>
      <w:ins w:id="8216" w:author="PR Preview" w:date="2026-01-01T00:00:00Z">
        <w:r>
          <w:t xml:space="preserve">times column</w:t>
        </w:r>
      </w:ins>
      <w:ins w:id="8217" w:author="PR Preview" w:date="2026-01-01T00:00:00Z">
        <w:r>
          <w:t xml:space="preserve"> </w:t>
        </w:r>
      </w:ins>
      <m:oMath>
        <m:r>
          <m:t>j</m:t>
        </m:r>
      </m:oMath>
      <w:ins w:id="8218" w:author="PR Preview" w:date="2026-01-01T00:00:00Z">
        <w:r>
          <w:t xml:space="preserve"> </w:t>
        </w:r>
      </w:ins>
      <w:ins w:id="8219" w:author="PR Preview" w:date="2026-01-01T00:00:00Z">
        <w:r>
          <w:t xml:space="preserve">of</w:t>
        </w:r>
      </w:ins>
      <w:ins w:id="8220" w:author="PR Preview" w:date="2026-01-01T00:00:00Z">
        <w:r>
          <w:t xml:space="preserve"> </w:t>
        </w:r>
      </w:ins>
      <m:oMath>
        <m:r>
          <m:rPr>
            <m:sty m:val="b"/>
          </m:rPr>
          <m:t>Λ</m:t>
        </m:r>
      </m:oMath>
      <w:ins w:id="8221" w:author="PR Preview" w:date="2026-01-01T00:00:00Z">
        <w:r>
          <w:t xml:space="preserve"> </w:t>
        </w:r>
      </w:ins>
      <w:ins w:id="8222" w:author="PR Preview" w:date="2026-01-01T00:00:00Z">
        <w:r>
          <w:t xml:space="preserve">(4),</w:t>
        </w:r>
      </w:ins>
      <w:ins w:id="8223" w:author="PR Preview" w:date="2026-01-01T00:00:00Z">
        <w:r>
          <w:t xml:space="preserve"> </w:t>
        </w:r>
      </w:ins>
      <w:ins w:id="8224" w:author="PR Preview" w:date="2026-01-01T00:00:00Z">
        <w:r>
          <w:t xml:space="preserve">which is</w:t>
        </w:r>
      </w:ins>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ins w:id="8225" w:author="PR Preview" w:date="2026-01-01T00:00:00Z">
        <w:r>
          <w:t xml:space="preserve">(</w:t>
        </w:r>
      </w:ins>
      <w:hyperlink w:anchor="thm-scalar-matmul">
        <w:ins w:id="8226" w:author="PR Preview" w:date="2026-01-01T00:00:00Z">
          <w:r>
            <w:rPr>
              <w:rStyle w:val="Hyperlink"/>
            </w:rPr>
            <w:t xml:space="preserve">Theorem 85</w:t>
          </w:r>
        </w:ins>
      </w:hyperlink>
      <w:ins w:id="8227" w:author="PR Preview" w:date="2026-01-01T00:00:00Z">
        <w:r>
          <w:t xml:space="preserve">,</w:t>
        </w:r>
      </w:ins>
      <w:ins w:id="8228" w:author="PR Preview" w:date="2026-01-01T00:00:00Z">
        <w:r>
          <w:t xml:space="preserve"> </w:t>
        </w:r>
      </w:ins>
      <w:hyperlink w:anchor="thm-matvec-columns">
        <w:ins w:id="8229" w:author="PR Preview" w:date="2026-01-01T00:00:00Z">
          <w:r>
            <w:rPr>
              <w:rStyle w:val="Hyperlink"/>
            </w:rPr>
            <w:t xml:space="preserve">Theorem 22</w:t>
          </w:r>
        </w:ins>
      </w:hyperlink>
      <w:ins w:id="8230" w:author="PR Preview" w:date="2026-01-01T00:00:00Z">
        <w:r>
          <w:t xml:space="preserve">),</w:t>
        </w:r>
      </w:ins>
      <w:ins w:id="8231" w:author="PR Preview" w:date="2026-01-01T00:00:00Z">
        <w:r>
          <w:t xml:space="preserve"> </w:t>
        </w:r>
      </w:ins>
      <w:ins w:id="8232" w:author="PR Preview" w:date="2026-01-01T00:00:00Z">
        <w:r>
          <w:t xml:space="preserve">so</w:t>
        </w:r>
      </w:ins>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del w:id="8233" w:author="PR Preview" w:date="2026-01-01T00:00:00Z">
        <w:r>
          <w:rPr>
            <w:i/>
            <w:iCs/>
          </w:rPr>
          <w:delText xml:space="preserve">Proof</w:delText>
        </w:r>
      </w:del>
      <w:del w:id="8234" w:author="PR Preview" w:date="2026-01-01T00:00:00Z">
        <w:r>
          <w:delText xml:space="preserve">. </w:delText>
        </w:r>
      </w:del>
      <w:del w:id="8235" w:author="PR Preview" w:date="2026-01-01T00:00:00Z">
        <w:r>
          <w:rPr>
            <w:b/>
            <w:bCs/>
          </w:rPr>
          <w:delText xml:space="preserve">Powers of</w:delText>
        </w:r>
      </w:del>
      <w:del w:id="8236" w:author="PR Preview" w:date="2026-01-01T00:00:00Z">
        <w:r>
          <w:rPr>
            <w:b/>
            <w:bCs/>
          </w:rPr>
          <w:delText xml:space="preserve"> </w:delText>
        </w:r>
      </w:del>
      <m:oMath>
        <m:r>
          <m:rPr>
            <m:sty m:val="b"/>
          </m:rPr>
          <m:t>Λ</m:t>
        </m:r>
      </m:oMath>
      <w:del w:id="8237" w:author="PR Preview" w:date="2026-01-01T00:00:00Z">
        <w:r>
          <w:rPr>
            <w:b/>
            <w:bCs/>
          </w:rPr>
          <w:delText xml:space="preserve">.</w:delText>
        </w:r>
      </w:del>
      <w:del w:id="8238" w:author="PR Preview" w:date="2026-01-01T00:00:00Z">
        <w:r>
          <w:delText xml:space="preserve"> </w:delText>
        </w:r>
      </w:del>
      <w:del w:id="8239" w:author="PR Preview" w:date="2026-01-01T00:00:00Z">
        <w:r>
          <w:delText xml:space="preserve">If</w:delText>
        </w:r>
      </w:del>
      <w:del w:id="8240" w:author="PR Preview" w:date="2026-01-01T00:00:00Z">
        <w:r>
          <w:delText xml:space="preserve"> </w:delText>
        </w:r>
      </w:del>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del w:id="8241" w:author="PR Preview" w:date="2026-01-01T00:00:00Z">
        <w:r>
          <w:delText xml:space="preserve"> </w:delText>
        </w:r>
      </w:del>
      <w:del w:id="8242" w:author="PR Preview" w:date="2026-01-01T00:00:00Z">
        <w:r>
          <w:delText xml:space="preserve">and</w:delText>
        </w:r>
      </w:del>
      <w:del w:id="8243" w:author="PR Preview" w:date="2026-01-01T00:00:00Z">
        <w:r>
          <w:delText xml:space="preserve"> </w:delText>
        </w:r>
      </w:del>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del w:id="8244" w:author="PR Preview" w:date="2026-01-01T00:00:00Z">
        <w:r>
          <w:delText xml:space="preserve">,</w:delText>
        </w:r>
      </w:del>
      <w:del w:id="8245" w:author="PR Preview" w:date="2026-01-01T00:00:00Z">
        <w:r>
          <w:delText xml:space="preserve"> </w:delText>
        </w:r>
      </w:del>
      <w:del w:id="8246" w:author="PR Preview" w:date="2026-01-01T00:00:00Z">
        <w:r>
          <w:delText xml:space="preserve">with entries</w:delText>
        </w:r>
      </w:del>
      <w:del w:id="8247" w:author="PR Preview" w:date="2026-01-01T00:00:00Z">
        <w:r>
          <w:delText xml:space="preserve"> </w:delText>
        </w:r>
      </w:del>
      <m:oMath>
        <m:sSub>
          <m:e>
            <m:r>
              <m:t>d</m:t>
            </m:r>
          </m:e>
          <m:sub>
            <m:r>
              <m:t>i</m:t>
            </m:r>
            <m:r>
              <m:t>l</m:t>
            </m:r>
          </m:sub>
        </m:sSub>
      </m:oMath>
      <w:del w:id="8248" w:author="PR Preview" w:date="2026-01-01T00:00:00Z">
        <w:r>
          <w:delText xml:space="preserve"> </w:delText>
        </w:r>
      </w:del>
      <w:del w:id="8249" w:author="PR Preview" w:date="2026-01-01T00:00:00Z">
        <w:r>
          <w:delText xml:space="preserve">and</w:delText>
        </w:r>
      </w:del>
      <w:del w:id="8250" w:author="PR Preview" w:date="2026-01-01T00:00:00Z">
        <w:r>
          <w:delText xml:space="preserve"> </w:delText>
        </w:r>
      </w:del>
      <m:oMath>
        <m:sSub>
          <m:e>
            <m:r>
              <m:t>e</m:t>
            </m:r>
          </m:e>
          <m:sub>
            <m:r>
              <m:t>l</m:t>
            </m:r>
            <m:r>
              <m:t>j</m:t>
            </m:r>
          </m:sub>
        </m:sSub>
      </m:oMath>
      <w:del w:id="8251" w:author="PR Preview" w:date="2026-01-01T00:00:00Z">
        <w:r>
          <w:delText xml:space="preserve"> </w:delText>
        </w:r>
      </w:del>
      <w:del w:id="8252" w:author="PR Preview" w:date="2026-01-01T00:00:00Z">
        <w:r>
          <w:delText xml:space="preserve">(so</w:delText>
        </w:r>
      </w:del>
      <w:del w:id="8253" w:author="PR Preview" w:date="2026-01-01T00:00:00Z">
        <w:r>
          <w:delText xml:space="preserve"> </w:delText>
        </w:r>
      </w:del>
      <m:oMath>
        <m:sSub>
          <m:e>
            <m:r>
              <m:t>d</m:t>
            </m:r>
          </m:e>
          <m:sub>
            <m:r>
              <m:t>i</m:t>
            </m:r>
            <m:r>
              <m:t>i</m:t>
            </m:r>
          </m:sub>
        </m:sSub>
        <m:r>
          <m:rPr>
            <m:sty m:val="p"/>
          </m:rPr>
          <m:t>=</m:t>
        </m:r>
        <m:sSub>
          <m:e>
            <m:r>
              <m:t>d</m:t>
            </m:r>
          </m:e>
          <m:sub>
            <m:r>
              <m:t>i</m:t>
            </m:r>
          </m:sub>
        </m:sSub>
      </m:oMath>
      <w:del w:id="8254" w:author="PR Preview" w:date="2026-01-01T00:00:00Z">
        <w:r>
          <w:delText xml:space="preserve"> </w:delText>
        </w:r>
      </w:del>
      <w:del w:id="8255" w:author="PR Preview" w:date="2026-01-01T00:00:00Z">
        <w:r>
          <w:delText xml:space="preserve">and</w:delText>
        </w:r>
      </w:del>
      <w:del w:id="8256" w:author="PR Preview" w:date="2026-01-01T00:00:00Z">
        <w:r>
          <w:delText xml:space="preserve"> </w:delText>
        </w:r>
      </w:del>
      <m:oMath>
        <m:sSub>
          <m:e>
            <m:r>
              <m:t>e</m:t>
            </m:r>
          </m:e>
          <m:sub>
            <m:r>
              <m:t>j</m:t>
            </m:r>
            <m:r>
              <m:t>j</m:t>
            </m:r>
          </m:sub>
        </m:sSub>
        <m:r>
          <m:rPr>
            <m:sty m:val="p"/>
          </m:rPr>
          <m:t>=</m:t>
        </m:r>
        <m:sSub>
          <m:e>
            <m:r>
              <m:t>e</m:t>
            </m:r>
          </m:e>
          <m:sub>
            <m:r>
              <m:t>j</m:t>
            </m:r>
          </m:sub>
        </m:sSub>
      </m:oMath>
      <w:del w:id="8257" w:author="PR Preview" w:date="2026-01-01T00:00:00Z">
        <w:r>
          <w:delText xml:space="preserve">),</w:delText>
        </w:r>
      </w:del>
      <w:del w:id="8258" w:author="PR Preview" w:date="2026-01-01T00:00:00Z">
        <w:r>
          <w:delText xml:space="preserve"> </w:delText>
        </w:r>
      </w:del>
      <w:del w:id="8259" w:author="PR Preview" w:date="2026-01-01T00:00:00Z">
        <w:r>
          <w:delText xml:space="preserve">entry</w:delText>
        </w:r>
      </w:del>
      <w:del w:id="8260" w:author="PR Preview" w:date="2026-01-01T00:00:00Z">
        <w:r>
          <w:delText xml:space="preserve"> </w:delText>
        </w:r>
      </w:del>
      <m:oMath>
        <m:r>
          <m:rPr>
            <m:sty m:val="p"/>
          </m:rPr>
          <m:t>(</m:t>
        </m:r>
        <m:r>
          <m:t>i</m:t>
        </m:r>
        <m:r>
          <m:rPr>
            <m:sty m:val="p"/>
          </m:rPr>
          <m:t>,</m:t>
        </m:r>
        <m:r>
          <m:t>j</m:t>
        </m:r>
        <m:r>
          <m:rPr>
            <m:sty m:val="p"/>
          </m:rPr>
          <m:t>)</m:t>
        </m:r>
      </m:oMath>
      <w:del w:id="8261" w:author="PR Preview" w:date="2026-01-01T00:00:00Z">
        <w:r>
          <w:delText xml:space="preserve"> </w:delText>
        </w:r>
      </w:del>
      <w:del w:id="8262" w:author="PR Preview" w:date="2026-01-01T00:00:00Z">
        <w:r>
          <w:delText xml:space="preserve">of</w:delText>
        </w:r>
      </w:del>
      <w:del w:id="8263" w:author="PR Preview" w:date="2026-01-01T00:00:00Z">
        <w:r>
          <w:delText xml:space="preserve"> </w:delText>
        </w:r>
      </w:del>
      <m:oMath>
        <m:r>
          <m:rPr>
            <m:sty m:val="bi"/>
          </m:rPr>
          <m:t>D</m:t>
        </m:r>
        <m:r>
          <m:rPr>
            <m:sty m:val="bi"/>
          </m:rPr>
          <m:t>E</m:t>
        </m:r>
      </m:oMath>
      <w:del w:id="8264" w:author="PR Preview" w:date="2026-01-01T00:00:00Z">
        <w:r>
          <w:delText xml:space="preserve"> </w:delText>
        </w:r>
      </w:del>
      <w:del w:id="8265" w:author="PR Preview" w:date="2026-01-01T00:00:00Z">
        <w:r>
          <w:delText xml:space="preserve">is</w:delText>
        </w:r>
      </w:del>
      <w:del w:id="8266" w:author="PR Preview" w:date="2026-01-01T00:00:00Z">
        <w:r>
          <w:delText xml:space="preserve"> </w:delText>
        </w:r>
      </w:del>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del w:id="8267" w:author="PR Preview" w:date="2026-01-01T00:00:00Z">
        <w:r>
          <w:delText xml:space="preserve"> </w:delText>
        </w:r>
      </w:del>
      <w:del w:id="8268" w:author="PR Preview" w:date="2026-01-01T00:00:00Z">
        <w:r>
          <w:delText xml:space="preserve">(</w:delText>
        </w:r>
      </w:del>
      <w:hyperlink w:anchor="def-matrix-mult">
        <w:del w:id="8269" w:author="PR Preview" w:date="2026-01-01T00:00:00Z">
          <w:r>
            <w:rPr>
              <w:rStyle w:val="Hyperlink"/>
            </w:rPr>
            <w:delText xml:space="preserve">Definition 24</w:delText>
          </w:r>
        </w:del>
      </w:hyperlink>
      <w:del w:id="8270" w:author="PR Preview" w:date="2026-01-01T00:00:00Z">
        <w:r>
          <w:delText xml:space="preserve">),</w:delText>
        </w:r>
      </w:del>
      <w:del w:id="8271" w:author="PR Preview" w:date="2026-01-01T00:00:00Z">
        <w:r>
          <w:delText xml:space="preserve"> </w:delText>
        </w:r>
      </w:del>
      <w:del w:id="8272" w:author="PR Preview" w:date="2026-01-01T00:00:00Z">
        <w:r>
          <w:delText xml:space="preserve">where</w:delText>
        </w:r>
      </w:del>
      <w:del w:id="8273" w:author="PR Preview" w:date="2026-01-01T00:00:00Z">
        <w:r>
          <w:delText xml:space="preserve"> </w:delText>
        </w:r>
      </w:del>
      <m:oMath>
        <m:sSub>
          <m:e>
            <m:r>
              <m:t>d</m:t>
            </m:r>
          </m:e>
          <m:sub>
            <m:r>
              <m:t>i</m:t>
            </m:r>
            <m:r>
              <m:t>l</m:t>
            </m:r>
          </m:sub>
        </m:sSub>
        <m:r>
          <m:rPr>
            <m:sty m:val="p"/>
          </m:rPr>
          <m:t>=</m:t>
        </m:r>
        <m:r>
          <m:t>0</m:t>
        </m:r>
      </m:oMath>
      <w:del w:id="8274" w:author="PR Preview" w:date="2026-01-01T00:00:00Z">
        <w:r>
          <w:delText xml:space="preserve"> </w:delText>
        </w:r>
      </w:del>
      <w:del w:id="8275" w:author="PR Preview" w:date="2026-01-01T00:00:00Z">
        <w:r>
          <w:delText xml:space="preserve">unless</w:delText>
        </w:r>
      </w:del>
      <w:del w:id="8276" w:author="PR Preview" w:date="2026-01-01T00:00:00Z">
        <w:r>
          <w:delText xml:space="preserve"> </w:delText>
        </w:r>
      </w:del>
      <m:oMath>
        <m:r>
          <m:t>l</m:t>
        </m:r>
        <m:r>
          <m:rPr>
            <m:sty m:val="p"/>
          </m:rPr>
          <m:t>=</m:t>
        </m:r>
        <m:r>
          <m:t>i</m:t>
        </m:r>
      </m:oMath>
      <w:del w:id="8277" w:author="PR Preview" w:date="2026-01-01T00:00:00Z">
        <w:r>
          <w:delText xml:space="preserve"> </w:delText>
        </w:r>
      </w:del>
      <w:del w:id="8278" w:author="PR Preview" w:date="2026-01-01T00:00:00Z">
        <w:r>
          <w:delText xml:space="preserve">and</w:delText>
        </w:r>
      </w:del>
      <w:del w:id="8279" w:author="PR Preview" w:date="2026-01-01T00:00:00Z">
        <w:r>
          <w:delText xml:space="preserve"> </w:delText>
        </w:r>
      </w:del>
      <m:oMath>
        <m:sSub>
          <m:e>
            <m:r>
              <m:t>e</m:t>
            </m:r>
          </m:e>
          <m:sub>
            <m:r>
              <m:t>l</m:t>
            </m:r>
            <m:r>
              <m:t>j</m:t>
            </m:r>
          </m:sub>
        </m:sSub>
        <m:r>
          <m:rPr>
            <m:sty m:val="p"/>
          </m:rPr>
          <m:t>=</m:t>
        </m:r>
        <m:r>
          <m:t>0</m:t>
        </m:r>
      </m:oMath>
      <w:del w:id="8280" w:author="PR Preview" w:date="2026-01-01T00:00:00Z">
        <w:r>
          <w:delText xml:space="preserve"> </w:delText>
        </w:r>
      </w:del>
      <w:del w:id="8281" w:author="PR Preview" w:date="2026-01-01T00:00:00Z">
        <w:r>
          <w:delText xml:space="preserve">unless</w:delText>
        </w:r>
      </w:del>
      <w:del w:id="8282" w:author="PR Preview" w:date="2026-01-01T00:00:00Z">
        <w:r>
          <w:delText xml:space="preserve"> </w:delText>
        </w:r>
      </w:del>
      <m:oMath>
        <m:r>
          <m:t>l</m:t>
        </m:r>
        <m:r>
          <m:rPr>
            <m:sty m:val="p"/>
          </m:rPr>
          <m:t>=</m:t>
        </m:r>
        <m:r>
          <m:t>j</m:t>
        </m:r>
      </m:oMath>
      <w:del w:id="8283" w:author="PR Preview" w:date="2026-01-01T00:00:00Z">
        <w:r>
          <w:delText xml:space="preserve">.</w:delText>
        </w:r>
      </w:del>
      <w:del w:id="8284" w:author="PR Preview" w:date="2026-01-01T00:00:00Z">
        <w:r>
          <w:delText xml:space="preserve"> </w:delText>
        </w:r>
      </w:del>
      <w:del w:id="8285" w:author="PR Preview" w:date="2026-01-01T00:00:00Z">
        <w:r>
          <w:delText xml:space="preserve">For</w:delText>
        </w:r>
      </w:del>
      <w:del w:id="8286" w:author="PR Preview" w:date="2026-01-01T00:00:00Z">
        <w:r>
          <w:delText xml:space="preserve"> </w:delText>
        </w:r>
      </w:del>
      <m:oMath>
        <m:r>
          <m:t>i</m:t>
        </m:r>
        <m:r>
          <m:rPr>
            <m:sty m:val="p"/>
          </m:rPr>
          <m:t>≠</m:t>
        </m:r>
        <m:r>
          <m:t>j</m:t>
        </m:r>
      </m:oMath>
      <w:del w:id="8287" w:author="PR Preview" w:date="2026-01-01T00:00:00Z">
        <w:r>
          <w:delText xml:space="preserve"> </w:delText>
        </w:r>
      </w:del>
      <w:del w:id="8288" w:author="PR Preview" w:date="2026-01-01T00:00:00Z">
        <w:r>
          <w:delText xml:space="preserve">no term survives, so the entry is</w:delText>
        </w:r>
      </w:del>
      <w:del w:id="8289" w:author="PR Preview" w:date="2026-01-01T00:00:00Z">
        <w:r>
          <w:delText xml:space="preserve"> </w:delText>
        </w:r>
      </w:del>
      <m:oMath>
        <m:r>
          <m:t>0</m:t>
        </m:r>
      </m:oMath>
      <w:del w:id="8290" w:author="PR Preview" w:date="2026-01-01T00:00:00Z">
        <w:r>
          <w:delText xml:space="preserve">;</w:delText>
        </w:r>
      </w:del>
      <w:del w:id="8291" w:author="PR Preview" w:date="2026-01-01T00:00:00Z">
        <w:r>
          <w:delText xml:space="preserve"> </w:delText>
        </w:r>
      </w:del>
      <w:del w:id="8292" w:author="PR Preview" w:date="2026-01-01T00:00:00Z">
        <w:r>
          <w:delText xml:space="preserve">for</w:delText>
        </w:r>
      </w:del>
      <w:del w:id="8293" w:author="PR Preview" w:date="2026-01-01T00:00:00Z">
        <w:r>
          <w:delText xml:space="preserve"> </w:delText>
        </w:r>
      </w:del>
      <m:oMath>
        <m:r>
          <m:t>i</m:t>
        </m:r>
        <m:r>
          <m:rPr>
            <m:sty m:val="p"/>
          </m:rPr>
          <m:t>=</m:t>
        </m:r>
        <m:r>
          <m:t>j</m:t>
        </m:r>
      </m:oMath>
      <w:del w:id="8294" w:author="PR Preview" w:date="2026-01-01T00:00:00Z">
        <w:r>
          <w:delText xml:space="preserve"> </w:delText>
        </w:r>
      </w:del>
      <w:del w:id="8295" w:author="PR Preview" w:date="2026-01-01T00:00:00Z">
        <w:r>
          <w:delText xml:space="preserve">only</w:delText>
        </w:r>
      </w:del>
      <w:del w:id="8296" w:author="PR Preview" w:date="2026-01-01T00:00:00Z">
        <w:r>
          <w:delText xml:space="preserve"> </w:delText>
        </w:r>
      </w:del>
      <m:oMath>
        <m:r>
          <m:t>l</m:t>
        </m:r>
        <m:r>
          <m:rPr>
            <m:sty m:val="p"/>
          </m:rPr>
          <m:t>=</m:t>
        </m:r>
        <m:r>
          <m:t>i</m:t>
        </m:r>
      </m:oMath>
      <w:del w:id="8297" w:author="PR Preview" w:date="2026-01-01T00:00:00Z">
        <w:r>
          <w:delText xml:space="preserve"> </w:delText>
        </w:r>
      </w:del>
      <w:del w:id="8298" w:author="PR Preview" w:date="2026-01-01T00:00:00Z">
        <w:r>
          <w:delText xml:space="preserve">survives, giving</w:delText>
        </w:r>
      </w:del>
      <w:del w:id="8299" w:author="PR Preview" w:date="2026-01-01T00:00:00Z">
        <w:r>
          <w:delText xml:space="preserve"> </w:delText>
        </w:r>
      </w:del>
      <m:oMath>
        <m:sSub>
          <m:e>
            <m:r>
              <m:t>d</m:t>
            </m:r>
          </m:e>
          <m:sub>
            <m:r>
              <m:t>i</m:t>
            </m:r>
          </m:sub>
        </m:sSub>
        <m:r>
          <m:t> </m:t>
        </m:r>
        <m:sSub>
          <m:e>
            <m:r>
              <m:t>e</m:t>
            </m:r>
          </m:e>
          <m:sub>
            <m:r>
              <m:t>i</m:t>
            </m:r>
          </m:sub>
        </m:sSub>
      </m:oMath>
      <w:del w:id="8300" w:author="PR Preview" w:date="2026-01-01T00:00:00Z">
        <w:r>
          <w:delText xml:space="preserve">.</w:delText>
        </w:r>
      </w:del>
      <w:del w:id="8301" w:author="PR Preview" w:date="2026-01-01T00:00:00Z">
        <w:r>
          <w:delText xml:space="preserve"> </w:delText>
        </w:r>
      </w:del>
      <w:del w:id="8302" w:author="PR Preview" w:date="2026-01-01T00:00:00Z">
        <w:r>
          <w:delText xml:space="preserve">So</w:delText>
        </w:r>
      </w:del>
      <w:del w:id="8303" w:author="PR Preview" w:date="2026-01-01T00:00:00Z">
        <w:r>
          <w:delText xml:space="preserve"> </w:delText>
        </w:r>
      </w:del>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del w:id="8304" w:author="PR Preview" w:date="2026-01-01T00:00:00Z">
        <w:r>
          <w:delText xml:space="preserve">,</w:delText>
        </w:r>
      </w:del>
      <w:del w:id="8305" w:author="PR Preview" w:date="2026-01-01T00:00:00Z">
        <w:r>
          <w:delText xml:space="preserve"> </w:delText>
        </w:r>
      </w:del>
      <w:del w:id="8306" w:author="PR Preview" w:date="2026-01-01T00:00:00Z">
        <w:r>
          <w:delText xml:space="preserve">and</w:delText>
        </w:r>
      </w:del>
      <w:del w:id="8307" w:author="PR Preview" w:date="2026-01-01T00:00:00Z">
        <w:r>
          <w:delText xml:space="preserve"> </w:delText>
        </w:r>
      </w:del>
      <w:hyperlink r:id="rId133">
        <w:del w:id="8308" w:author="PR Preview" w:date="2026-01-01T00:00:00Z">
          <w:r>
            <w:rPr>
              <w:rStyle w:val="Hyperlink"/>
            </w:rPr>
            <w:delText xml:space="preserve">induction</w:delText>
          </w:r>
        </w:del>
      </w:hyperlink>
      <w:del w:id="8309" w:author="PR Preview" w:date="2026-01-01T00:00:00Z">
        <w:r>
          <w:delText xml:space="preserve"> </w:delText>
        </w:r>
      </w:del>
      <w:del w:id="8310" w:author="PR Preview" w:date="2026-01-01T00:00:00Z">
        <w:r>
          <w:delText xml:space="preserve">on</w:delText>
        </w:r>
      </w:del>
      <w:del w:id="8311" w:author="PR Preview" w:date="2026-01-01T00:00:00Z">
        <w:r>
          <w:delText xml:space="preserve"> </w:delText>
        </w:r>
      </w:del>
      <m:oMath>
        <m:r>
          <m:t>k</m:t>
        </m:r>
      </m:oMath>
      <w:del w:id="8312" w:author="PR Preview" w:date="2026-01-01T00:00:00Z">
        <w:r>
          <w:delText xml:space="preserve"> </w:delText>
        </w:r>
      </w:del>
      <w:del w:id="8313" w:author="PR Preview" w:date="2026-01-01T00:00:00Z">
        <w:r>
          <w:delText xml:space="preserve">gives</w:delText>
        </w:r>
      </w:del>
      <w:del w:id="8314"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8315" w:author="PR Preview" w:date="2026-01-01T00:00:00Z">
        <w:r>
          <w:delText xml:space="preserve">.</w:delText>
        </w:r>
      </w:del>
    </w:p>
    <w:p>
      <w:pPr>
        <w:pStyle w:val="BodyText"/>
      </w:pPr>
      <w:ins w:id="8316" w:author="PR Preview" w:date="2026-01-01T00:00:00Z">
        <w:r>
          <w:rPr>
            <w:i/>
            <w:iCs/>
          </w:rPr>
          <w:t xml:space="preserve">Proof</w:t>
        </w:r>
      </w:ins>
      <w:ins w:id="8317" w:author="PR Preview" w:date="2026-01-01T00:00:00Z">
        <w:r>
          <w:t xml:space="preserve">. </w:t>
        </w:r>
      </w:ins>
      <w:ins w:id="8318" w:author="PR Preview" w:date="2026-01-01T00:00:00Z">
        <w:r>
          <w:rPr>
            <w:b/>
            <w:bCs/>
          </w:rPr>
          <w:t xml:space="preserve">Powers of</w:t>
        </w:r>
      </w:ins>
      <w:ins w:id="8319" w:author="PR Preview" w:date="2026-01-01T00:00:00Z">
        <w:r>
          <w:rPr>
            <w:b/>
            <w:bCs/>
          </w:rPr>
          <w:t xml:space="preserve"> </w:t>
        </w:r>
      </w:ins>
      <m:oMath>
        <m:r>
          <m:rPr>
            <m:sty m:val="b"/>
          </m:rPr>
          <m:t>Λ</m:t>
        </m:r>
      </m:oMath>
      <w:ins w:id="8320" w:author="PR Preview" w:date="2026-01-01T00:00:00Z">
        <w:r>
          <w:rPr>
            <w:b/>
            <w:bCs/>
          </w:rPr>
          <w:t xml:space="preserve">.</w:t>
        </w:r>
      </w:ins>
      <w:ins w:id="8321" w:author="PR Preview" w:date="2026-01-01T00:00:00Z">
        <w:r>
          <w:t xml:space="preserve"> </w:t>
        </w:r>
      </w:ins>
      <w:ins w:id="8322" w:author="PR Preview" w:date="2026-01-01T00:00:00Z">
        <w:r>
          <w:t xml:space="preserve">If</w:t>
        </w:r>
      </w:ins>
      <w:ins w:id="8323" w:author="PR Preview" w:date="2026-01-01T00:00:00Z">
        <w:r>
          <w:t xml:space="preserve"> </w:t>
        </w:r>
      </w:ins>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ins w:id="8324" w:author="PR Preview" w:date="2026-01-01T00:00:00Z">
        <w:r>
          <w:t xml:space="preserve"> </w:t>
        </w:r>
      </w:ins>
      <w:ins w:id="8325" w:author="PR Preview" w:date="2026-01-01T00:00:00Z">
        <w:r>
          <w:t xml:space="preserve">and</w:t>
        </w:r>
      </w:ins>
      <w:ins w:id="8326" w:author="PR Preview" w:date="2026-01-01T00:00:00Z">
        <w:r>
          <w:t xml:space="preserve"> </w:t>
        </w:r>
      </w:ins>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ins w:id="8327" w:author="PR Preview" w:date="2026-01-01T00:00:00Z">
        <w:r>
          <w:t xml:space="preserve">,</w:t>
        </w:r>
      </w:ins>
      <w:ins w:id="8328" w:author="PR Preview" w:date="2026-01-01T00:00:00Z">
        <w:r>
          <w:t xml:space="preserve"> </w:t>
        </w:r>
      </w:ins>
      <w:ins w:id="8329" w:author="PR Preview" w:date="2026-01-01T00:00:00Z">
        <w:r>
          <w:t xml:space="preserve">with entries</w:t>
        </w:r>
      </w:ins>
      <w:ins w:id="8330" w:author="PR Preview" w:date="2026-01-01T00:00:00Z">
        <w:r>
          <w:t xml:space="preserve"> </w:t>
        </w:r>
      </w:ins>
      <m:oMath>
        <m:sSub>
          <m:e>
            <m:r>
              <m:t>d</m:t>
            </m:r>
          </m:e>
          <m:sub>
            <m:r>
              <m:t>i</m:t>
            </m:r>
            <m:r>
              <m:t>l</m:t>
            </m:r>
          </m:sub>
        </m:sSub>
      </m:oMath>
      <w:ins w:id="8331" w:author="PR Preview" w:date="2026-01-01T00:00:00Z">
        <w:r>
          <w:t xml:space="preserve"> </w:t>
        </w:r>
      </w:ins>
      <w:ins w:id="8332" w:author="PR Preview" w:date="2026-01-01T00:00:00Z">
        <w:r>
          <w:t xml:space="preserve">and</w:t>
        </w:r>
      </w:ins>
      <w:ins w:id="8333" w:author="PR Preview" w:date="2026-01-01T00:00:00Z">
        <w:r>
          <w:t xml:space="preserve"> </w:t>
        </w:r>
      </w:ins>
      <m:oMath>
        <m:sSub>
          <m:e>
            <m:r>
              <m:t>e</m:t>
            </m:r>
          </m:e>
          <m:sub>
            <m:r>
              <m:t>l</m:t>
            </m:r>
            <m:r>
              <m:t>j</m:t>
            </m:r>
          </m:sub>
        </m:sSub>
      </m:oMath>
      <w:ins w:id="8334" w:author="PR Preview" w:date="2026-01-01T00:00:00Z">
        <w:r>
          <w:t xml:space="preserve"> </w:t>
        </w:r>
      </w:ins>
      <w:ins w:id="8335" w:author="PR Preview" w:date="2026-01-01T00:00:00Z">
        <w:r>
          <w:t xml:space="preserve">(so</w:t>
        </w:r>
      </w:ins>
      <w:ins w:id="8336" w:author="PR Preview" w:date="2026-01-01T00:00:00Z">
        <w:r>
          <w:t xml:space="preserve"> </w:t>
        </w:r>
      </w:ins>
      <m:oMath>
        <m:sSub>
          <m:e>
            <m:r>
              <m:t>d</m:t>
            </m:r>
          </m:e>
          <m:sub>
            <m:r>
              <m:t>i</m:t>
            </m:r>
            <m:r>
              <m:t>i</m:t>
            </m:r>
          </m:sub>
        </m:sSub>
        <m:r>
          <m:rPr>
            <m:sty m:val="p"/>
          </m:rPr>
          <m:t>=</m:t>
        </m:r>
        <m:sSub>
          <m:e>
            <m:r>
              <m:t>d</m:t>
            </m:r>
          </m:e>
          <m:sub>
            <m:r>
              <m:t>i</m:t>
            </m:r>
          </m:sub>
        </m:sSub>
      </m:oMath>
      <w:ins w:id="8337" w:author="PR Preview" w:date="2026-01-01T00:00:00Z">
        <w:r>
          <w:t xml:space="preserve"> </w:t>
        </w:r>
      </w:ins>
      <w:ins w:id="8338" w:author="PR Preview" w:date="2026-01-01T00:00:00Z">
        <w:r>
          <w:t xml:space="preserve">and</w:t>
        </w:r>
      </w:ins>
      <w:ins w:id="8339" w:author="PR Preview" w:date="2026-01-01T00:00:00Z">
        <w:r>
          <w:t xml:space="preserve"> </w:t>
        </w:r>
      </w:ins>
      <m:oMath>
        <m:sSub>
          <m:e>
            <m:r>
              <m:t>e</m:t>
            </m:r>
          </m:e>
          <m:sub>
            <m:r>
              <m:t>j</m:t>
            </m:r>
            <m:r>
              <m:t>j</m:t>
            </m:r>
          </m:sub>
        </m:sSub>
        <m:r>
          <m:rPr>
            <m:sty m:val="p"/>
          </m:rPr>
          <m:t>=</m:t>
        </m:r>
        <m:sSub>
          <m:e>
            <m:r>
              <m:t>e</m:t>
            </m:r>
          </m:e>
          <m:sub>
            <m:r>
              <m:t>j</m:t>
            </m:r>
          </m:sub>
        </m:sSub>
      </m:oMath>
      <w:ins w:id="8340" w:author="PR Preview" w:date="2026-01-01T00:00:00Z">
        <w:r>
          <w:t xml:space="preserve">),</w:t>
        </w:r>
      </w:ins>
      <w:ins w:id="8341" w:author="PR Preview" w:date="2026-01-01T00:00:00Z">
        <w:r>
          <w:t xml:space="preserve"> </w:t>
        </w:r>
      </w:ins>
      <w:ins w:id="8342" w:author="PR Preview" w:date="2026-01-01T00:00:00Z">
        <w:r>
          <w:t xml:space="preserve">entry</w:t>
        </w:r>
      </w:ins>
      <w:ins w:id="8343" w:author="PR Preview" w:date="2026-01-01T00:00:00Z">
        <w:r>
          <w:t xml:space="preserve"> </w:t>
        </w:r>
      </w:ins>
      <m:oMath>
        <m:r>
          <m:rPr>
            <m:sty m:val="p"/>
          </m:rPr>
          <m:t>(</m:t>
        </m:r>
        <m:r>
          <m:t>i</m:t>
        </m:r>
        <m:r>
          <m:rPr>
            <m:sty m:val="p"/>
          </m:rPr>
          <m:t>,</m:t>
        </m:r>
        <m:r>
          <m:t>j</m:t>
        </m:r>
        <m:r>
          <m:rPr>
            <m:sty m:val="p"/>
          </m:rPr>
          <m:t>)</m:t>
        </m:r>
      </m:oMath>
      <w:ins w:id="8344" w:author="PR Preview" w:date="2026-01-01T00:00:00Z">
        <w:r>
          <w:t xml:space="preserve"> </w:t>
        </w:r>
      </w:ins>
      <w:ins w:id="8345" w:author="PR Preview" w:date="2026-01-01T00:00:00Z">
        <w:r>
          <w:t xml:space="preserve">of</w:t>
        </w:r>
      </w:ins>
      <w:ins w:id="8346" w:author="PR Preview" w:date="2026-01-01T00:00:00Z">
        <w:r>
          <w:t xml:space="preserve"> </w:t>
        </w:r>
      </w:ins>
      <m:oMath>
        <m:r>
          <m:rPr>
            <m:sty m:val="bi"/>
          </m:rPr>
          <m:t>D</m:t>
        </m:r>
        <m:r>
          <m:rPr>
            <m:sty m:val="bi"/>
          </m:rPr>
          <m:t>E</m:t>
        </m:r>
      </m:oMath>
      <w:ins w:id="8347" w:author="PR Preview" w:date="2026-01-01T00:00:00Z">
        <w:r>
          <w:t xml:space="preserve"> </w:t>
        </w:r>
      </w:ins>
      <w:ins w:id="8348" w:author="PR Preview" w:date="2026-01-01T00:00:00Z">
        <w:r>
          <w:t xml:space="preserve">is</w:t>
        </w:r>
      </w:ins>
      <w:ins w:id="8349" w:author="PR Preview" w:date="2026-01-01T00:00:00Z">
        <w:r>
          <w:t xml:space="preserve"> </w:t>
        </w:r>
      </w:ins>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ins w:id="8350" w:author="PR Preview" w:date="2026-01-01T00:00:00Z">
        <w:r>
          <w:t xml:space="preserve"> </w:t>
        </w:r>
      </w:ins>
      <w:ins w:id="8351" w:author="PR Preview" w:date="2026-01-01T00:00:00Z">
        <w:r>
          <w:t xml:space="preserve">(4),</w:t>
        </w:r>
      </w:ins>
      <w:ins w:id="8352" w:author="PR Preview" w:date="2026-01-01T00:00:00Z">
        <w:r>
          <w:t xml:space="preserve"> </w:t>
        </w:r>
      </w:ins>
      <w:ins w:id="8353" w:author="PR Preview" w:date="2026-01-01T00:00:00Z">
        <w:r>
          <w:t xml:space="preserve">where</w:t>
        </w:r>
      </w:ins>
      <w:ins w:id="8354" w:author="PR Preview" w:date="2026-01-01T00:00:00Z">
        <w:r>
          <w:t xml:space="preserve"> </w:t>
        </w:r>
      </w:ins>
      <m:oMath>
        <m:sSub>
          <m:e>
            <m:r>
              <m:t>d</m:t>
            </m:r>
          </m:e>
          <m:sub>
            <m:r>
              <m:t>i</m:t>
            </m:r>
            <m:r>
              <m:t>l</m:t>
            </m:r>
          </m:sub>
        </m:sSub>
        <m:r>
          <m:rPr>
            <m:sty m:val="p"/>
          </m:rPr>
          <m:t>=</m:t>
        </m:r>
        <m:r>
          <m:t>0</m:t>
        </m:r>
      </m:oMath>
      <w:ins w:id="8355" w:author="PR Preview" w:date="2026-01-01T00:00:00Z">
        <w:r>
          <w:t xml:space="preserve"> </w:t>
        </w:r>
      </w:ins>
      <w:ins w:id="8356" w:author="PR Preview" w:date="2026-01-01T00:00:00Z">
        <w:r>
          <w:t xml:space="preserve">unless</w:t>
        </w:r>
      </w:ins>
      <w:ins w:id="8357" w:author="PR Preview" w:date="2026-01-01T00:00:00Z">
        <w:r>
          <w:t xml:space="preserve"> </w:t>
        </w:r>
      </w:ins>
      <m:oMath>
        <m:r>
          <m:t>l</m:t>
        </m:r>
        <m:r>
          <m:rPr>
            <m:sty m:val="p"/>
          </m:rPr>
          <m:t>=</m:t>
        </m:r>
        <m:r>
          <m:t>i</m:t>
        </m:r>
      </m:oMath>
      <w:ins w:id="8358" w:author="PR Preview" w:date="2026-01-01T00:00:00Z">
        <w:r>
          <w:t xml:space="preserve"> </w:t>
        </w:r>
      </w:ins>
      <w:ins w:id="8359" w:author="PR Preview" w:date="2026-01-01T00:00:00Z">
        <w:r>
          <w:t xml:space="preserve">and</w:t>
        </w:r>
      </w:ins>
      <w:ins w:id="8360" w:author="PR Preview" w:date="2026-01-01T00:00:00Z">
        <w:r>
          <w:t xml:space="preserve"> </w:t>
        </w:r>
      </w:ins>
      <m:oMath>
        <m:sSub>
          <m:e>
            <m:r>
              <m:t>e</m:t>
            </m:r>
          </m:e>
          <m:sub>
            <m:r>
              <m:t>l</m:t>
            </m:r>
            <m:r>
              <m:t>j</m:t>
            </m:r>
          </m:sub>
        </m:sSub>
        <m:r>
          <m:rPr>
            <m:sty m:val="p"/>
          </m:rPr>
          <m:t>=</m:t>
        </m:r>
        <m:r>
          <m:t>0</m:t>
        </m:r>
      </m:oMath>
      <w:ins w:id="8361" w:author="PR Preview" w:date="2026-01-01T00:00:00Z">
        <w:r>
          <w:t xml:space="preserve"> </w:t>
        </w:r>
      </w:ins>
      <w:ins w:id="8362" w:author="PR Preview" w:date="2026-01-01T00:00:00Z">
        <w:r>
          <w:t xml:space="preserve">unless</w:t>
        </w:r>
      </w:ins>
      <w:ins w:id="8363" w:author="PR Preview" w:date="2026-01-01T00:00:00Z">
        <w:r>
          <w:t xml:space="preserve"> </w:t>
        </w:r>
      </w:ins>
      <m:oMath>
        <m:r>
          <m:t>l</m:t>
        </m:r>
        <m:r>
          <m:rPr>
            <m:sty m:val="p"/>
          </m:rPr>
          <m:t>=</m:t>
        </m:r>
        <m:r>
          <m:t>j</m:t>
        </m:r>
      </m:oMath>
      <w:ins w:id="8364" w:author="PR Preview" w:date="2026-01-01T00:00:00Z">
        <w:r>
          <w:t xml:space="preserve">.</w:t>
        </w:r>
      </w:ins>
      <w:ins w:id="8365" w:author="PR Preview" w:date="2026-01-01T00:00:00Z">
        <w:r>
          <w:t xml:space="preserve"> </w:t>
        </w:r>
      </w:ins>
      <w:ins w:id="8366" w:author="PR Preview" w:date="2026-01-01T00:00:00Z">
        <w:r>
          <w:t xml:space="preserve">For</w:t>
        </w:r>
      </w:ins>
      <w:ins w:id="8367" w:author="PR Preview" w:date="2026-01-01T00:00:00Z">
        <w:r>
          <w:t xml:space="preserve"> </w:t>
        </w:r>
      </w:ins>
      <m:oMath>
        <m:r>
          <m:t>i</m:t>
        </m:r>
        <m:r>
          <m:rPr>
            <m:sty m:val="p"/>
          </m:rPr>
          <m:t>≠</m:t>
        </m:r>
        <m:r>
          <m:t>j</m:t>
        </m:r>
      </m:oMath>
      <w:ins w:id="8368" w:author="PR Preview" w:date="2026-01-01T00:00:00Z">
        <w:r>
          <w:t xml:space="preserve"> </w:t>
        </w:r>
      </w:ins>
      <w:ins w:id="8369" w:author="PR Preview" w:date="2026-01-01T00:00:00Z">
        <w:r>
          <w:t xml:space="preserve">no term survives, so the entry is</w:t>
        </w:r>
      </w:ins>
      <w:ins w:id="8370" w:author="PR Preview" w:date="2026-01-01T00:00:00Z">
        <w:r>
          <w:t xml:space="preserve"> </w:t>
        </w:r>
      </w:ins>
      <m:oMath>
        <m:r>
          <m:t>0</m:t>
        </m:r>
      </m:oMath>
      <w:ins w:id="8371" w:author="PR Preview" w:date="2026-01-01T00:00:00Z">
        <w:r>
          <w:t xml:space="preserve">;</w:t>
        </w:r>
      </w:ins>
      <w:ins w:id="8372" w:author="PR Preview" w:date="2026-01-01T00:00:00Z">
        <w:r>
          <w:t xml:space="preserve"> </w:t>
        </w:r>
      </w:ins>
      <w:ins w:id="8373" w:author="PR Preview" w:date="2026-01-01T00:00:00Z">
        <w:r>
          <w:t xml:space="preserve">for</w:t>
        </w:r>
      </w:ins>
      <w:ins w:id="8374" w:author="PR Preview" w:date="2026-01-01T00:00:00Z">
        <w:r>
          <w:t xml:space="preserve"> </w:t>
        </w:r>
      </w:ins>
      <m:oMath>
        <m:r>
          <m:t>i</m:t>
        </m:r>
        <m:r>
          <m:rPr>
            <m:sty m:val="p"/>
          </m:rPr>
          <m:t>=</m:t>
        </m:r>
        <m:r>
          <m:t>j</m:t>
        </m:r>
      </m:oMath>
      <w:ins w:id="8375" w:author="PR Preview" w:date="2026-01-01T00:00:00Z">
        <w:r>
          <w:t xml:space="preserve"> </w:t>
        </w:r>
      </w:ins>
      <w:ins w:id="8376" w:author="PR Preview" w:date="2026-01-01T00:00:00Z">
        <w:r>
          <w:t xml:space="preserve">only</w:t>
        </w:r>
      </w:ins>
      <w:ins w:id="8377" w:author="PR Preview" w:date="2026-01-01T00:00:00Z">
        <w:r>
          <w:t xml:space="preserve"> </w:t>
        </w:r>
      </w:ins>
      <m:oMath>
        <m:r>
          <m:t>l</m:t>
        </m:r>
        <m:r>
          <m:rPr>
            <m:sty m:val="p"/>
          </m:rPr>
          <m:t>=</m:t>
        </m:r>
        <m:r>
          <m:t>i</m:t>
        </m:r>
      </m:oMath>
      <w:ins w:id="8378" w:author="PR Preview" w:date="2026-01-01T00:00:00Z">
        <w:r>
          <w:t xml:space="preserve"> </w:t>
        </w:r>
      </w:ins>
      <w:ins w:id="8379" w:author="PR Preview" w:date="2026-01-01T00:00:00Z">
        <w:r>
          <w:t xml:space="preserve">survives, giving</w:t>
        </w:r>
      </w:ins>
      <w:ins w:id="8380" w:author="PR Preview" w:date="2026-01-01T00:00:00Z">
        <w:r>
          <w:t xml:space="preserve"> </w:t>
        </w:r>
      </w:ins>
      <m:oMath>
        <m:sSub>
          <m:e>
            <m:r>
              <m:t>d</m:t>
            </m:r>
          </m:e>
          <m:sub>
            <m:r>
              <m:t>i</m:t>
            </m:r>
          </m:sub>
        </m:sSub>
        <m:r>
          <m:t> </m:t>
        </m:r>
        <m:sSub>
          <m:e>
            <m:r>
              <m:t>e</m:t>
            </m:r>
          </m:e>
          <m:sub>
            <m:r>
              <m:t>i</m:t>
            </m:r>
          </m:sub>
        </m:sSub>
      </m:oMath>
      <w:ins w:id="8381" w:author="PR Preview" w:date="2026-01-01T00:00:00Z">
        <w:r>
          <w:t xml:space="preserve">.</w:t>
        </w:r>
      </w:ins>
      <w:ins w:id="8382" w:author="PR Preview" w:date="2026-01-01T00:00:00Z">
        <w:r>
          <w:t xml:space="preserve"> </w:t>
        </w:r>
      </w:ins>
      <w:ins w:id="8383" w:author="PR Preview" w:date="2026-01-01T00:00:00Z">
        <w:r>
          <w:t xml:space="preserve">So</w:t>
        </w:r>
      </w:ins>
      <w:ins w:id="8384" w:author="PR Preview" w:date="2026-01-01T00:00:00Z">
        <w:r>
          <w:t xml:space="preserve"> </w:t>
        </w:r>
      </w:ins>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ins w:id="8385" w:author="PR Preview" w:date="2026-01-01T00:00:00Z">
        <w:r>
          <w:t xml:space="preserve">,</w:t>
        </w:r>
      </w:ins>
      <w:ins w:id="8386" w:author="PR Preview" w:date="2026-01-01T00:00:00Z">
        <w:r>
          <w:t xml:space="preserve"> </w:t>
        </w:r>
      </w:ins>
      <w:ins w:id="8387" w:author="PR Preview" w:date="2026-01-01T00:00:00Z">
        <w:r>
          <w:t xml:space="preserve">and</w:t>
        </w:r>
      </w:ins>
      <w:ins w:id="8388" w:author="PR Preview" w:date="2026-01-01T00:00:00Z">
        <w:r>
          <w:t xml:space="preserve"> </w:t>
        </w:r>
      </w:ins>
      <w:hyperlink r:id="rId133">
        <w:ins w:id="8389" w:author="PR Preview" w:date="2026-01-01T00:00:00Z">
          <w:r>
            <w:rPr>
              <w:rStyle w:val="Hyperlink"/>
            </w:rPr>
            <w:t xml:space="preserve">induction</w:t>
          </w:r>
        </w:ins>
      </w:hyperlink>
      <w:ins w:id="8390" w:author="PR Preview" w:date="2026-01-01T00:00:00Z">
        <w:r>
          <w:t xml:space="preserve"> </w:t>
        </w:r>
      </w:ins>
      <w:ins w:id="8391" w:author="PR Preview" w:date="2026-01-01T00:00:00Z">
        <w:r>
          <w:t xml:space="preserve">on</w:t>
        </w:r>
      </w:ins>
      <w:ins w:id="8392" w:author="PR Preview" w:date="2026-01-01T00:00:00Z">
        <w:r>
          <w:t xml:space="preserve"> </w:t>
        </w:r>
      </w:ins>
      <m:oMath>
        <m:r>
          <m:t>k</m:t>
        </m:r>
      </m:oMath>
      <w:ins w:id="8393" w:author="PR Preview" w:date="2026-01-01T00:00:00Z">
        <w:r>
          <w:t xml:space="preserve"> </w:t>
        </w:r>
      </w:ins>
      <w:ins w:id="8394" w:author="PR Preview" w:date="2026-01-01T00:00:00Z">
        <w:r>
          <w:t xml:space="preserve">gives</w:t>
        </w:r>
      </w:ins>
      <w:ins w:id="8395"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8396" w:author="PR Preview" w:date="2026-01-01T00:00:00Z">
        <w:r>
          <w:t xml:space="preserve">.</w:t>
        </w:r>
      </w:ins>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del w:id="8397" w:author="PR Preview" w:date="2026-01-01T00:00:00Z">
        <w:r>
          <w:rPr>
            <w:i/>
            <w:iCs/>
          </w:rPr>
          <w:delText xml:space="preserve">Proof</w:delText>
        </w:r>
      </w:del>
      <w:del w:id="8398" w:author="PR Preview" w:date="2026-01-01T00:00:00Z">
        <w:r>
          <w:delText xml:space="preserve">. </w:delText>
        </w:r>
      </w:del>
      <w:del w:id="8399" w:author="PR Preview" w:date="2026-01-01T00:00:00Z">
        <w:r>
          <w:rPr>
            <w:b/>
            <w:bCs/>
          </w:rPr>
          <w:delText xml:space="preserve">If</w:delText>
        </w:r>
      </w:del>
      <w:del w:id="8400" w:author="PR Preview" w:date="2026-01-01T00:00:00Z">
        <w:r>
          <w:rPr>
            <w:b/>
            <w:bCs/>
          </w:rPr>
          <w:delText xml:space="preserve"> </w:delText>
        </w:r>
      </w:del>
      <m:oMath>
        <m:r>
          <m:rPr>
            <m:sty m:val="bi"/>
          </m:rPr>
          <m:t>A</m:t>
        </m:r>
        <m:r>
          <m:rPr>
            <m:sty m:val="p"/>
          </m:rPr>
          <m:t>=</m:t>
        </m:r>
        <m:sSup>
          <m:e>
            <m:r>
              <m:rPr>
                <m:sty m:val="bi"/>
              </m:rPr>
              <m:t>B</m:t>
            </m:r>
          </m:e>
          <m:sup>
            <m:r>
              <m:rPr>
                <m:sty m:val="p"/>
              </m:rPr>
              <m:t>⊤</m:t>
            </m:r>
          </m:sup>
        </m:sSup>
        <m:r>
          <m:rPr>
            <m:sty m:val="bi"/>
          </m:rPr>
          <m:t>B</m:t>
        </m:r>
      </m:oMath>
      <w:del w:id="8401" w:author="PR Preview" w:date="2026-01-01T00:00:00Z">
        <w:r>
          <w:rPr>
            <w:b/>
            <w:bCs/>
          </w:rPr>
          <w:delText xml:space="preserve">.</w:delText>
        </w:r>
      </w:del>
      <w:del w:id="8402" w:author="PR Preview" w:date="2026-01-01T00:00:00Z">
        <w:r>
          <w:delText xml:space="preserve"> </w:delText>
        </w:r>
      </w:del>
      <m:oMath>
        <m:r>
          <m:rPr>
            <m:sty m:val="bi"/>
          </m:rPr>
          <m:t>A</m:t>
        </m:r>
      </m:oMath>
      <w:del w:id="8403" w:author="PR Preview" w:date="2026-01-01T00:00:00Z">
        <w:r>
          <w:delText xml:space="preserve"> </w:delText>
        </w:r>
      </w:del>
      <w:del w:id="8404" w:author="PR Preview" w:date="2026-01-01T00:00:00Z">
        <w:r>
          <w:delText xml:space="preserve">is symmetric, since</w:delText>
        </w:r>
      </w:del>
      <w:del w:id="8405" w:author="PR Preview" w:date="2026-01-01T00:00:00Z">
        <w:r>
          <w:delText xml:space="preserve"> </w:delText>
        </w:r>
      </w:del>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del w:id="8406" w:author="PR Preview" w:date="2026-01-01T00:00:00Z">
        <w:r>
          <w:delText xml:space="preserve"> </w:delText>
        </w:r>
      </w:del>
      <w:del w:id="8407" w:author="PR Preview" w:date="2026-01-01T00:00:00Z">
        <w:r>
          <w:delText xml:space="preserve">(</w:delText>
        </w:r>
      </w:del>
      <w:hyperlink w:anchor="thm-transpose-product">
        <w:del w:id="8408" w:author="PR Preview" w:date="2026-01-01T00:00:00Z">
          <w:r>
            <w:rPr>
              <w:rStyle w:val="Hyperlink"/>
            </w:rPr>
            <w:delText xml:space="preserve">Theorem 19</w:delText>
          </w:r>
        </w:del>
      </w:hyperlink>
      <w:del w:id="8409" w:author="PR Preview" w:date="2026-01-01T00:00:00Z">
        <w:r>
          <w:delText xml:space="preserve">,</w:delText>
        </w:r>
      </w:del>
      <w:del w:id="8410" w:author="PR Preview" w:date="2026-01-01T00:00:00Z">
        <w:r>
          <w:delText xml:space="preserve"> </w:delText>
        </w:r>
      </w:del>
      <w:hyperlink w:anchor="def-matrix-transpose">
        <w:del w:id="8411" w:author="PR Preview" w:date="2026-01-01T00:00:00Z">
          <w:r>
            <w:rPr>
              <w:rStyle w:val="Hyperlink"/>
            </w:rPr>
            <w:delText xml:space="preserve">Definition 20</w:delText>
          </w:r>
        </w:del>
      </w:hyperlink>
      <w:del w:id="8412" w:author="PR Preview" w:date="2026-01-01T00:00:00Z">
        <w:r>
          <w:delText xml:space="preserve">). For any</w:delText>
        </w:r>
      </w:del>
      <w:del w:id="8413" w:author="PR Preview" w:date="2026-01-01T00:00:00Z">
        <w:r>
          <w:delText xml:space="preserve"> </w:delText>
        </w:r>
      </w:del>
      <m:oMath>
        <m:acc>
          <m:accPr>
            <m:chr m:val="̃"/>
          </m:accPr>
          <m:e>
            <m:r>
              <m:t>x</m:t>
            </m:r>
          </m:e>
        </m:acc>
      </m:oMath>
      <w:del w:id="8414" w:author="PR Preview" w:date="2026-01-01T00:00:00Z">
        <w:r>
          <w:delText xml:space="preserve">,</w:delText>
        </w:r>
      </w:del>
    </w:p>
    <w:p>
      <w:pPr>
        <w:pStyle w:val="FirstParagraph"/>
      </w:pPr>
      <w:ins w:id="8415" w:author="PR Preview" w:date="2026-01-01T00:00:00Z">
        <w:r>
          <w:rPr>
            <w:i/>
            <w:iCs/>
          </w:rPr>
          <w:t xml:space="preserve">Proof</w:t>
        </w:r>
      </w:ins>
      <w:ins w:id="8416" w:author="PR Preview" w:date="2026-01-01T00:00:00Z">
        <w:r>
          <w:t xml:space="preserve">. </w:t>
        </w:r>
      </w:ins>
      <w:ins w:id="8417" w:author="PR Preview" w:date="2026-01-01T00:00:00Z">
        <w:r>
          <w:rPr>
            <w:b/>
            <w:bCs/>
          </w:rPr>
          <w:t xml:space="preserve">If</w:t>
        </w:r>
      </w:ins>
      <w:ins w:id="8418" w:author="PR Preview" w:date="2026-01-01T00:00:00Z">
        <w:r>
          <w:rPr>
            <w:b/>
            <w:bCs/>
          </w:rPr>
          <w:t xml:space="preserve"> </w:t>
        </w:r>
      </w:ins>
      <m:oMath>
        <m:r>
          <m:rPr>
            <m:sty m:val="bi"/>
          </m:rPr>
          <m:t>A</m:t>
        </m:r>
        <m:r>
          <m:rPr>
            <m:sty m:val="p"/>
          </m:rPr>
          <m:t>=</m:t>
        </m:r>
        <m:sSup>
          <m:e>
            <m:r>
              <m:rPr>
                <m:sty m:val="bi"/>
              </m:rPr>
              <m:t>B</m:t>
            </m:r>
          </m:e>
          <m:sup>
            <m:r>
              <m:rPr>
                <m:sty m:val="p"/>
              </m:rPr>
              <m:t>⊤</m:t>
            </m:r>
          </m:sup>
        </m:sSup>
        <m:r>
          <m:rPr>
            <m:sty m:val="bi"/>
          </m:rPr>
          <m:t>B</m:t>
        </m:r>
      </m:oMath>
      <w:ins w:id="8419" w:author="PR Preview" w:date="2026-01-01T00:00:00Z">
        <w:r>
          <w:rPr>
            <w:b/>
            <w:bCs/>
          </w:rPr>
          <w:t xml:space="preserve">.</w:t>
        </w:r>
      </w:ins>
      <w:ins w:id="8420" w:author="PR Preview" w:date="2026-01-01T00:00:00Z">
        <w:r>
          <w:t xml:space="preserve"> </w:t>
        </w:r>
      </w:ins>
      <m:oMath>
        <m:r>
          <m:rPr>
            <m:sty m:val="bi"/>
          </m:rPr>
          <m:t>A</m:t>
        </m:r>
      </m:oMath>
      <w:ins w:id="8421" w:author="PR Preview" w:date="2026-01-01T00:00:00Z">
        <w:r>
          <w:t xml:space="preserve"> </w:t>
        </w:r>
      </w:ins>
      <w:ins w:id="8422" w:author="PR Preview" w:date="2026-01-01T00:00:00Z">
        <w:r>
          <w:t xml:space="preserve">is symmetric, since</w:t>
        </w:r>
      </w:ins>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ins w:id="8423" w:author="PR Preview" w:date="2026-01-01T00:00:00Z">
        <w:r>
          <w:t xml:space="preserve">(</w:t>
        </w:r>
      </w:ins>
      <w:hyperlink w:anchor="thm-transpose-product">
        <w:ins w:id="8424" w:author="PR Preview" w:date="2026-01-01T00:00:00Z">
          <w:r>
            <w:rPr>
              <w:rStyle w:val="Hyperlink"/>
            </w:rPr>
            <w:t xml:space="preserve">Theorem 19</w:t>
          </w:r>
        </w:ins>
      </w:hyperlink>
      <w:ins w:id="8425" w:author="PR Preview" w:date="2026-01-01T00:00:00Z">
        <w:r>
          <w:t xml:space="preserve">,</w:t>
        </w:r>
      </w:ins>
      <w:ins w:id="8426" w:author="PR Preview" w:date="2026-01-01T00:00:00Z">
        <w:r>
          <w:t xml:space="preserve"> </w:t>
        </w:r>
      </w:ins>
      <w:hyperlink w:anchor="def-matrix-transpose">
        <w:ins w:id="8427" w:author="PR Preview" w:date="2026-01-01T00:00:00Z">
          <w:r>
            <w:rPr>
              <w:rStyle w:val="Hyperlink"/>
            </w:rPr>
            <w:t xml:space="preserve">Definition 20</w:t>
          </w:r>
        </w:ins>
      </w:hyperlink>
      <w:ins w:id="8428" w:author="PR Preview" w:date="2026-01-01T00:00:00Z">
        <w:r>
          <w:t xml:space="preserve">). For any</w:t>
        </w:r>
      </w:ins>
      <w:ins w:id="8429" w:author="PR Preview" w:date="2026-01-01T00:00:00Z">
        <w:r>
          <w:t xml:space="preserve"> </w:t>
        </w:r>
      </w:ins>
      <m:oMath>
        <m:acc>
          <m:accPr>
            <m:chr m:val="̃"/>
          </m:accPr>
          <m:e>
            <m:r>
              <m:t>x</m:t>
            </m:r>
          </m:e>
        </m:acc>
      </m:oMath>
      <w:ins w:id="8430"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del w:id="8431" w:author="PR Preview" w:date="2026-01-01T00:00:00Z">
        <w:r>
          <w:rPr>
            <w:i/>
            <w:iCs/>
          </w:rPr>
          <w:delText xml:space="preserve">Proof</w:delText>
        </w:r>
      </w:del>
      <w:del w:id="8432" w:author="PR Preview" w:date="2026-01-01T00:00:00Z">
        <w:r>
          <w:delText xml:space="preserve">. </w:delText>
        </w:r>
      </w:del>
      <w:del w:id="8433" w:author="PR Preview" w:date="2026-01-01T00:00:00Z">
        <w:r>
          <w:rPr>
            <w:b/>
            <w:bCs/>
          </w:rPr>
          <w:delText xml:space="preserve">Part 1.</w:delText>
        </w:r>
      </w:del>
      <w:del w:id="8434" w:author="PR Preview" w:date="2026-01-01T00:00:00Z">
        <w:r>
          <w:delText xml:space="preserve"> </w:delText>
        </w:r>
      </w:del>
      <m:oMath>
        <m:sSup>
          <m:e>
            <m:r>
              <m:rPr>
                <m:sty m:val="bi"/>
              </m:rPr>
              <m:t>A</m:t>
            </m:r>
          </m:e>
          <m:sup>
            <m:r>
              <m:rPr>
                <m:sty m:val="p"/>
              </m:rPr>
              <m:t>⊤</m:t>
            </m:r>
          </m:sup>
        </m:sSup>
        <m:r>
          <m:rPr>
            <m:sty m:val="bi"/>
          </m:rPr>
          <m:t>C</m:t>
        </m:r>
        <m:r>
          <m:rPr>
            <m:sty m:val="bi"/>
          </m:rPr>
          <m:t>A</m:t>
        </m:r>
      </m:oMath>
      <w:del w:id="8435" w:author="PR Preview" w:date="2026-01-01T00:00:00Z">
        <w:r>
          <w:delText xml:space="preserve"> </w:delText>
        </w:r>
      </w:del>
      <w:del w:id="8436" w:author="PR Preview" w:date="2026-01-01T00:00:00Z">
        <w:r>
          <w:delText xml:space="preserve">is symmetric:</w:delText>
        </w:r>
      </w:del>
      <w:del w:id="8437" w:author="PR Preview" w:date="2026-01-01T00:00:00Z">
        <w:r>
          <w:delText xml:space="preserve"> </w:delText>
        </w:r>
      </w:del>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del w:id="8438" w:author="PR Preview" w:date="2026-01-01T00:00:00Z">
        <w:r>
          <w:delText xml:space="preserve"> </w:delText>
        </w:r>
      </w:del>
      <w:del w:id="8439" w:author="PR Preview" w:date="2026-01-01T00:00:00Z">
        <w:r>
          <w:delText xml:space="preserve">(</w:delText>
        </w:r>
      </w:del>
      <w:hyperlink w:anchor="thm-transpose-product">
        <w:del w:id="8440" w:author="PR Preview" w:date="2026-01-01T00:00:00Z">
          <w:r>
            <w:rPr>
              <w:rStyle w:val="Hyperlink"/>
            </w:rPr>
            <w:delText xml:space="preserve">Theorem 19</w:delText>
          </w:r>
        </w:del>
      </w:hyperlink>
      <w:del w:id="8441" w:author="PR Preview" w:date="2026-01-01T00:00:00Z">
        <w:r>
          <w:delText xml:space="preserve">, twice;</w:delText>
        </w:r>
      </w:del>
      <w:del w:id="8442" w:author="PR Preview" w:date="2026-01-01T00:00:00Z">
        <w:r>
          <w:delText xml:space="preserve"> </w:delText>
        </w:r>
      </w:del>
      <m:oMath>
        <m:r>
          <m:rPr>
            <m:sty m:val="bi"/>
          </m:rPr>
          <m:t>C</m:t>
        </m:r>
      </m:oMath>
      <w:del w:id="8443" w:author="PR Preview" w:date="2026-01-01T00:00:00Z">
        <w:r>
          <w:delText xml:space="preserve"> </w:delText>
        </w:r>
      </w:del>
      <w:del w:id="8444" w:author="PR Preview" w:date="2026-01-01T00:00:00Z">
        <w:r>
          <w:delText xml:space="preserve">symmetric;</w:delText>
        </w:r>
      </w:del>
      <w:del w:id="8445" w:author="PR Preview" w:date="2026-01-01T00:00:00Z">
        <w:r>
          <w:delText xml:space="preserve"> </w:delText>
        </w:r>
      </w:del>
      <w:hyperlink w:anchor="def-matrix-transpose">
        <w:del w:id="8446" w:author="PR Preview" w:date="2026-01-01T00:00:00Z">
          <w:r>
            <w:rPr>
              <w:rStyle w:val="Hyperlink"/>
            </w:rPr>
            <w:delText xml:space="preserve">Definition 20</w:delText>
          </w:r>
        </w:del>
      </w:hyperlink>
      <w:del w:id="8447" w:author="PR Preview" w:date="2026-01-01T00:00:00Z">
        <w:r>
          <w:delText xml:space="preserve">).</w:delText>
        </w:r>
      </w:del>
      <w:del w:id="8448" w:author="PR Preview" w:date="2026-01-01T00:00:00Z">
        <w:r>
          <w:delText xml:space="preserve"> </w:delText>
        </w:r>
      </w:del>
      <w:del w:id="8449" w:author="PR Preview" w:date="2026-01-01T00:00:00Z">
        <w:r>
          <w:delText xml:space="preserve">For</w:delText>
        </w:r>
      </w:del>
      <w:del w:id="8450" w:author="PR Preview" w:date="2026-01-01T00:00:00Z">
        <w:r>
          <w:delText xml:space="preserve"> </w:delText>
        </w:r>
      </w:del>
      <m:oMath>
        <m:acc>
          <m:accPr>
            <m:chr m:val="̃"/>
          </m:accPr>
          <m:e>
            <m:r>
              <m:t>x</m:t>
            </m:r>
          </m:e>
        </m:acc>
        <m:r>
          <m:rPr>
            <m:sty m:val="p"/>
          </m:rPr>
          <m:t>≠</m:t>
        </m:r>
        <m:sSub>
          <m:e>
            <m:acc>
              <m:accPr>
                <m:chr m:val="̃"/>
              </m:accPr>
              <m:e>
                <m:r>
                  <m:t>0</m:t>
                </m:r>
              </m:e>
            </m:acc>
          </m:e>
          <m:sub>
            <m:r>
              <m:t>k</m:t>
            </m:r>
          </m:sub>
        </m:sSub>
      </m:oMath>
      <w:del w:id="8451" w:author="PR Preview" w:date="2026-01-01T00:00:00Z">
        <w:r>
          <w:delText xml:space="preserve">,</w:delText>
        </w:r>
      </w:del>
      <w:del w:id="8452" w:author="PR Preview" w:date="2026-01-01T00:00:00Z">
        <w:r>
          <w:delText xml:space="preserve"> </w:delText>
        </w:r>
      </w:del>
      <m:oMath>
        <m:r>
          <m:rPr>
            <m:sty m:val="bi"/>
          </m:rPr>
          <m:t>A</m:t>
        </m:r>
        <m:acc>
          <m:accPr>
            <m:chr m:val="̃"/>
          </m:accPr>
          <m:e>
            <m:r>
              <m:t>x</m:t>
            </m:r>
          </m:e>
        </m:acc>
        <m:r>
          <m:rPr>
            <m:sty m:val="p"/>
          </m:rPr>
          <m:t>≠</m:t>
        </m:r>
        <m:sSub>
          <m:e>
            <m:acc>
              <m:accPr>
                <m:chr m:val="̃"/>
              </m:accPr>
              <m:e>
                <m:r>
                  <m:t>0</m:t>
                </m:r>
              </m:e>
            </m:acc>
          </m:e>
          <m:sub>
            <m:r>
              <m:t>p</m:t>
            </m:r>
          </m:sub>
        </m:sSub>
      </m:oMath>
      <w:del w:id="8453" w:author="PR Preview" w:date="2026-01-01T00:00:00Z">
        <w:r>
          <w:delText xml:space="preserve">,</w:delText>
        </w:r>
      </w:del>
      <w:del w:id="8454" w:author="PR Preview" w:date="2026-01-01T00:00:00Z">
        <w:r>
          <w:delText xml:space="preserve"> </w:delText>
        </w:r>
      </w:del>
      <w:del w:id="8455" w:author="PR Preview" w:date="2026-01-01T00:00:00Z">
        <w:r>
          <w:delText xml:space="preserve">since the columns of</w:delText>
        </w:r>
      </w:del>
      <w:del w:id="8456" w:author="PR Preview" w:date="2026-01-01T00:00:00Z">
        <w:r>
          <w:delText xml:space="preserve"> </w:delText>
        </w:r>
      </w:del>
      <m:oMath>
        <m:r>
          <m:rPr>
            <m:sty m:val="bi"/>
          </m:rPr>
          <m:t>A</m:t>
        </m:r>
      </m:oMath>
      <w:del w:id="8457" w:author="PR Preview" w:date="2026-01-01T00:00:00Z">
        <w:r>
          <w:delText xml:space="preserve"> </w:delText>
        </w:r>
      </w:del>
      <w:del w:id="8458" w:author="PR Preview" w:date="2026-01-01T00:00:00Z">
        <w:r>
          <w:delText xml:space="preserve">are independent (</w:delText>
        </w:r>
      </w:del>
      <w:hyperlink w:anchor="thm-matvec-columns">
        <w:del w:id="8459" w:author="PR Preview" w:date="2026-01-01T00:00:00Z">
          <w:r>
            <w:rPr>
              <w:rStyle w:val="Hyperlink"/>
            </w:rPr>
            <w:delText xml:space="preserve">Theorem 22</w:delText>
          </w:r>
        </w:del>
      </w:hyperlink>
      <w:del w:id="8460" w:author="PR Preview" w:date="2026-01-01T00:00:00Z">
        <w:r>
          <w:delText xml:space="preserve">,</w:delText>
        </w:r>
      </w:del>
      <w:del w:id="8461" w:author="PR Preview" w:date="2026-01-01T00:00:00Z">
        <w:r>
          <w:delText xml:space="preserve"> </w:delText>
        </w:r>
      </w:del>
      <w:hyperlink w:anchor="def-linearly-independent">
        <w:del w:id="8462" w:author="PR Preview" w:date="2026-01-01T00:00:00Z">
          <w:r>
            <w:rPr>
              <w:rStyle w:val="Hyperlink"/>
            </w:rPr>
            <w:delText xml:space="preserve">Definition 37</w:delText>
          </w:r>
        </w:del>
      </w:hyperlink>
      <w:del w:id="8463" w:author="PR Preview" w:date="2026-01-01T00:00:00Z">
        <w:r>
          <w:delText xml:space="preserve">), and</w:delText>
        </w:r>
      </w:del>
    </w:p>
    <w:p>
      <w:pPr>
        <w:pStyle w:val="FirstParagraph"/>
      </w:pPr>
      <w:ins w:id="8464" w:author="PR Preview" w:date="2026-01-01T00:00:00Z">
        <w:r>
          <w:rPr>
            <w:i/>
            <w:iCs/>
          </w:rPr>
          <w:t xml:space="preserve">Proof</w:t>
        </w:r>
      </w:ins>
      <w:ins w:id="8465" w:author="PR Preview" w:date="2026-01-01T00:00:00Z">
        <w:r>
          <w:t xml:space="preserve">. </w:t>
        </w:r>
      </w:ins>
      <w:ins w:id="8466" w:author="PR Preview" w:date="2026-01-01T00:00:00Z">
        <w:r>
          <w:rPr>
            <w:b/>
            <w:bCs/>
          </w:rPr>
          <w:t xml:space="preserve">Part 1.</w:t>
        </w:r>
      </w:ins>
      <w:ins w:id="8467" w:author="PR Preview" w:date="2026-01-01T00:00:00Z">
        <w:r>
          <w:t xml:space="preserve"> </w:t>
        </w:r>
      </w:ins>
      <m:oMath>
        <m:sSup>
          <m:e>
            <m:r>
              <m:rPr>
                <m:sty m:val="bi"/>
              </m:rPr>
              <m:t>A</m:t>
            </m:r>
          </m:e>
          <m:sup>
            <m:r>
              <m:rPr>
                <m:sty m:val="p"/>
              </m:rPr>
              <m:t>⊤</m:t>
            </m:r>
          </m:sup>
        </m:sSup>
        <m:r>
          <m:rPr>
            <m:sty m:val="bi"/>
          </m:rPr>
          <m:t>C</m:t>
        </m:r>
        <m:r>
          <m:rPr>
            <m:sty m:val="bi"/>
          </m:rPr>
          <m:t>A</m:t>
        </m:r>
      </m:oMath>
      <w:ins w:id="8468" w:author="PR Preview" w:date="2026-01-01T00:00:00Z">
        <w:r>
          <w:t xml:space="preserve"> </w:t>
        </w:r>
      </w:ins>
      <w:ins w:id="8469" w:author="PR Preview" w:date="2026-01-01T00:00:00Z">
        <w:r>
          <w:t xml:space="preserve">is symmetric:</w:t>
        </w:r>
      </w:ins>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ins w:id="8470" w:author="PR Preview" w:date="2026-01-01T00:00:00Z">
        <w:r>
          <w:t xml:space="preserve">(</w:t>
        </w:r>
      </w:ins>
      <w:hyperlink w:anchor="thm-transpose-product">
        <w:ins w:id="8471" w:author="PR Preview" w:date="2026-01-01T00:00:00Z">
          <w:r>
            <w:rPr>
              <w:rStyle w:val="Hyperlink"/>
            </w:rPr>
            <w:t xml:space="preserve">Theorem 19</w:t>
          </w:r>
        </w:ins>
      </w:hyperlink>
      <w:ins w:id="8472" w:author="PR Preview" w:date="2026-01-01T00:00:00Z">
        <w:r>
          <w:t xml:space="preserve">, twice;</w:t>
        </w:r>
      </w:ins>
      <w:ins w:id="8473" w:author="PR Preview" w:date="2026-01-01T00:00:00Z">
        <w:r>
          <w:t xml:space="preserve"> </w:t>
        </w:r>
      </w:ins>
      <m:oMath>
        <m:r>
          <m:rPr>
            <m:sty m:val="bi"/>
          </m:rPr>
          <m:t>C</m:t>
        </m:r>
      </m:oMath>
      <w:ins w:id="8474" w:author="PR Preview" w:date="2026-01-01T00:00:00Z">
        <w:r>
          <w:t xml:space="preserve"> </w:t>
        </w:r>
      </w:ins>
      <w:ins w:id="8475" w:author="PR Preview" w:date="2026-01-01T00:00:00Z">
        <w:r>
          <w:t xml:space="preserve">symmetric;</w:t>
        </w:r>
      </w:ins>
      <w:ins w:id="8476" w:author="PR Preview" w:date="2026-01-01T00:00:00Z">
        <w:r>
          <w:t xml:space="preserve"> </w:t>
        </w:r>
      </w:ins>
      <w:hyperlink w:anchor="def-matrix-transpose">
        <w:ins w:id="8477" w:author="PR Preview" w:date="2026-01-01T00:00:00Z">
          <w:r>
            <w:rPr>
              <w:rStyle w:val="Hyperlink"/>
            </w:rPr>
            <w:t xml:space="preserve">Definition 20</w:t>
          </w:r>
        </w:ins>
      </w:hyperlink>
      <w:ins w:id="8478" w:author="PR Preview" w:date="2026-01-01T00:00:00Z">
        <w:r>
          <w:t xml:space="preserve">).</w:t>
        </w:r>
      </w:ins>
      <w:ins w:id="8479" w:author="PR Preview" w:date="2026-01-01T00:00:00Z">
        <w:r>
          <w:t xml:space="preserve"> </w:t>
        </w:r>
      </w:ins>
      <w:ins w:id="8480" w:author="PR Preview" w:date="2026-01-01T00:00:00Z">
        <w:r>
          <w:t xml:space="preserve">For</w:t>
        </w:r>
      </w:ins>
      <w:ins w:id="8481" w:author="PR Preview" w:date="2026-01-01T00:00:00Z">
        <w:r>
          <w:t xml:space="preserve"> </w:t>
        </w:r>
      </w:ins>
      <m:oMath>
        <m:acc>
          <m:accPr>
            <m:chr m:val="̃"/>
          </m:accPr>
          <m:e>
            <m:r>
              <m:t>x</m:t>
            </m:r>
          </m:e>
        </m:acc>
        <m:r>
          <m:rPr>
            <m:sty m:val="p"/>
          </m:rPr>
          <m:t>≠</m:t>
        </m:r>
        <m:sSub>
          <m:e>
            <m:acc>
              <m:accPr>
                <m:chr m:val="̃"/>
              </m:accPr>
              <m:e>
                <m:r>
                  <m:t>0</m:t>
                </m:r>
              </m:e>
            </m:acc>
          </m:e>
          <m:sub>
            <m:r>
              <m:t>k</m:t>
            </m:r>
          </m:sub>
        </m:sSub>
      </m:oMath>
      <w:ins w:id="8482" w:author="PR Preview" w:date="2026-01-01T00:00:00Z">
        <w:r>
          <w:t xml:space="preserve">,</w:t>
        </w:r>
      </w:ins>
      <w:ins w:id="8483" w:author="PR Preview" w:date="2026-01-01T00:00:00Z">
        <w:r>
          <w:t xml:space="preserve"> </w:t>
        </w:r>
      </w:ins>
      <m:oMath>
        <m:r>
          <m:rPr>
            <m:sty m:val="bi"/>
          </m:rPr>
          <m:t>A</m:t>
        </m:r>
        <m:acc>
          <m:accPr>
            <m:chr m:val="̃"/>
          </m:accPr>
          <m:e>
            <m:r>
              <m:t>x</m:t>
            </m:r>
          </m:e>
        </m:acc>
        <m:r>
          <m:rPr>
            <m:sty m:val="p"/>
          </m:rPr>
          <m:t>≠</m:t>
        </m:r>
        <m:sSub>
          <m:e>
            <m:acc>
              <m:accPr>
                <m:chr m:val="̃"/>
              </m:accPr>
              <m:e>
                <m:r>
                  <m:t>0</m:t>
                </m:r>
              </m:e>
            </m:acc>
          </m:e>
          <m:sub>
            <m:r>
              <m:t>p</m:t>
            </m:r>
          </m:sub>
        </m:sSub>
      </m:oMath>
      <w:ins w:id="8484" w:author="PR Preview" w:date="2026-01-01T00:00:00Z">
        <w:r>
          <w:t xml:space="preserve">,</w:t>
        </w:r>
      </w:ins>
      <w:ins w:id="8485" w:author="PR Preview" w:date="2026-01-01T00:00:00Z">
        <w:r>
          <w:t xml:space="preserve"> </w:t>
        </w:r>
      </w:ins>
      <w:ins w:id="8486" w:author="PR Preview" w:date="2026-01-01T00:00:00Z">
        <w:r>
          <w:t xml:space="preserve">since the columns of</w:t>
        </w:r>
      </w:ins>
      <w:ins w:id="8487" w:author="PR Preview" w:date="2026-01-01T00:00:00Z">
        <w:r>
          <w:t xml:space="preserve"> </w:t>
        </w:r>
      </w:ins>
      <m:oMath>
        <m:r>
          <m:rPr>
            <m:sty m:val="bi"/>
          </m:rPr>
          <m:t>A</m:t>
        </m:r>
      </m:oMath>
      <w:ins w:id="8488" w:author="PR Preview" w:date="2026-01-01T00:00:00Z">
        <w:r>
          <w:t xml:space="preserve"> </w:t>
        </w:r>
      </w:ins>
      <w:ins w:id="8489" w:author="PR Preview" w:date="2026-01-01T00:00:00Z">
        <w:r>
          <w:t xml:space="preserve">are independent (</w:t>
        </w:r>
      </w:ins>
      <w:hyperlink w:anchor="thm-matvec-columns">
        <w:ins w:id="8490" w:author="PR Preview" w:date="2026-01-01T00:00:00Z">
          <w:r>
            <w:rPr>
              <w:rStyle w:val="Hyperlink"/>
            </w:rPr>
            <w:t xml:space="preserve">Theorem 22</w:t>
          </w:r>
        </w:ins>
      </w:hyperlink>
      <w:ins w:id="8491" w:author="PR Preview" w:date="2026-01-01T00:00:00Z">
        <w:r>
          <w:t xml:space="preserve">,</w:t>
        </w:r>
      </w:ins>
      <w:ins w:id="8492" w:author="PR Preview" w:date="2026-01-01T00:00:00Z">
        <w:r>
          <w:t xml:space="preserve"> </w:t>
        </w:r>
      </w:ins>
      <w:hyperlink w:anchor="def-linearly-independent">
        <w:ins w:id="8493" w:author="PR Preview" w:date="2026-01-01T00:00:00Z">
          <w:r>
            <w:rPr>
              <w:rStyle w:val="Hyperlink"/>
            </w:rPr>
            <w:t xml:space="preserve">Definition 37</w:t>
          </w:r>
        </w:ins>
      </w:hyperlink>
      <w:ins w:id="8494" w:author="PR Preview" w:date="2026-01-01T00:00:00Z">
        <w:r>
          <w:t xml:space="preserve">), and</w:t>
        </w:r>
      </w:ins>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del w:id="8495" w:author="PR Preview" w:date="2026-01-01T00:00:00Z">
        <w:r>
          <w:delText xml:space="preserve">With</w:delText>
        </w:r>
      </w:del>
      <w:del w:id="8496" w:author="PR Preview" w:date="2026-01-01T00:00:00Z">
        <w:r>
          <w:delText xml:space="preserve"> </w:delText>
        </w:r>
      </w:del>
      <m:oMath>
        <m:sSub>
          <m:e>
            <m:r>
              <m:t>α</m:t>
            </m:r>
          </m:e>
          <m:sub>
            <m:r>
              <m:t>1</m:t>
            </m:r>
          </m:sub>
        </m:sSub>
        <m:r>
          <m:rPr>
            <m:sty m:val="p"/>
          </m:rPr>
          <m:t>=</m:t>
        </m:r>
        <m:r>
          <m:t>2</m:t>
        </m:r>
      </m:oMath>
      <w:del w:id="8497" w:author="PR Preview" w:date="2026-01-01T00:00:00Z">
        <w:r>
          <w:delText xml:space="preserve">,</w:delText>
        </w:r>
      </w:del>
      <w:del w:id="8498"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8499" w:author="PR Preview" w:date="2026-01-01T00:00:00Z">
        <w:r>
          <w:delText xml:space="preserve"> </w:delText>
        </w:r>
      </w:del>
      <w:del w:id="8500" w:author="PR Preview" w:date="2026-01-01T00:00:00Z">
        <w:r>
          <w:delText xml:space="preserve">(</w:delText>
        </w:r>
      </w:del>
      <w:hyperlink w:anchor="exm-positive-definite">
        <w:del w:id="8501" w:author="PR Preview" w:date="2026-01-01T00:00:00Z">
          <w:r>
            <w:rPr>
              <w:rStyle w:val="Hyperlink"/>
            </w:rPr>
            <w:delText xml:space="preserve">Example 141</w:delText>
          </w:r>
        </w:del>
      </w:hyperlink>
      <w:del w:id="8502" w:author="PR Preview" w:date="2026-01-01T00:00:00Z">
        <w:r>
          <w:delText xml:space="preserve">),</w:delText>
        </w:r>
      </w:del>
      <w:del w:id="8503" w:author="PR Preview" w:date="2026-01-01T00:00:00Z">
        <w:r>
          <w:delText xml:space="preserve"> </w:delText>
        </w:r>
      </w:del>
      <m:oMath>
        <m:sSub>
          <m:e>
            <m:r>
              <m:t>α</m:t>
            </m:r>
          </m:e>
          <m:sub>
            <m:r>
              <m:t>2</m:t>
            </m:r>
          </m:sub>
        </m:sSub>
        <m:r>
          <m:rPr>
            <m:sty m:val="p"/>
          </m:rPr>
          <m:t>=</m:t>
        </m:r>
        <m:r>
          <m:t>1</m:t>
        </m:r>
      </m:oMath>
      <w:del w:id="8504" w:author="PR Preview" w:date="2026-01-01T00:00:00Z">
        <w:r>
          <w:delText xml:space="preserve"> </w:delText>
        </w:r>
      </w:del>
      <w:del w:id="8505" w:author="PR Preview" w:date="2026-01-01T00:00:00Z">
        <w:r>
          <w:delText xml:space="preserve">and</w:delText>
        </w:r>
      </w:del>
      <w:del w:id="8506" w:author="PR Preview" w:date="2026-01-01T00:00:00Z">
        <w:r>
          <w:delText xml:space="preserve"> </w:delText>
        </w:r>
      </w:del>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8507" w:author="PR Preview" w:date="2026-01-01T00:00:00Z">
        <w:r>
          <w:delText xml:space="preserve"> </w:delText>
        </w:r>
      </w:del>
      <w:del w:id="8508" w:author="PR Preview" w:date="2026-01-01T00:00:00Z">
        <w:r>
          <w:delText xml:space="preserve">(</w:delText>
        </w:r>
      </w:del>
      <w:hyperlink w:anchor="exm-pd-gram">
        <w:del w:id="8509" w:author="PR Preview" w:date="2026-01-01T00:00:00Z">
          <w:r>
            <w:rPr>
              <w:rStyle w:val="Hyperlink"/>
            </w:rPr>
            <w:delText xml:space="preserve">Example 194</w:delText>
          </w:r>
        </w:del>
      </w:hyperlink>
      <w:del w:id="8510" w:author="PR Preview" w:date="2026-01-01T00:00:00Z">
        <w:r>
          <w:delText xml:space="preserve">),</w:delText>
        </w:r>
      </w:del>
      <w:del w:id="8511" w:author="PR Preview" w:date="2026-01-01T00:00:00Z">
        <w:r>
          <w:delText xml:space="preserve"> </w:delText>
        </w:r>
      </w:del>
      <w:del w:id="8512" w:author="PR Preview" w:date="2026-01-01T00:00:00Z">
        <w:r>
          <w:delText xml:space="preserve">part 2 gives that</w:delText>
        </w:r>
      </w:del>
      <w:del w:id="8513"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8514" w:author="PR Preview" w:date="2026-01-01T00:00:00Z">
        <w:r>
          <w:delText xml:space="preserve"> </w:delText>
        </w:r>
      </w:del>
      <w:del w:id="8515" w:author="PR Preview" w:date="2026-01-01T00:00:00Z">
        <w:r>
          <w:delText xml:space="preserve">is positive definite.</w:delText>
        </w:r>
      </w:del>
    </w:p>
    <w:p>
      <w:pPr>
        <w:numPr>
          <w:ilvl w:val="0"/>
          <w:numId w:val="1105"/>
        </w:numPr>
      </w:pPr>
      <w:ins w:id="8516" w:author="PR Preview" w:date="2026-01-01T00:00:00Z">
        <w:r>
          <w:t xml:space="preserve">With</w:t>
        </w:r>
      </w:ins>
      <w:ins w:id="8517" w:author="PR Preview" w:date="2026-01-01T00:00:00Z">
        <w:r>
          <w:t xml:space="preserve"> </w:t>
        </w:r>
      </w:ins>
      <m:oMath>
        <m:sSub>
          <m:e>
            <m:r>
              <m:t>α</m:t>
            </m:r>
          </m:e>
          <m:sub>
            <m:r>
              <m:t>1</m:t>
            </m:r>
          </m:sub>
        </m:sSub>
        <m:r>
          <m:rPr>
            <m:sty m:val="p"/>
          </m:rPr>
          <m:t>=</m:t>
        </m:r>
        <m:r>
          <m:t>2</m:t>
        </m:r>
      </m:oMath>
      <w:ins w:id="8518" w:author="PR Preview" w:date="2026-01-01T00:00:00Z">
        <w:r>
          <w:t xml:space="preserve">,</w:t>
        </w:r>
      </w:ins>
      <w:ins w:id="8519" w:author="PR Preview" w:date="2026-01-01T00:00:00Z">
        <w:r>
          <w:t xml:space="preserve"> </w:t>
        </w:r>
      </w:ins>
      <m:oMath>
        <m:sSub>
          <m:e>
            <m:r>
              <m:rPr>
                <m:sty m:val="bi"/>
              </m:rPr>
              <m:t>A</m:t>
            </m:r>
          </m:e>
          <m:sub>
            <m:r>
              <m:t>1</m:t>
            </m:r>
          </m:sub>
        </m:sSub>
        <m:r>
          <m:rPr>
            <m:sty m:val="p"/>
          </m:rPr>
          <m:t>=</m:t>
        </m:r>
        <m:sSub>
          <m:e>
            <m:r>
              <m:rPr>
                <m:sty m:val="bi"/>
              </m:rPr>
              <m:t>I</m:t>
            </m:r>
          </m:e>
          <m:sub>
            <m:r>
              <m:t>2</m:t>
            </m:r>
          </m:sub>
        </m:sSub>
      </m:oMath>
      <w:ins w:id="8520" w:author="PR Preview" w:date="2026-01-01T00:00:00Z">
        <w:r>
          <w:t xml:space="preserve"> </w:t>
        </w:r>
      </w:ins>
      <w:ins w:id="8521" w:author="PR Preview" w:date="2026-01-01T00:00:00Z">
        <w:r>
          <w:t xml:space="preserve">(</w:t>
        </w:r>
      </w:ins>
      <w:hyperlink w:anchor="exm-positive-definite">
        <w:ins w:id="8522" w:author="PR Preview" w:date="2026-01-01T00:00:00Z">
          <w:r>
            <w:rPr>
              <w:rStyle w:val="Hyperlink"/>
            </w:rPr>
            <w:t xml:space="preserve">Example 141</w:t>
          </w:r>
        </w:ins>
      </w:hyperlink>
      <w:ins w:id="8523" w:author="PR Preview" w:date="2026-01-01T00:00:00Z">
        <w:r>
          <w:t xml:space="preserve">),</w:t>
        </w:r>
      </w:ins>
      <w:ins w:id="8524" w:author="PR Preview" w:date="2026-01-01T00:00:00Z">
        <w:r>
          <w:t xml:space="preserve"> </w:t>
        </w:r>
      </w:ins>
      <m:oMath>
        <m:sSub>
          <m:e>
            <m:r>
              <m:t>α</m:t>
            </m:r>
          </m:e>
          <m:sub>
            <m:r>
              <m:t>2</m:t>
            </m:r>
          </m:sub>
        </m:sSub>
        <m:r>
          <m:rPr>
            <m:sty m:val="p"/>
          </m:rPr>
          <m:t>=</m:t>
        </m:r>
        <m:r>
          <m:t>1</m:t>
        </m:r>
      </m:oMath>
      <w:ins w:id="8525" w:author="PR Preview" w:date="2026-01-01T00:00:00Z">
        <w:r>
          <w:t xml:space="preserve"> </w:t>
        </w:r>
      </w:ins>
      <w:ins w:id="8526"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8527" w:author="PR Preview" w:date="2026-01-01T00:00:00Z">
        <w:r>
          <w:t xml:space="preserve">(</w:t>
        </w:r>
      </w:ins>
      <w:hyperlink w:anchor="exm-pd-gram">
        <w:ins w:id="8528" w:author="PR Preview" w:date="2026-01-01T00:00:00Z">
          <w:r>
            <w:rPr>
              <w:rStyle w:val="Hyperlink"/>
            </w:rPr>
            <w:t xml:space="preserve">Example 194</w:t>
          </w:r>
        </w:ins>
      </w:hyperlink>
      <w:ins w:id="8529" w:author="PR Preview" w:date="2026-01-01T00:00:00Z">
        <w:r>
          <w:t xml:space="preserve">),</w:t>
        </w:r>
      </w:ins>
      <w:ins w:id="8530" w:author="PR Preview" w:date="2026-01-01T00:00:00Z">
        <w:r>
          <w:t xml:space="preserve"> </w:t>
        </w:r>
      </w:ins>
      <w:ins w:id="8531" w:author="PR Preview" w:date="2026-01-01T00:00:00Z">
        <w:r>
          <w:t xml:space="preserve">part 2 gives that</w:t>
        </w:r>
      </w:ins>
      <w:ins w:id="8532"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8533" w:author="PR Preview" w:date="2026-01-01T00:00:00Z">
        <w:r>
          <w:t xml:space="preserve"> </w:t>
        </w:r>
      </w:ins>
      <w:ins w:id="8534" w:author="PR Preview" w:date="2026-01-01T00:00:00Z">
        <w:r>
          <w:t xml:space="preserve">is positive definite.</w:t>
        </w:r>
      </w:ins>
    </w:p>
    <w:p>
      <w:pPr>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del w:id="8535" w:author="PR Preview" w:date="2026-01-01T00:00:00Z">
        <w:r>
          <w:rPr>
            <w:b/>
            <w:bCs/>
          </w:rPr>
          <w:delText xml:space="preserve">Example 196 (Cutting a</w:delText>
        </w:r>
      </w:del>
      <w:del w:id="8536" w:author="PR Preview" w:date="2026-01-01T00:00:00Z">
        <w:r>
          <w:rPr>
            <w:b/>
            <w:bCs/>
          </w:rPr>
          <w:delText xml:space="preserve"> </w:delText>
        </w:r>
      </w:del>
      <m:oMath>
        <m:r>
          <m:t>3</m:t>
        </m:r>
        <m:r>
          <m:rPr>
            <m:sty m:val="p"/>
          </m:rPr>
          <m:t>×</m:t>
        </m:r>
        <m:r>
          <m:t>3</m:t>
        </m:r>
      </m:oMath>
      <w:del w:id="8537" w:author="PR Preview" w:date="2026-01-01T00:00:00Z">
        <w:r>
          <w:rPr>
            <w:b/>
            <w:bCs/>
          </w:rPr>
          <w:delText xml:space="preserve"> </w:delText>
        </w:r>
      </w:del>
      <w:del w:id="8538" w:author="PR Preview" w:date="2026-01-01T00:00:00Z">
        <w:r>
          <w:rPr>
            <w:b/>
            <w:bCs/>
          </w:rPr>
          <w:delText xml:space="preserve">matrix into blocks)</w:delText>
        </w:r>
      </w:del>
      <w:del w:id="8539" w:author="PR Preview" w:date="2026-01-01T00:00:00Z">
        <w:r>
          <w:delText xml:space="preserve"> </w:delText>
        </w:r>
      </w:del>
      <w:del w:id="8540" w:author="PR Preview" w:date="2026-01-01T00:00:00Z">
        <w:r>
          <w:delText xml:space="preserve">With</w:delText>
        </w:r>
      </w:del>
      <w:del w:id="8541" w:author="PR Preview" w:date="2026-01-01T00:00:00Z">
        <w:r>
          <w:delText xml:space="preserve"> </w:delText>
        </w:r>
      </w:del>
      <m:oMath>
        <m:r>
          <m:t>k</m:t>
        </m:r>
        <m:r>
          <m:rPr>
            <m:sty m:val="p"/>
          </m:rPr>
          <m:t>=</m:t>
        </m:r>
        <m:r>
          <m:t>l</m:t>
        </m:r>
        <m:r>
          <m:rPr>
            <m:sty m:val="p"/>
          </m:rPr>
          <m:t>=</m:t>
        </m:r>
        <m:r>
          <m:t>1</m:t>
        </m:r>
      </m:oMath>
      <w:del w:id="8542" w:author="PR Preview" w:date="2026-01-01T00:00:00Z">
        <w:r>
          <w:delText xml:space="preserve">,</w:delText>
        </w:r>
      </w:del>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del w:id="8543" w:author="PR Preview" w:date="2026-01-01T00:00:00Z">
        <w:r>
          <w:delText xml:space="preserve">For instance, entry</w:delText>
        </w:r>
      </w:del>
      <w:del w:id="8544" w:author="PR Preview" w:date="2026-01-01T00:00:00Z">
        <w:r>
          <w:delText xml:space="preserve"> </w:delText>
        </w:r>
      </w:del>
      <m:oMath>
        <m:r>
          <m:rPr>
            <m:sty m:val="p"/>
          </m:rPr>
          <m:t>(</m:t>
        </m:r>
        <m:r>
          <m:t>1</m:t>
        </m:r>
        <m:r>
          <m:rPr>
            <m:sty m:val="p"/>
          </m:rPr>
          <m:t>,</m:t>
        </m:r>
        <m:r>
          <m:t>2</m:t>
        </m:r>
        <m:r>
          <m:rPr>
            <m:sty m:val="p"/>
          </m:rPr>
          <m:t>)</m:t>
        </m:r>
      </m:oMath>
      <w:del w:id="8545" w:author="PR Preview" w:date="2026-01-01T00:00:00Z">
        <w:r>
          <w:delText xml:space="preserve"> </w:delText>
        </w:r>
      </w:del>
      <w:del w:id="8546" w:author="PR Preview" w:date="2026-01-01T00:00:00Z">
        <w:r>
          <w:delText xml:space="preserve">of</w:delText>
        </w:r>
      </w:del>
      <w:del w:id="8547" w:author="PR Preview" w:date="2026-01-01T00:00:00Z">
        <w:r>
          <w:delText xml:space="preserve"> </w:delText>
        </w:r>
      </w:del>
      <m:oMath>
        <m:r>
          <m:rPr>
            <m:sty m:val="bi"/>
          </m:rPr>
          <m:t>D</m:t>
        </m:r>
      </m:oMath>
      <w:del w:id="8548" w:author="PR Preview" w:date="2026-01-01T00:00:00Z">
        <w:r>
          <w:delText xml:space="preserve"> </w:delText>
        </w:r>
      </w:del>
      <w:del w:id="8549" w:author="PR Preview" w:date="2026-01-01T00:00:00Z">
        <w:r>
          <w:delText xml:space="preserve">is</w:delText>
        </w:r>
      </w:del>
      <w:del w:id="8550" w:author="PR Preview" w:date="2026-01-01T00:00:00Z">
        <w:r>
          <w:delText xml:space="preserve"> </w:delText>
        </w:r>
      </w:del>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del w:id="8551" w:author="PR Preview" w:date="2026-01-01T00:00:00Z">
        <w:r>
          <w:delText xml:space="preserve">.</w:delText>
        </w:r>
      </w:del>
      <w:del w:id="8552" w:author="PR Preview" w:date="2026-01-01T00:00:00Z">
        <w:r>
          <w:delText xml:space="preserve"> </w:delText>
        </w:r>
      </w:del>
      <w:del w:id="8553" w:author="PR Preview" w:date="2026-01-01T00:00:00Z">
        <w:r>
          <w:delText xml:space="preserve">With</w:delText>
        </w:r>
      </w:del>
      <w:del w:id="8554" w:author="PR Preview" w:date="2026-01-01T00:00:00Z">
        <w:r>
          <w:delText xml:space="preserve"> </w:delText>
        </w:r>
      </w:del>
      <m:oMath>
        <m:r>
          <m:t>k</m:t>
        </m:r>
        <m:r>
          <m:rPr>
            <m:sty m:val="p"/>
          </m:rPr>
          <m:t>=</m:t>
        </m:r>
        <m:r>
          <m:t>l</m:t>
        </m:r>
        <m:r>
          <m:rPr>
            <m:sty m:val="p"/>
          </m:rPr>
          <m:t>=</m:t>
        </m:r>
        <m:r>
          <m:t>2</m:t>
        </m:r>
      </m:oMath>
      <w:del w:id="8555" w:author="PR Preview" w:date="2026-01-01T00:00:00Z">
        <w:r>
          <w:delText xml:space="preserve"> </w:delText>
        </w:r>
      </w:del>
      <w:del w:id="8556" w:author="PR Preview" w:date="2026-01-01T00:00:00Z">
        <w:r>
          <w:delText xml:space="preserve">instead, the leading</w:delText>
        </w:r>
      </w:del>
      <w:del w:id="8557" w:author="PR Preview" w:date="2026-01-01T00:00:00Z">
        <w:r>
          <w:delText xml:space="preserve"> </w:delText>
        </w:r>
      </w:del>
      <m:oMath>
        <m:r>
          <m:t>2</m:t>
        </m:r>
        <m:r>
          <m:rPr>
            <m:sty m:val="p"/>
          </m:rPr>
          <m:t>×</m:t>
        </m:r>
        <m:r>
          <m:t>2</m:t>
        </m:r>
      </m:oMath>
      <w:del w:id="8558" w:author="PR Preview" w:date="2026-01-01T00:00:00Z">
        <w:r>
          <w:delText xml:space="preserve"> </w:delText>
        </w:r>
      </w:del>
      <w:del w:id="8559" w:author="PR Preview" w:date="2026-01-01T00:00:00Z">
        <w:r>
          <w:delText xml:space="preserve">block is</w:delText>
        </w:r>
      </w:del>
      <w:del w:id="856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del w:id="8561" w:author="PR Preview" w:date="2026-01-01T00:00:00Z">
        <w:r>
          <w:delText xml:space="preserve">.</w:delText>
        </w:r>
      </w:del>
    </w:p>
    <w:p>
      <w:pPr>
        <w:pStyle w:val="BodyText"/>
      </w:pPr>
      <w:ins w:id="8562" w:author="PR Preview" w:date="2026-01-01T00:00:00Z">
        <w:r>
          <w:rPr>
            <w:b/>
            <w:bCs/>
          </w:rPr>
          <w:t xml:space="preserve">Example 196 (Cutting a</w:t>
        </w:r>
      </w:ins>
      <w:ins w:id="8563" w:author="PR Preview" w:date="2026-01-01T00:00:00Z">
        <w:r>
          <w:rPr>
            <w:b/>
            <w:bCs/>
          </w:rPr>
          <w:t xml:space="preserve"> </w:t>
        </w:r>
      </w:ins>
      <m:oMath>
        <m:r>
          <m:t>3</m:t>
        </m:r>
        <m:r>
          <m:rPr>
            <m:sty m:val="p"/>
          </m:rPr>
          <m:t>×</m:t>
        </m:r>
        <m:r>
          <m:t>3</m:t>
        </m:r>
      </m:oMath>
      <w:ins w:id="8564" w:author="PR Preview" w:date="2026-01-01T00:00:00Z">
        <w:r>
          <w:rPr>
            <w:b/>
            <w:bCs/>
          </w:rPr>
          <w:t xml:space="preserve"> </w:t>
        </w:r>
      </w:ins>
      <w:ins w:id="8565" w:author="PR Preview" w:date="2026-01-01T00:00:00Z">
        <w:r>
          <w:rPr>
            <w:b/>
            <w:bCs/>
          </w:rPr>
          <w:t xml:space="preserve">matrix into blocks)</w:t>
        </w:r>
      </w:ins>
      <w:ins w:id="8566" w:author="PR Preview" w:date="2026-01-01T00:00:00Z">
        <w:r>
          <w:t xml:space="preserve"> </w:t>
        </w:r>
      </w:ins>
      <w:ins w:id="8567"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ins w:id="8568" w:author="PR Preview" w:date="2026-01-01T00:00:00Z">
        <w:r>
          <w:t xml:space="preserve">For instance, entry</w:t>
        </w:r>
      </w:ins>
      <w:ins w:id="8569" w:author="PR Preview" w:date="2026-01-01T00:00:00Z">
        <w:r>
          <w:t xml:space="preserve"> </w:t>
        </w:r>
      </w:ins>
      <m:oMath>
        <m:r>
          <m:rPr>
            <m:sty m:val="p"/>
          </m:rPr>
          <m:t>(</m:t>
        </m:r>
        <m:r>
          <m:t>1</m:t>
        </m:r>
        <m:r>
          <m:rPr>
            <m:sty m:val="p"/>
          </m:rPr>
          <m:t>,</m:t>
        </m:r>
        <m:r>
          <m:t>2</m:t>
        </m:r>
        <m:r>
          <m:rPr>
            <m:sty m:val="p"/>
          </m:rPr>
          <m:t>)</m:t>
        </m:r>
      </m:oMath>
      <w:ins w:id="8570" w:author="PR Preview" w:date="2026-01-01T00:00:00Z">
        <w:r>
          <w:t xml:space="preserve"> </w:t>
        </w:r>
      </w:ins>
      <w:ins w:id="8571" w:author="PR Preview" w:date="2026-01-01T00:00:00Z">
        <w:r>
          <w:t xml:space="preserve">of</w:t>
        </w:r>
      </w:ins>
      <w:ins w:id="8572" w:author="PR Preview" w:date="2026-01-01T00:00:00Z">
        <w:r>
          <w:t xml:space="preserve"> </w:t>
        </w:r>
      </w:ins>
      <m:oMath>
        <m:r>
          <m:rPr>
            <m:sty m:val="bi"/>
          </m:rPr>
          <m:t>D</m:t>
        </m:r>
      </m:oMath>
      <w:ins w:id="8573" w:author="PR Preview" w:date="2026-01-01T00:00:00Z">
        <w:r>
          <w:t xml:space="preserve"> </w:t>
        </w:r>
      </w:ins>
      <w:ins w:id="8574" w:author="PR Preview" w:date="2026-01-01T00:00:00Z">
        <w:r>
          <w:t xml:space="preserve">is</w:t>
        </w:r>
      </w:ins>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ins w:id="8575"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ins w:id="8576" w:author="PR Preview" w:date="2026-01-01T00:00:00Z">
        <w:r>
          <w:t xml:space="preserve">instead, the leading</w:t>
        </w:r>
      </w:ins>
      <w:ins w:id="8577" w:author="PR Preview" w:date="2026-01-01T00:00:00Z">
        <w:r>
          <w:t xml:space="preserve"> </w:t>
        </w:r>
      </w:ins>
      <m:oMath>
        <m:r>
          <m:t>2</m:t>
        </m:r>
        <m:r>
          <m:rPr>
            <m:sty m:val="p"/>
          </m:rPr>
          <m:t>×</m:t>
        </m:r>
        <m:r>
          <m:t>2</m:t>
        </m:r>
      </m:oMath>
      <w:ins w:id="8578" w:author="PR Preview" w:date="2026-01-01T00:00:00Z">
        <w:r>
          <w:t xml:space="preserve"> </w:t>
        </w:r>
      </w:ins>
      <w:ins w:id="8579" w:author="PR Preview" w:date="2026-01-01T00:00:00Z">
        <w:r>
          <w:t xml:space="preserve">block is</w:t>
        </w:r>
      </w:ins>
      <w:ins w:id="858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ins w:id="8581" w:author="PR Preview" w:date="2026-01-01T00:00:00Z">
        <w:r>
          <w:t xml:space="preserve">.</w:t>
        </w:r>
      </w:ins>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del w:id="8582" w:author="PR Preview" w:date="2026-01-01T00:00:00Z">
        <w:r>
          <w:rPr>
            <w:b/>
            <w:bCs/>
          </w:rPr>
          <w:delText xml:space="preserve">Example 197 (A quick necessary test)</w:delText>
        </w:r>
      </w:del>
      <w:del w:id="858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584" w:author="PR Preview" w:date="2026-01-01T00:00:00Z">
        <w:r>
          <w:delText xml:space="preserve"> </w:delText>
        </w:r>
      </w:del>
      <w:del w:id="8585" w:author="PR Preview" w:date="2026-01-01T00:00:00Z">
        <w:r>
          <w:delText xml:space="preserve">is positive definite (</w:delText>
        </w:r>
      </w:del>
      <w:hyperlink w:anchor="exm-pd-operations">
        <w:del w:id="8586" w:author="PR Preview" w:date="2026-01-01T00:00:00Z">
          <w:r>
            <w:rPr>
              <w:rStyle w:val="Hyperlink"/>
            </w:rPr>
            <w:delText xml:space="preserve">Example 195</w:delText>
          </w:r>
        </w:del>
      </w:hyperlink>
      <w:del w:id="8587" w:author="PR Preview" w:date="2026-01-01T00:00:00Z">
        <w:r>
          <w:delText xml:space="preserve">),</w:delText>
        </w:r>
      </w:del>
      <w:del w:id="8588" w:author="PR Preview" w:date="2026-01-01T00:00:00Z">
        <w:r>
          <w:delText xml:space="preserve"> </w:delText>
        </w:r>
      </w:del>
      <w:del w:id="8589" w:author="PR Preview" w:date="2026-01-01T00:00:00Z">
        <w:r>
          <w:delText xml:space="preserve">and its diagonal entries</w:delText>
        </w:r>
      </w:del>
      <w:del w:id="8590" w:author="PR Preview" w:date="2026-01-01T00:00:00Z">
        <w:r>
          <w:delText xml:space="preserve"> </w:delText>
        </w:r>
      </w:del>
      <m:oMath>
        <m:r>
          <m:t>2</m:t>
        </m:r>
        <m:r>
          <m:rPr>
            <m:sty m:val="p"/>
          </m:rPr>
          <m:t>,</m:t>
        </m:r>
        <m:r>
          <m:t>2</m:t>
        </m:r>
      </m:oMath>
      <w:del w:id="8591" w:author="PR Preview" w:date="2026-01-01T00:00:00Z">
        <w:r>
          <w:delText xml:space="preserve"> </w:delText>
        </w:r>
      </w:del>
      <w:del w:id="8592" w:author="PR Preview" w:date="2026-01-01T00:00:00Z">
        <w:r>
          <w:delText xml:space="preserve">and its</w:delText>
        </w:r>
      </w:del>
      <w:del w:id="8593" w:author="PR Preview" w:date="2026-01-01T00:00:00Z">
        <w:r>
          <w:delText xml:space="preserve"> </w:delText>
        </w:r>
      </w:del>
      <m:oMath>
        <m:r>
          <m:t>1</m:t>
        </m:r>
        <m:r>
          <m:rPr>
            <m:sty m:val="p"/>
          </m:rPr>
          <m:t>×</m:t>
        </m:r>
        <m:r>
          <m:t>1</m:t>
        </m:r>
      </m:oMath>
      <w:del w:id="8594" w:author="PR Preview" w:date="2026-01-01T00:00:00Z">
        <w:r>
          <w:delText xml:space="preserve"> </w:delText>
        </w:r>
      </w:del>
      <w:del w:id="8595" w:author="PR Preview" w:date="2026-01-01T00:00:00Z">
        <w:r>
          <w:delText xml:space="preserve">leading block</w:delText>
        </w:r>
      </w:del>
      <w:del w:id="8596" w:author="PR Preview" w:date="2026-01-01T00:00:00Z">
        <w:r>
          <w:delText xml:space="preserve"> </w:delText>
        </w:r>
      </w:del>
      <m:oMath>
        <m:r>
          <m:rPr>
            <m:sty m:val="p"/>
          </m:rPr>
          <m:t>[</m:t>
        </m:r>
        <m:r>
          <m:t>2</m:t>
        </m:r>
        <m:r>
          <m:rPr>
            <m:sty m:val="p"/>
          </m:rPr>
          <m:t>]</m:t>
        </m:r>
      </m:oMath>
      <w:del w:id="8597" w:author="PR Preview" w:date="2026-01-01T00:00:00Z">
        <w:r>
          <w:delText xml:space="preserve"> </w:delText>
        </w:r>
      </w:del>
      <w:del w:id="8598" w:author="PR Preview" w:date="2026-01-01T00:00:00Z">
        <w:r>
          <w:delText xml:space="preserve">are positive.</w:delText>
        </w:r>
      </w:del>
      <w:del w:id="8599" w:author="PR Preview" w:date="2026-01-01T00:00:00Z">
        <w:r>
          <w:delText xml:space="preserve"> </w:delText>
        </w:r>
      </w:del>
      <w:del w:id="8600" w:author="PR Preview" w:date="2026-01-01T00:00:00Z">
        <w:r>
          <w:delText xml:space="preserve">The test can only rule matrices out:</w:delText>
        </w:r>
      </w:del>
      <w:del w:id="8601" w:author="PR Preview" w:date="2026-01-01T00:00:00Z">
        <w:r>
          <w:delText xml:space="preserve"> </w:delText>
        </w:r>
      </w:del>
      <m:oMath>
        <m:r>
          <m:rPr>
            <m:sty m:val="p"/>
          </m:rPr>
          <m:t>−</m:t>
        </m:r>
        <m:sSub>
          <m:e>
            <m:r>
              <m:rPr>
                <m:sty m:val="bi"/>
              </m:rPr>
              <m:t>I</m:t>
            </m:r>
          </m:e>
          <m:sub>
            <m:r>
              <m:t>2</m:t>
            </m:r>
          </m:sub>
        </m:sSub>
      </m:oMath>
      <w:del w:id="8602" w:author="PR Preview" w:date="2026-01-01T00:00:00Z">
        <w:r>
          <w:delText xml:space="preserve"> </w:delText>
        </w:r>
      </w:del>
      <w:del w:id="8603" w:author="PR Preview" w:date="2026-01-01T00:00:00Z">
        <w:r>
          <w:delText xml:space="preserve">has negative diagonal entries, so it is not positive definite,</w:delText>
        </w:r>
      </w:del>
      <w:del w:id="8604" w:author="PR Preview" w:date="2026-01-01T00:00:00Z">
        <w:r>
          <w:delText xml:space="preserve"> </w:delText>
        </w:r>
      </w:del>
      <w:del w:id="8605" w:author="PR Preview" w:date="2026-01-01T00:00:00Z">
        <w:r>
          <w:delText xml:space="preserve">even though</w:delText>
        </w:r>
      </w:del>
      <w:del w:id="8606" w:author="PR Preview" w:date="2026-01-01T00:00:00Z">
        <w:r>
          <w:delText xml:space="preserve"> </w:delText>
        </w:r>
      </w:del>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del w:id="8607" w:author="PR Preview" w:date="2026-01-01T00:00:00Z">
        <w:r>
          <w:delText xml:space="preserve"> </w:delText>
        </w:r>
      </w:del>
      <w:del w:id="8608" w:author="PR Preview" w:date="2026-01-01T00:00:00Z">
        <w:r>
          <w:delText xml:space="preserve">(</w:delText>
        </w:r>
      </w:del>
      <w:hyperlink w:anchor="def-determinant">
        <w:del w:id="8609" w:author="PR Preview" w:date="2026-01-01T00:00:00Z">
          <w:r>
            <w:rPr>
              <w:rStyle w:val="Hyperlink"/>
            </w:rPr>
            <w:delText xml:space="preserve">Definition 88</w:delText>
          </w:r>
        </w:del>
      </w:hyperlink>
      <w:del w:id="8610" w:author="PR Preview" w:date="2026-01-01T00:00:00Z">
        <w:r>
          <w:delText xml:space="preserve">);</w:delText>
        </w:r>
      </w:del>
      <w:del w:id="8611" w:author="PR Preview" w:date="2026-01-01T00:00:00Z">
        <w:r>
          <w:delText xml:space="preserve"> </w:delText>
        </w:r>
      </w:del>
      <w:del w:id="8612" w:author="PR Preview" w:date="2026-01-01T00:00:00Z">
        <w:r>
          <w:delText xml:space="preserve">a positive determinant alone does not make a matrix positive definite.</w:delText>
        </w:r>
      </w:del>
      <w:del w:id="8613" w:author="PR Preview" w:date="2026-01-01T00:00:00Z">
        <w:r>
          <w:delText xml:space="preserve"> </w:delText>
        </w:r>
      </w:del>
      <w:del w:id="8614" w:author="PR Preview" w:date="2026-01-01T00:00:00Z">
        <w:r>
          <w:delText xml:space="preserve">And positive diagonal entries are not enough:</w:delText>
        </w:r>
      </w:del>
      <w:del w:id="8615"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8616" w:author="PR Preview" w:date="2026-01-01T00:00:00Z">
        <w:r>
          <w:delText xml:space="preserve"> </w:delText>
        </w:r>
      </w:del>
      <w:del w:id="8617" w:author="PR Preview" w:date="2026-01-01T00:00:00Z">
        <w:r>
          <w:delText xml:space="preserve">of</w:delText>
        </w:r>
      </w:del>
      <w:del w:id="8618" w:author="PR Preview" w:date="2026-01-01T00:00:00Z">
        <w:r>
          <w:delText xml:space="preserve"> </w:delText>
        </w:r>
      </w:del>
      <w:hyperlink w:anchor="exm-positive-definite">
        <w:del w:id="8619" w:author="PR Preview" w:date="2026-01-01T00:00:00Z">
          <w:r>
            <w:rPr>
              <w:rStyle w:val="Hyperlink"/>
            </w:rPr>
            <w:delText xml:space="preserve">Example 141</w:delText>
          </w:r>
        </w:del>
      </w:hyperlink>
      <w:del w:id="8620" w:author="PR Preview" w:date="2026-01-01T00:00:00Z">
        <w:r>
          <w:delText xml:space="preserve"> </w:delText>
        </w:r>
      </w:del>
      <w:del w:id="8621" w:author="PR Preview" w:date="2026-01-01T00:00:00Z">
        <w:r>
          <w:delText xml:space="preserve">has them</w:delText>
        </w:r>
      </w:del>
      <w:del w:id="8622" w:author="PR Preview" w:date="2026-01-01T00:00:00Z">
        <w:r>
          <w:delText xml:space="preserve"> </w:delText>
        </w:r>
      </w:del>
      <w:del w:id="8623" w:author="PR Preview" w:date="2026-01-01T00:00:00Z">
        <w:r>
          <w:delText xml:space="preserve">but is not positive definite.</w:delText>
        </w:r>
      </w:del>
    </w:p>
    <w:p>
      <w:pPr>
        <w:pStyle w:val="FirstParagraph"/>
      </w:pPr>
      <w:ins w:id="8624" w:author="PR Preview" w:date="2026-01-01T00:00:00Z">
        <w:r>
          <w:rPr>
            <w:b/>
            <w:bCs/>
          </w:rPr>
          <w:t xml:space="preserve">Example 197 (A quick necessary test)</w:t>
        </w:r>
      </w:ins>
      <w:ins w:id="862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626" w:author="PR Preview" w:date="2026-01-01T00:00:00Z">
        <w:r>
          <w:t xml:space="preserve"> </w:t>
        </w:r>
      </w:ins>
      <w:ins w:id="8627" w:author="PR Preview" w:date="2026-01-01T00:00:00Z">
        <w:r>
          <w:t xml:space="preserve">is positive definite (</w:t>
        </w:r>
      </w:ins>
      <w:hyperlink w:anchor="exm-pd-operations">
        <w:ins w:id="8628" w:author="PR Preview" w:date="2026-01-01T00:00:00Z">
          <w:r>
            <w:rPr>
              <w:rStyle w:val="Hyperlink"/>
            </w:rPr>
            <w:t xml:space="preserve">Example 195</w:t>
          </w:r>
        </w:ins>
      </w:hyperlink>
      <w:ins w:id="8629" w:author="PR Preview" w:date="2026-01-01T00:00:00Z">
        <w:r>
          <w:t xml:space="preserve">),</w:t>
        </w:r>
      </w:ins>
      <w:ins w:id="8630" w:author="PR Preview" w:date="2026-01-01T00:00:00Z">
        <w:r>
          <w:t xml:space="preserve"> </w:t>
        </w:r>
      </w:ins>
      <w:ins w:id="8631" w:author="PR Preview" w:date="2026-01-01T00:00:00Z">
        <w:r>
          <w:t xml:space="preserve">and its diagonal entries</w:t>
        </w:r>
      </w:ins>
      <w:ins w:id="8632" w:author="PR Preview" w:date="2026-01-01T00:00:00Z">
        <w:r>
          <w:t xml:space="preserve"> </w:t>
        </w:r>
      </w:ins>
      <m:oMath>
        <m:r>
          <m:t>2</m:t>
        </m:r>
        <m:r>
          <m:rPr>
            <m:sty m:val="p"/>
          </m:rPr>
          <m:t>,</m:t>
        </m:r>
        <m:r>
          <m:t>2</m:t>
        </m:r>
      </m:oMath>
      <w:ins w:id="8633" w:author="PR Preview" w:date="2026-01-01T00:00:00Z">
        <w:r>
          <w:t xml:space="preserve"> </w:t>
        </w:r>
      </w:ins>
      <w:ins w:id="8634" w:author="PR Preview" w:date="2026-01-01T00:00:00Z">
        <w:r>
          <w:t xml:space="preserve">and its</w:t>
        </w:r>
      </w:ins>
      <w:ins w:id="8635" w:author="PR Preview" w:date="2026-01-01T00:00:00Z">
        <w:r>
          <w:t xml:space="preserve"> </w:t>
        </w:r>
      </w:ins>
      <m:oMath>
        <m:r>
          <m:t>1</m:t>
        </m:r>
        <m:r>
          <m:rPr>
            <m:sty m:val="p"/>
          </m:rPr>
          <m:t>×</m:t>
        </m:r>
        <m:r>
          <m:t>1</m:t>
        </m:r>
      </m:oMath>
      <w:ins w:id="8636" w:author="PR Preview" w:date="2026-01-01T00:00:00Z">
        <w:r>
          <w:t xml:space="preserve"> </w:t>
        </w:r>
      </w:ins>
      <w:ins w:id="8637" w:author="PR Preview" w:date="2026-01-01T00:00:00Z">
        <w:r>
          <w:t xml:space="preserve">leading block</w:t>
        </w:r>
      </w:ins>
      <w:ins w:id="8638" w:author="PR Preview" w:date="2026-01-01T00:00:00Z">
        <w:r>
          <w:t xml:space="preserve"> </w:t>
        </w:r>
      </w:ins>
      <m:oMath>
        <m:r>
          <m:rPr>
            <m:sty m:val="p"/>
          </m:rPr>
          <m:t>[</m:t>
        </m:r>
        <m:r>
          <m:t>2</m:t>
        </m:r>
        <m:r>
          <m:rPr>
            <m:sty m:val="p"/>
          </m:rPr>
          <m:t>]</m:t>
        </m:r>
      </m:oMath>
      <w:ins w:id="8639" w:author="PR Preview" w:date="2026-01-01T00:00:00Z">
        <w:r>
          <w:t xml:space="preserve"> </w:t>
        </w:r>
      </w:ins>
      <w:ins w:id="8640" w:author="PR Preview" w:date="2026-01-01T00:00:00Z">
        <w:r>
          <w:t xml:space="preserve">are positive.</w:t>
        </w:r>
      </w:ins>
      <w:ins w:id="8641" w:author="PR Preview" w:date="2026-01-01T00:00:00Z">
        <w:r>
          <w:t xml:space="preserve"> </w:t>
        </w:r>
      </w:ins>
      <w:ins w:id="8642" w:author="PR Preview" w:date="2026-01-01T00:00:00Z">
        <w:r>
          <w:t xml:space="preserve">The test can only rule matrices out:</w:t>
        </w:r>
      </w:ins>
      <w:ins w:id="8643" w:author="PR Preview" w:date="2026-01-01T00:00:00Z">
        <w:r>
          <w:t xml:space="preserve"> </w:t>
        </w:r>
      </w:ins>
      <m:oMath>
        <m:r>
          <m:rPr>
            <m:sty m:val="p"/>
          </m:rPr>
          <m:t>−</m:t>
        </m:r>
        <m:sSub>
          <m:e>
            <m:r>
              <m:rPr>
                <m:sty m:val="bi"/>
              </m:rPr>
              <m:t>I</m:t>
            </m:r>
          </m:e>
          <m:sub>
            <m:r>
              <m:t>2</m:t>
            </m:r>
          </m:sub>
        </m:sSub>
      </m:oMath>
      <w:ins w:id="8644" w:author="PR Preview" w:date="2026-01-01T00:00:00Z">
        <w:r>
          <w:t xml:space="preserve"> </w:t>
        </w:r>
      </w:ins>
      <w:ins w:id="8645" w:author="PR Preview" w:date="2026-01-01T00:00:00Z">
        <w:r>
          <w:t xml:space="preserve">has negative diagonal entries, so it is not positive definite,</w:t>
        </w:r>
      </w:ins>
      <w:ins w:id="8646" w:author="PR Preview" w:date="2026-01-01T00:00:00Z">
        <w:r>
          <w:t xml:space="preserve"> </w:t>
        </w:r>
      </w:ins>
      <w:ins w:id="8647"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8648" w:author="PR Preview" w:date="2026-01-01T00:00:00Z">
        <w:r>
          <w:t xml:space="preserve">(</w:t>
        </w:r>
      </w:ins>
      <w:hyperlink w:anchor="def-determinant">
        <w:ins w:id="8649" w:author="PR Preview" w:date="2026-01-01T00:00:00Z">
          <w:r>
            <w:rPr>
              <w:rStyle w:val="Hyperlink"/>
            </w:rPr>
            <w:t xml:space="preserve">Definition 88</w:t>
          </w:r>
        </w:ins>
      </w:hyperlink>
      <w:ins w:id="8650" w:author="PR Preview" w:date="2026-01-01T00:00:00Z">
        <w:r>
          <w:t xml:space="preserve">);</w:t>
        </w:r>
      </w:ins>
      <w:ins w:id="8651" w:author="PR Preview" w:date="2026-01-01T00:00:00Z">
        <w:r>
          <w:t xml:space="preserve"> </w:t>
        </w:r>
      </w:ins>
      <w:ins w:id="8652" w:author="PR Preview" w:date="2026-01-01T00:00:00Z">
        <w:r>
          <w:t xml:space="preserve">a positive determinant alone does not make a matrix positive definite.</w:t>
        </w:r>
      </w:ins>
      <w:ins w:id="8653" w:author="PR Preview" w:date="2026-01-01T00:00:00Z">
        <w:r>
          <w:t xml:space="preserve"> </w:t>
        </w:r>
      </w:ins>
      <w:ins w:id="8654" w:author="PR Preview" w:date="2026-01-01T00:00:00Z">
        <w:r>
          <w:t xml:space="preserve">And positive diagonal entries are not enough:</w:t>
        </w:r>
      </w:ins>
      <w:ins w:id="8655"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656" w:author="PR Preview" w:date="2026-01-01T00:00:00Z">
        <w:r>
          <w:t xml:space="preserve"> </w:t>
        </w:r>
      </w:ins>
      <w:ins w:id="8657" w:author="PR Preview" w:date="2026-01-01T00:00:00Z">
        <w:r>
          <w:t xml:space="preserve">of</w:t>
        </w:r>
      </w:ins>
      <w:ins w:id="8658" w:author="PR Preview" w:date="2026-01-01T00:00:00Z">
        <w:r>
          <w:t xml:space="preserve"> </w:t>
        </w:r>
      </w:ins>
      <w:hyperlink w:anchor="exm-positive-definite">
        <w:ins w:id="8659" w:author="PR Preview" w:date="2026-01-01T00:00:00Z">
          <w:r>
            <w:rPr>
              <w:rStyle w:val="Hyperlink"/>
            </w:rPr>
            <w:t xml:space="preserve">Example 141</w:t>
          </w:r>
        </w:ins>
      </w:hyperlink>
      <w:ins w:id="8660" w:author="PR Preview" w:date="2026-01-01T00:00:00Z">
        <w:r>
          <w:t xml:space="preserve"> </w:t>
        </w:r>
      </w:ins>
      <w:ins w:id="8661" w:author="PR Preview" w:date="2026-01-01T00:00:00Z">
        <w:r>
          <w:t xml:space="preserve">has them</w:t>
        </w:r>
      </w:ins>
      <w:ins w:id="8662" w:author="PR Preview" w:date="2026-01-01T00:00:00Z">
        <w:r>
          <w:t xml:space="preserve"> </w:t>
        </w:r>
      </w:ins>
      <w:ins w:id="8663" w:author="PR Preview" w:date="2026-01-01T00:00:00Z">
        <w:r>
          <w:t xml:space="preserve">but is not positive definite.</w:t>
        </w:r>
      </w:ins>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del w:id="8664" w:author="PR Preview" w:date="2026-01-01T00:00:00Z">
        <w:r>
          <w:delText xml:space="preserve">that is,</w:delText>
        </w:r>
      </w:del>
      <w:del w:id="8665" w:author="PR Preview" w:date="2026-01-01T00:00:00Z">
        <w:r>
          <w:delText xml:space="preserve"> </w:delText>
        </w:r>
      </w:del>
      <m:oMath>
        <m:sSub>
          <m:e>
            <m:r>
              <m:t>x</m:t>
            </m:r>
          </m:e>
          <m:sub>
            <m:r>
              <m:t>i</m:t>
            </m:r>
            <m:r>
              <m:t>j</m:t>
            </m:r>
          </m:sub>
        </m:sSub>
        <m:r>
          <m:rPr>
            <m:sty m:val="p"/>
          </m:rPr>
          <m:t>=</m:t>
        </m:r>
        <m:sSub>
          <m:e>
            <m:r>
              <m:t>a</m:t>
            </m:r>
          </m:e>
          <m:sub>
            <m:r>
              <m:t>i</m:t>
            </m:r>
            <m:r>
              <m:t>j</m:t>
            </m:r>
          </m:sub>
        </m:sSub>
      </m:oMath>
      <w:del w:id="8666" w:author="PR Preview" w:date="2026-01-01T00:00:00Z">
        <w:r>
          <w:delText xml:space="preserve">,</w:delText>
        </w:r>
      </w:del>
      <w:del w:id="8667" w:author="PR Preview" w:date="2026-01-01T00:00:00Z">
        <w:r>
          <w:delText xml:space="preserve"> </w:delText>
        </w:r>
      </w:del>
      <m:oMath>
        <m:sSub>
          <m:e>
            <m:r>
              <m:t>x</m:t>
            </m:r>
          </m:e>
          <m:sub>
            <m:r>
              <m:t>i</m:t>
            </m:r>
            <m:r>
              <m:rPr>
                <m:sty m:val="p"/>
              </m:rPr>
              <m:t>,</m:t>
            </m:r>
            <m:r>
              <m:t>k</m:t>
            </m:r>
            <m:r>
              <m:rPr>
                <m:sty m:val="p"/>
              </m:rPr>
              <m:t>+</m:t>
            </m:r>
            <m:r>
              <m:t>j</m:t>
            </m:r>
          </m:sub>
        </m:sSub>
        <m:r>
          <m:rPr>
            <m:sty m:val="p"/>
          </m:rPr>
          <m:t>=</m:t>
        </m:r>
        <m:sSub>
          <m:e>
            <m:r>
              <m:t>b</m:t>
            </m:r>
          </m:e>
          <m:sub>
            <m:r>
              <m:t>i</m:t>
            </m:r>
            <m:r>
              <m:t>j</m:t>
            </m:r>
          </m:sub>
        </m:sSub>
      </m:oMath>
      <w:del w:id="8668" w:author="PR Preview" w:date="2026-01-01T00:00:00Z">
        <w:r>
          <w:delText xml:space="preserve">,</w:delText>
        </w:r>
      </w:del>
      <w:del w:id="8669" w:author="PR Preview" w:date="2026-01-01T00:00:00Z">
        <w:r>
          <w:delText xml:space="preserve"> </w:delText>
        </w:r>
      </w:del>
      <m:oMath>
        <m:sSub>
          <m:e>
            <m:r>
              <m:t>x</m:t>
            </m:r>
          </m:e>
          <m:sub>
            <m:r>
              <m:t>k</m:t>
            </m:r>
            <m:r>
              <m:rPr>
                <m:sty m:val="p"/>
              </m:rPr>
              <m:t>+</m:t>
            </m:r>
            <m:r>
              <m:t>i</m:t>
            </m:r>
            <m:r>
              <m:rPr>
                <m:sty m:val="p"/>
              </m:rPr>
              <m:t>,</m:t>
            </m:r>
            <m:r>
              <m:t>j</m:t>
            </m:r>
          </m:sub>
        </m:sSub>
        <m:r>
          <m:rPr>
            <m:sty m:val="p"/>
          </m:rPr>
          <m:t>=</m:t>
        </m:r>
        <m:sSub>
          <m:e>
            <m:r>
              <m:t>b</m:t>
            </m:r>
          </m:e>
          <m:sub>
            <m:r>
              <m:t>j</m:t>
            </m:r>
            <m:r>
              <m:t>i</m:t>
            </m:r>
          </m:sub>
        </m:sSub>
      </m:oMath>
      <w:del w:id="8670" w:author="PR Preview" w:date="2026-01-01T00:00:00Z">
        <w:r>
          <w:delText xml:space="preserve"> </w:delText>
        </w:r>
      </w:del>
      <w:del w:id="8671" w:author="PR Preview" w:date="2026-01-01T00:00:00Z">
        <w:r>
          <w:delText xml:space="preserve">and</w:delText>
        </w:r>
      </w:del>
      <w:del w:id="8672" w:author="PR Preview" w:date="2026-01-01T00:00:00Z">
        <w:r>
          <w:delText xml:space="preserve"> </w:delText>
        </w:r>
      </w:del>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del w:id="8673" w:author="PR Preview" w:date="2026-01-01T00:00:00Z">
        <w:r>
          <w:delText xml:space="preserve"> </w:delText>
        </w:r>
      </w:del>
      <w:del w:id="8674" w:author="PR Preview" w:date="2026-01-01T00:00:00Z">
        <w:r>
          <w:delText xml:space="preserve">for indices in range.</w:delText>
        </w:r>
      </w:del>
      <w:del w:id="8675" w:author="PR Preview" w:date="2026-01-01T00:00:00Z">
        <w:r>
          <w:delText xml:space="preserve"> </w:delText>
        </w:r>
      </w:del>
      <m:oMath>
        <m:r>
          <m:rPr>
            <m:sty m:val="bi"/>
          </m:rPr>
          <m:t>X</m:t>
        </m:r>
      </m:oMath>
      <w:del w:id="8676" w:author="PR Preview" w:date="2026-01-01T00:00:00Z">
        <w:r>
          <w:delText xml:space="preserve"> </w:delText>
        </w:r>
      </w:del>
      <w:del w:id="8677" w:author="PR Preview" w:date="2026-01-01T00:00:00Z">
        <w:r>
          <w:delText xml:space="preserve">is symmetric (</w:delText>
        </w:r>
      </w:del>
      <w:hyperlink w:anchor="def-symmetric-matrix">
        <w:del w:id="8678" w:author="PR Preview" w:date="2026-01-01T00:00:00Z">
          <w:r>
            <w:rPr>
              <w:rStyle w:val="Hyperlink"/>
            </w:rPr>
            <w:delText xml:space="preserve">Definition 69</w:delText>
          </w:r>
        </w:del>
      </w:hyperlink>
      <w:del w:id="8679" w:author="PR Preview" w:date="2026-01-01T00:00:00Z">
        <w:r>
          <w:delText xml:space="preserve">):</w:delText>
        </w:r>
      </w:del>
      <w:del w:id="8680" w:author="PR Preview" w:date="2026-01-01T00:00:00Z">
        <w:r>
          <w:delText xml:space="preserve"> </w:delText>
        </w:r>
      </w:del>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del w:id="8681" w:author="PR Preview" w:date="2026-01-01T00:00:00Z">
        <w:r>
          <w:delText xml:space="preserve">, and</w:delText>
        </w:r>
      </w:del>
      <w:del w:id="8682" w:author="PR Preview" w:date="2026-01-01T00:00:00Z">
        <w:r>
          <w:delText xml:space="preserve"> </w:delText>
        </w:r>
      </w:del>
      <m:oMath>
        <m:r>
          <m:rPr>
            <m:sty m:val="bi"/>
          </m:rPr>
          <m:t>A</m:t>
        </m:r>
      </m:oMath>
      <w:del w:id="8683" w:author="PR Preview" w:date="2026-01-01T00:00:00Z">
        <w:r>
          <w:delText xml:space="preserve"> </w:delText>
        </w:r>
      </w:del>
      <w:del w:id="8684" w:author="PR Preview" w:date="2026-01-01T00:00:00Z">
        <w:r>
          <w:delText xml:space="preserve">and</w:delText>
        </w:r>
      </w:del>
      <w:del w:id="8685" w:author="PR Preview" w:date="2026-01-01T00:00:00Z">
        <w:r>
          <w:delText xml:space="preserve"> </w:delText>
        </w:r>
      </w:del>
      <m:oMath>
        <m:r>
          <m:rPr>
            <m:sty m:val="bi"/>
          </m:rPr>
          <m:t>C</m:t>
        </m:r>
      </m:oMath>
      <w:del w:id="8686" w:author="PR Preview" w:date="2026-01-01T00:00:00Z">
        <w:r>
          <w:delText xml:space="preserve"> </w:delText>
        </w:r>
      </w:del>
      <w:del w:id="8687" w:author="PR Preview" w:date="2026-01-01T00:00:00Z">
        <w:r>
          <w:delText xml:space="preserve">are symmetric.</w:delText>
        </w:r>
      </w:del>
      <w:del w:id="8688" w:author="PR Preview" w:date="2026-01-01T00:00:00Z">
        <w:r>
          <w:delText xml:space="preserve"> </w:delText>
        </w:r>
      </w:del>
      <w:del w:id="8689" w:author="PR Preview" w:date="2026-01-01T00:00:00Z">
        <w:r>
          <w:delText xml:space="preserve">Split</w:delText>
        </w:r>
      </w:del>
      <w:del w:id="8690" w:author="PR Preview" w:date="2026-01-01T00:00:00Z">
        <w:r>
          <w:delText xml:space="preserve"> </w:delText>
        </w:r>
      </w:del>
      <m:oMath>
        <m:acc>
          <m:accPr>
            <m:chr m:val="̃"/>
          </m:accPr>
          <m:e>
            <m:r>
              <m:t>v</m:t>
            </m:r>
          </m:e>
        </m:acc>
        <m:r>
          <m:rPr>
            <m:sty m:val="p"/>
          </m:rPr>
          <m:t>∈</m:t>
        </m:r>
        <m:sSup>
          <m:e>
            <m:r>
              <m:rPr>
                <m:scr m:val="double-struck"/>
                <m:sty m:val="p"/>
              </m:rPr>
              <m:t>R</m:t>
            </m:r>
          </m:e>
          <m:sup>
            <m:r>
              <m:t>k</m:t>
            </m:r>
            <m:r>
              <m:rPr>
                <m:sty m:val="p"/>
              </m:rPr>
              <m:t>+</m:t>
            </m:r>
            <m:r>
              <m:t>m</m:t>
            </m:r>
          </m:sup>
        </m:sSup>
      </m:oMath>
      <w:del w:id="8691" w:author="PR Preview" w:date="2026-01-01T00:00:00Z">
        <w:r>
          <w:delText xml:space="preserve"> </w:delText>
        </w:r>
      </w:del>
      <w:del w:id="8692" w:author="PR Preview" w:date="2026-01-01T00:00:00Z">
        <w:r>
          <w:delText xml:space="preserve">as</w:delText>
        </w:r>
      </w:del>
      <w:del w:id="8693"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del w:id="8694" w:author="PR Preview" w:date="2026-01-01T00:00:00Z">
        <w:r>
          <w:delText xml:space="preserve">,</w:delText>
        </w:r>
      </w:del>
      <w:del w:id="8695" w:author="PR Preview" w:date="2026-01-01T00:00:00Z">
        <w:r>
          <w:delText xml:space="preserve"> </w:delText>
        </w:r>
      </w:del>
      <w:del w:id="8696" w:author="PR Preview" w:date="2026-01-01T00:00:00Z">
        <w:r>
          <w:delText xml:space="preserve">with</w:delText>
        </w:r>
      </w:del>
      <w:del w:id="8697" w:author="PR Preview" w:date="2026-01-01T00:00:00Z">
        <w:r>
          <w:delText xml:space="preserve"> </w:delText>
        </w:r>
      </w:del>
      <m:oMath>
        <m:acc>
          <m:accPr>
            <m:chr m:val="̃"/>
          </m:accPr>
          <m:e>
            <m:r>
              <m:t>u</m:t>
            </m:r>
          </m:e>
        </m:acc>
        <m:r>
          <m:rPr>
            <m:sty m:val="p"/>
          </m:rPr>
          <m:t>∈</m:t>
        </m:r>
        <m:sSup>
          <m:e>
            <m:r>
              <m:rPr>
                <m:scr m:val="double-struck"/>
                <m:sty m:val="p"/>
              </m:rPr>
              <m:t>R</m:t>
            </m:r>
          </m:e>
          <m:sup>
            <m:r>
              <m:t>k</m:t>
            </m:r>
          </m:sup>
        </m:sSup>
      </m:oMath>
      <w:del w:id="8698" w:author="PR Preview" w:date="2026-01-01T00:00:00Z">
        <w:r>
          <w:delText xml:space="preserve"> </w:delText>
        </w:r>
      </w:del>
      <w:del w:id="8699" w:author="PR Preview" w:date="2026-01-01T00:00:00Z">
        <w:r>
          <w:delText xml:space="preserve">its first</w:delText>
        </w:r>
      </w:del>
      <w:del w:id="8700" w:author="PR Preview" w:date="2026-01-01T00:00:00Z">
        <w:r>
          <w:delText xml:space="preserve"> </w:delText>
        </w:r>
      </w:del>
      <m:oMath>
        <m:r>
          <m:t>k</m:t>
        </m:r>
      </m:oMath>
      <w:del w:id="8701" w:author="PR Preview" w:date="2026-01-01T00:00:00Z">
        <w:r>
          <w:delText xml:space="preserve"> </w:delText>
        </w:r>
      </w:del>
      <w:del w:id="8702" w:author="PR Preview" w:date="2026-01-01T00:00:00Z">
        <w:r>
          <w:delText xml:space="preserve">entries and</w:delText>
        </w:r>
      </w:del>
      <w:del w:id="8703" w:author="PR Preview" w:date="2026-01-01T00:00:00Z">
        <w:r>
          <w:delText xml:space="preserve"> </w:delText>
        </w:r>
      </w:del>
      <m:oMath>
        <m:acc>
          <m:accPr>
            <m:chr m:val="̃"/>
          </m:accPr>
          <m:e>
            <m:r>
              <m:t>w</m:t>
            </m:r>
          </m:e>
        </m:acc>
        <m:r>
          <m:rPr>
            <m:sty m:val="p"/>
          </m:rPr>
          <m:t>∈</m:t>
        </m:r>
        <m:sSup>
          <m:e>
            <m:r>
              <m:rPr>
                <m:scr m:val="double-struck"/>
                <m:sty m:val="p"/>
              </m:rPr>
              <m:t>R</m:t>
            </m:r>
          </m:e>
          <m:sup>
            <m:r>
              <m:t>m</m:t>
            </m:r>
          </m:sup>
        </m:sSup>
      </m:oMath>
      <w:del w:id="8704" w:author="PR Preview" w:date="2026-01-01T00:00:00Z">
        <w:r>
          <w:delText xml:space="preserve"> </w:delText>
        </w:r>
      </w:del>
      <w:del w:id="8705" w:author="PR Preview" w:date="2026-01-01T00:00:00Z">
        <w:r>
          <w:delText xml:space="preserve">the rest. Then</w:delText>
        </w:r>
      </w:del>
    </w:p>
    <w:p>
      <w:pPr>
        <w:pStyle w:val="FirstParagraph"/>
      </w:pPr>
      <w:ins w:id="8706" w:author="PR Preview" w:date="2026-01-01T00:00:00Z">
        <w:r>
          <w:t xml:space="preserve">that is,</w:t>
        </w:r>
      </w:ins>
      <w:ins w:id="8707" w:author="PR Preview" w:date="2026-01-01T00:00:00Z">
        <w:r>
          <w:t xml:space="preserve"> </w:t>
        </w:r>
      </w:ins>
      <m:oMath>
        <m:sSub>
          <m:e>
            <m:r>
              <m:t>x</m:t>
            </m:r>
          </m:e>
          <m:sub>
            <m:r>
              <m:t>i</m:t>
            </m:r>
            <m:r>
              <m:t>j</m:t>
            </m:r>
          </m:sub>
        </m:sSub>
        <m:r>
          <m:rPr>
            <m:sty m:val="p"/>
          </m:rPr>
          <m:t>=</m:t>
        </m:r>
        <m:sSub>
          <m:e>
            <m:r>
              <m:t>a</m:t>
            </m:r>
          </m:e>
          <m:sub>
            <m:r>
              <m:t>i</m:t>
            </m:r>
            <m:r>
              <m:t>j</m:t>
            </m:r>
          </m:sub>
        </m:sSub>
      </m:oMath>
      <w:ins w:id="8708" w:author="PR Preview" w:date="2026-01-01T00:00:00Z">
        <w:r>
          <w:t xml:space="preserve">,</w:t>
        </w:r>
      </w:ins>
      <w:ins w:id="8709" w:author="PR Preview" w:date="2026-01-01T00:00:00Z">
        <w:r>
          <w:t xml:space="preserve"> </w:t>
        </w:r>
      </w:ins>
      <m:oMath>
        <m:sSub>
          <m:e>
            <m:r>
              <m:t>x</m:t>
            </m:r>
          </m:e>
          <m:sub>
            <m:r>
              <m:t>i</m:t>
            </m:r>
            <m:r>
              <m:rPr>
                <m:sty m:val="p"/>
              </m:rPr>
              <m:t>,</m:t>
            </m:r>
            <m:r>
              <m:t>k</m:t>
            </m:r>
            <m:r>
              <m:rPr>
                <m:sty m:val="p"/>
              </m:rPr>
              <m:t>+</m:t>
            </m:r>
            <m:r>
              <m:t>j</m:t>
            </m:r>
          </m:sub>
        </m:sSub>
        <m:r>
          <m:rPr>
            <m:sty m:val="p"/>
          </m:rPr>
          <m:t>=</m:t>
        </m:r>
        <m:sSub>
          <m:e>
            <m:r>
              <m:t>b</m:t>
            </m:r>
          </m:e>
          <m:sub>
            <m:r>
              <m:t>i</m:t>
            </m:r>
            <m:r>
              <m:t>j</m:t>
            </m:r>
          </m:sub>
        </m:sSub>
      </m:oMath>
      <w:ins w:id="8710" w:author="PR Preview" w:date="2026-01-01T00:00:00Z">
        <w:r>
          <w:t xml:space="preserve">,</w:t>
        </w:r>
      </w:ins>
      <w:ins w:id="8711" w:author="PR Preview" w:date="2026-01-01T00:00:00Z">
        <w:r>
          <w:t xml:space="preserve"> </w:t>
        </w:r>
      </w:ins>
      <m:oMath>
        <m:sSub>
          <m:e>
            <m:r>
              <m:t>x</m:t>
            </m:r>
          </m:e>
          <m:sub>
            <m:r>
              <m:t>k</m:t>
            </m:r>
            <m:r>
              <m:rPr>
                <m:sty m:val="p"/>
              </m:rPr>
              <m:t>+</m:t>
            </m:r>
            <m:r>
              <m:t>i</m:t>
            </m:r>
            <m:r>
              <m:rPr>
                <m:sty m:val="p"/>
              </m:rPr>
              <m:t>,</m:t>
            </m:r>
            <m:r>
              <m:t>j</m:t>
            </m:r>
          </m:sub>
        </m:sSub>
        <m:r>
          <m:rPr>
            <m:sty m:val="p"/>
          </m:rPr>
          <m:t>=</m:t>
        </m:r>
        <m:sSub>
          <m:e>
            <m:r>
              <m:t>b</m:t>
            </m:r>
          </m:e>
          <m:sub>
            <m:r>
              <m:t>j</m:t>
            </m:r>
            <m:r>
              <m:t>i</m:t>
            </m:r>
          </m:sub>
        </m:sSub>
      </m:oMath>
      <w:ins w:id="8712" w:author="PR Preview" w:date="2026-01-01T00:00:00Z">
        <w:r>
          <w:t xml:space="preserve"> </w:t>
        </w:r>
      </w:ins>
      <w:ins w:id="8713" w:author="PR Preview" w:date="2026-01-01T00:00:00Z">
        <w:r>
          <w:t xml:space="preserve">and</w:t>
        </w:r>
      </w:ins>
      <w:ins w:id="8714" w:author="PR Preview" w:date="2026-01-01T00:00:00Z">
        <w:r>
          <w:t xml:space="preserve"> </w:t>
        </w:r>
      </w:ins>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ins w:id="8715" w:author="PR Preview" w:date="2026-01-01T00:00:00Z">
        <w:r>
          <w:t xml:space="preserve"> </w:t>
        </w:r>
      </w:ins>
      <w:ins w:id="8716" w:author="PR Preview" w:date="2026-01-01T00:00:00Z">
        <w:r>
          <w:t xml:space="preserve">for indices in range.</w:t>
        </w:r>
      </w:ins>
      <w:ins w:id="8717" w:author="PR Preview" w:date="2026-01-01T00:00:00Z">
        <w:r>
          <w:t xml:space="preserve"> </w:t>
        </w:r>
      </w:ins>
      <m:oMath>
        <m:r>
          <m:rPr>
            <m:sty m:val="bi"/>
          </m:rPr>
          <m:t>X</m:t>
        </m:r>
      </m:oMath>
      <w:ins w:id="8718" w:author="PR Preview" w:date="2026-01-01T00:00:00Z">
        <w:r>
          <w:t xml:space="preserve"> </w:t>
        </w:r>
      </w:ins>
      <w:ins w:id="8719" w:author="PR Preview" w:date="2026-01-01T00:00:00Z">
        <w:r>
          <w:t xml:space="preserve">is symmetric (</w:t>
        </w:r>
      </w:ins>
      <w:hyperlink w:anchor="def-symmetric-matrix">
        <w:ins w:id="8720" w:author="PR Preview" w:date="2026-01-01T00:00:00Z">
          <w:r>
            <w:rPr>
              <w:rStyle w:val="Hyperlink"/>
            </w:rPr>
            <w:t xml:space="preserve">Definition 69</w:t>
          </w:r>
        </w:ins>
      </w:hyperlink>
      <w:ins w:id="8721" w:author="PR Preview" w:date="2026-01-01T00:00:00Z">
        <w:r>
          <w:t xml:space="preserve">):</w:t>
        </w:r>
      </w:ins>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ins w:id="8722" w:author="PR Preview" w:date="2026-01-01T00:00:00Z">
        <w:r>
          <w:t xml:space="preserve">and</w:t>
        </w:r>
      </w:ins>
      <w:ins w:id="8723" w:author="PR Preview" w:date="2026-01-01T00:00:00Z">
        <w:r>
          <w:t xml:space="preserve"> </w:t>
        </w:r>
      </w:ins>
      <m:oMath>
        <m:r>
          <m:rPr>
            <m:sty m:val="bi"/>
          </m:rPr>
          <m:t>A</m:t>
        </m:r>
      </m:oMath>
      <w:ins w:id="8724" w:author="PR Preview" w:date="2026-01-01T00:00:00Z">
        <w:r>
          <w:t xml:space="preserve"> </w:t>
        </w:r>
      </w:ins>
      <w:ins w:id="8725" w:author="PR Preview" w:date="2026-01-01T00:00:00Z">
        <w:r>
          <w:t xml:space="preserve">and</w:t>
        </w:r>
      </w:ins>
      <w:ins w:id="8726" w:author="PR Preview" w:date="2026-01-01T00:00:00Z">
        <w:r>
          <w:t xml:space="preserve"> </w:t>
        </w:r>
      </w:ins>
      <m:oMath>
        <m:r>
          <m:rPr>
            <m:sty m:val="bi"/>
          </m:rPr>
          <m:t>C</m:t>
        </m:r>
      </m:oMath>
      <w:ins w:id="8727" w:author="PR Preview" w:date="2026-01-01T00:00:00Z">
        <w:r>
          <w:t xml:space="preserve"> </w:t>
        </w:r>
      </w:ins>
      <w:ins w:id="8728" w:author="PR Preview" w:date="2026-01-01T00:00:00Z">
        <w:r>
          <w:t xml:space="preserve">are symmetric.</w:t>
        </w:r>
      </w:ins>
      <w:ins w:id="8729" w:author="PR Preview" w:date="2026-01-01T00:00:00Z">
        <w:r>
          <w:t xml:space="preserve"> </w:t>
        </w:r>
      </w:ins>
      <w:ins w:id="8730" w:author="PR Preview" w:date="2026-01-01T00:00:00Z">
        <w:r>
          <w:t xml:space="preserve">Split</w:t>
        </w:r>
      </w:ins>
      <w:ins w:id="8731" w:author="PR Preview" w:date="2026-01-01T00:00:00Z">
        <w:r>
          <w:t xml:space="preserve"> </w:t>
        </w:r>
      </w:ins>
      <m:oMath>
        <m:acc>
          <m:accPr>
            <m:chr m:val="̃"/>
          </m:accPr>
          <m:e>
            <m:r>
              <m:t>v</m:t>
            </m:r>
          </m:e>
        </m:acc>
        <m:r>
          <m:rPr>
            <m:sty m:val="p"/>
          </m:rPr>
          <m:t>∈</m:t>
        </m:r>
        <m:sSup>
          <m:e>
            <m:r>
              <m:rPr>
                <m:scr m:val="double-struck"/>
                <m:sty m:val="p"/>
              </m:rPr>
              <m:t>R</m:t>
            </m:r>
          </m:e>
          <m:sup>
            <m:r>
              <m:t>k</m:t>
            </m:r>
            <m:r>
              <m:rPr>
                <m:sty m:val="p"/>
              </m:rPr>
              <m:t>+</m:t>
            </m:r>
            <m:r>
              <m:t>m</m:t>
            </m:r>
          </m:sup>
        </m:sSup>
      </m:oMath>
      <w:ins w:id="8732" w:author="PR Preview" w:date="2026-01-01T00:00:00Z">
        <w:r>
          <w:t xml:space="preserve"> </w:t>
        </w:r>
      </w:ins>
      <w:ins w:id="8733" w:author="PR Preview" w:date="2026-01-01T00:00:00Z">
        <w:r>
          <w:t xml:space="preserve">as</w:t>
        </w:r>
      </w:ins>
      <w:ins w:id="8734"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ins w:id="8735" w:author="PR Preview" w:date="2026-01-01T00:00:00Z">
        <w:r>
          <w:t xml:space="preserve">,</w:t>
        </w:r>
      </w:ins>
      <w:ins w:id="8736" w:author="PR Preview" w:date="2026-01-01T00:00:00Z">
        <w:r>
          <w:t xml:space="preserve"> </w:t>
        </w:r>
      </w:ins>
      <w:ins w:id="8737" w:author="PR Preview" w:date="2026-01-01T00:00:00Z">
        <w:r>
          <w:t xml:space="preserve">with</w:t>
        </w:r>
      </w:ins>
      <w:ins w:id="8738" w:author="PR Preview" w:date="2026-01-01T00:00:00Z">
        <w:r>
          <w:t xml:space="preserve"> </w:t>
        </w:r>
      </w:ins>
      <m:oMath>
        <m:acc>
          <m:accPr>
            <m:chr m:val="̃"/>
          </m:accPr>
          <m:e>
            <m:r>
              <m:t>u</m:t>
            </m:r>
          </m:e>
        </m:acc>
        <m:r>
          <m:rPr>
            <m:sty m:val="p"/>
          </m:rPr>
          <m:t>∈</m:t>
        </m:r>
        <m:sSup>
          <m:e>
            <m:r>
              <m:rPr>
                <m:scr m:val="double-struck"/>
                <m:sty m:val="p"/>
              </m:rPr>
              <m:t>R</m:t>
            </m:r>
          </m:e>
          <m:sup>
            <m:r>
              <m:t>k</m:t>
            </m:r>
          </m:sup>
        </m:sSup>
      </m:oMath>
      <w:ins w:id="8739" w:author="PR Preview" w:date="2026-01-01T00:00:00Z">
        <w:r>
          <w:t xml:space="preserve"> </w:t>
        </w:r>
      </w:ins>
      <w:ins w:id="8740" w:author="PR Preview" w:date="2026-01-01T00:00:00Z">
        <w:r>
          <w:t xml:space="preserve">its first</w:t>
        </w:r>
      </w:ins>
      <w:ins w:id="8741" w:author="PR Preview" w:date="2026-01-01T00:00:00Z">
        <w:r>
          <w:t xml:space="preserve"> </w:t>
        </w:r>
      </w:ins>
      <m:oMath>
        <m:r>
          <m:t>k</m:t>
        </m:r>
      </m:oMath>
      <w:ins w:id="8742" w:author="PR Preview" w:date="2026-01-01T00:00:00Z">
        <w:r>
          <w:t xml:space="preserve"> </w:t>
        </w:r>
      </w:ins>
      <w:ins w:id="8743" w:author="PR Preview" w:date="2026-01-01T00:00:00Z">
        <w:r>
          <w:t xml:space="preserve">entries and</w:t>
        </w:r>
      </w:ins>
      <w:ins w:id="8744" w:author="PR Preview" w:date="2026-01-01T00:00:00Z">
        <w:r>
          <w:t xml:space="preserve"> </w:t>
        </w:r>
      </w:ins>
      <m:oMath>
        <m:acc>
          <m:accPr>
            <m:chr m:val="̃"/>
          </m:accPr>
          <m:e>
            <m:r>
              <m:t>w</m:t>
            </m:r>
          </m:e>
        </m:acc>
        <m:r>
          <m:rPr>
            <m:sty m:val="p"/>
          </m:rPr>
          <m:t>∈</m:t>
        </m:r>
        <m:sSup>
          <m:e>
            <m:r>
              <m:rPr>
                <m:scr m:val="double-struck"/>
                <m:sty m:val="p"/>
              </m:rPr>
              <m:t>R</m:t>
            </m:r>
          </m:e>
          <m:sup>
            <m:r>
              <m:t>m</m:t>
            </m:r>
          </m:sup>
        </m:sSup>
      </m:oMath>
      <w:ins w:id="8745" w:author="PR Preview" w:date="2026-01-01T00:00:00Z">
        <w:r>
          <w:t xml:space="preserve"> </w:t>
        </w:r>
      </w:ins>
      <w:ins w:id="8746" w:author="PR Preview" w:date="2026-01-01T00:00:00Z">
        <w:r>
          <w:t xml:space="preserve">the rest. Then</w:t>
        </w:r>
      </w:ins>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del w:id="8747" w:author="PR Preview" w:date="2026-01-01T00:00:00Z">
        <w:r>
          <w:rPr>
            <w:b/>
            <w:bCs/>
          </w:rPr>
          <w:delText xml:space="preserve">Completing the square.</w:delText>
        </w:r>
      </w:del>
      <w:del w:id="8748" w:author="PR Preview" w:date="2026-01-01T00:00:00Z">
        <w:r>
          <w:delText xml:space="preserve"> </w:delText>
        </w:r>
      </w:del>
      <w:del w:id="8749" w:author="PR Preview" w:date="2026-01-01T00:00:00Z">
        <w:r>
          <w:delText xml:space="preserve">Write</w:delText>
        </w:r>
      </w:del>
      <w:del w:id="8750" w:author="PR Preview" w:date="2026-01-01T00:00:00Z">
        <w:r>
          <w:delText xml:space="preserve"> </w:delText>
        </w:r>
      </w:del>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del w:id="8751" w:author="PR Preview" w:date="2026-01-01T00:00:00Z">
        <w:r>
          <w:delText xml:space="preserve">, so</w:delText>
        </w:r>
      </w:del>
      <w:del w:id="8752" w:author="PR Preview" w:date="2026-01-01T00:00:00Z">
        <w:r>
          <w:delText xml:space="preserve"> </w:delText>
        </w:r>
      </w:del>
      <m:oMath>
        <m:acc>
          <m:accPr>
            <m:chr m:val="̃"/>
          </m:accPr>
          <m:e>
            <m:r>
              <m:t>z</m:t>
            </m:r>
          </m:e>
        </m:acc>
        <m:r>
          <m:rPr>
            <m:sty m:val="p"/>
          </m:rPr>
          <m:t>=</m:t>
        </m:r>
        <m:acc>
          <m:accPr>
            <m:chr m:val="̃"/>
          </m:accPr>
          <m:e>
            <m:r>
              <m:t>u</m:t>
            </m:r>
          </m:e>
        </m:acc>
        <m:r>
          <m:rPr>
            <m:sty m:val="p"/>
          </m:rPr>
          <m:t>+</m:t>
        </m:r>
        <m:acc>
          <m:accPr>
            <m:chr m:val="̃"/>
          </m:accPr>
          <m:e>
            <m:r>
              <m:t>d</m:t>
            </m:r>
          </m:e>
        </m:acc>
      </m:oMath>
      <w:del w:id="8753" w:author="PR Preview" w:date="2026-01-01T00:00:00Z">
        <w:r>
          <w:delText xml:space="preserve"> </w:delText>
        </w:r>
      </w:del>
      <w:del w:id="8754" w:author="PR Preview" w:date="2026-01-01T00:00:00Z">
        <w:r>
          <w:delText xml:space="preserve">and</w:delText>
        </w:r>
      </w:del>
      <w:del w:id="8755" w:author="PR Preview" w:date="2026-01-01T00:00:00Z">
        <w:r>
          <w:delText xml:space="preserve"> </w:delText>
        </w:r>
      </w:del>
      <m:oMath>
        <m:r>
          <m:rPr>
            <m:sty m:val="bi"/>
          </m:rPr>
          <m:t>A</m:t>
        </m:r>
        <m:acc>
          <m:accPr>
            <m:chr m:val="̃"/>
          </m:accPr>
          <m:e>
            <m:r>
              <m:t>d</m:t>
            </m:r>
          </m:e>
        </m:acc>
        <m:r>
          <m:rPr>
            <m:sty m:val="p"/>
          </m:rPr>
          <m:t>=</m:t>
        </m:r>
        <m:r>
          <m:rPr>
            <m:sty m:val="bi"/>
          </m:rPr>
          <m:t>B</m:t>
        </m:r>
        <m:acc>
          <m:accPr>
            <m:chr m:val="̃"/>
          </m:accPr>
          <m:e>
            <m:r>
              <m:t>w</m:t>
            </m:r>
          </m:e>
        </m:acc>
      </m:oMath>
      <w:del w:id="8756" w:author="PR Preview" w:date="2026-01-01T00:00:00Z">
        <w:r>
          <w:delText xml:space="preserve"> </w:delText>
        </w:r>
      </w:del>
      <w:del w:id="8757" w:author="PR Preview" w:date="2026-01-01T00:00:00Z">
        <w:r>
          <w:delText xml:space="preserve">(</w:delText>
        </w:r>
      </w:del>
      <w:hyperlink w:anchor="thm-matmul-assoc">
        <w:del w:id="8758" w:author="PR Preview" w:date="2026-01-01T00:00:00Z">
          <w:r>
            <w:rPr>
              <w:rStyle w:val="Hyperlink"/>
            </w:rPr>
            <w:delText xml:space="preserve">Theorem 8</w:delText>
          </w:r>
        </w:del>
      </w:hyperlink>
      <w:del w:id="8759" w:author="PR Preview" w:date="2026-01-01T00:00:00Z">
        <w:r>
          <w:delText xml:space="preserve">,</w:delText>
        </w:r>
      </w:del>
      <w:del w:id="8760" w:author="PR Preview" w:date="2026-01-01T00:00:00Z">
        <w:r>
          <w:delText xml:space="preserve"> </w:delText>
        </w:r>
      </w:del>
      <w:hyperlink w:anchor="def-matrix-inverse">
        <w:del w:id="8761" w:author="PR Preview" w:date="2026-01-01T00:00:00Z">
          <w:r>
            <w:rPr>
              <w:rStyle w:val="Hyperlink"/>
            </w:rPr>
            <w:delText xml:space="preserve">Definition 71</w:delText>
          </w:r>
        </w:del>
      </w:hyperlink>
      <w:del w:id="8762" w:author="PR Preview" w:date="2026-01-01T00:00:00Z">
        <w:r>
          <w:delText xml:space="preserve">,</w:delText>
        </w:r>
      </w:del>
      <w:del w:id="8763" w:author="PR Preview" w:date="2026-01-01T00:00:00Z">
        <w:r>
          <w:delText xml:space="preserve"> </w:delText>
        </w:r>
      </w:del>
      <w:hyperlink w:anchor="thm-identity">
        <w:del w:id="8764" w:author="PR Preview" w:date="2026-01-01T00:00:00Z">
          <w:r>
            <w:rPr>
              <w:rStyle w:val="Hyperlink"/>
            </w:rPr>
            <w:delText xml:space="preserve">Theorem 10</w:delText>
          </w:r>
        </w:del>
      </w:hyperlink>
      <w:del w:id="8765" w:author="PR Preview" w:date="2026-01-01T00:00:00Z">
        <w:r>
          <w:delText xml:space="preserve">);</w:delText>
        </w:r>
      </w:del>
      <w:del w:id="8766" w:author="PR Preview" w:date="2026-01-01T00:00:00Z">
        <w:r>
          <w:delText xml:space="preserve"> </w:delText>
        </w:r>
      </w:del>
      <m:oMath>
        <m:sSup>
          <m:e>
            <m:r>
              <m:rPr>
                <m:sty m:val="bi"/>
              </m:rPr>
              <m:t>A</m:t>
            </m:r>
          </m:e>
          <m:sup>
            <m:r>
              <m:rPr>
                <m:sty m:val="p"/>
              </m:rPr>
              <m:t>−</m:t>
            </m:r>
            <m:r>
              <m:t>1</m:t>
            </m:r>
          </m:sup>
        </m:sSup>
      </m:oMath>
      <w:del w:id="8767" w:author="PR Preview" w:date="2026-01-01T00:00:00Z">
        <w:r>
          <w:delText xml:space="preserve"> </w:delText>
        </w:r>
      </w:del>
      <w:del w:id="8768" w:author="PR Preview" w:date="2026-01-01T00:00:00Z">
        <w:r>
          <w:delText xml:space="preserve">is symmetric (</w:delText>
        </w:r>
      </w:del>
      <w:hyperlink w:anchor="cor-inverse-symmetric">
        <w:del w:id="8769" w:author="PR Preview" w:date="2026-01-01T00:00:00Z">
          <w:r>
            <w:rPr>
              <w:rStyle w:val="Hyperlink"/>
            </w:rPr>
            <w:delText xml:space="preserve">Corollary 6</w:delText>
          </w:r>
        </w:del>
      </w:hyperlink>
      <w:del w:id="8770" w:author="PR Preview" w:date="2026-01-01T00:00:00Z">
        <w:r>
          <w:delText xml:space="preserve">). Then</w:delText>
        </w:r>
      </w:del>
    </w:p>
    <w:p>
      <w:pPr>
        <w:pStyle w:val="FirstParagraph"/>
      </w:pPr>
      <w:ins w:id="8771" w:author="PR Preview" w:date="2026-01-01T00:00:00Z">
        <w:r>
          <w:rPr>
            <w:b/>
            <w:bCs/>
          </w:rPr>
          <w:t xml:space="preserve">Completing the square.</w:t>
        </w:r>
      </w:ins>
      <w:ins w:id="8772" w:author="PR Preview" w:date="2026-01-01T00:00:00Z">
        <w:r>
          <w:t xml:space="preserve"> </w:t>
        </w:r>
      </w:ins>
      <w:ins w:id="8773" w:author="PR Preview" w:date="2026-01-01T00:00:00Z">
        <w:r>
          <w:t xml:space="preserve">Write</w:t>
        </w:r>
      </w:ins>
      <w:ins w:id="8774" w:author="PR Preview" w:date="2026-01-01T00:00:00Z">
        <w:r>
          <w:t xml:space="preserve"> </w:t>
        </w:r>
      </w:ins>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ins w:id="8775" w:author="PR Preview" w:date="2026-01-01T00:00:00Z">
        <w:r>
          <w:t xml:space="preserve">, so</w:t>
        </w:r>
      </w:ins>
      <w:ins w:id="8776" w:author="PR Preview" w:date="2026-01-01T00:00:00Z">
        <w:r>
          <w:t xml:space="preserve"> </w:t>
        </w:r>
      </w:ins>
      <m:oMath>
        <m:acc>
          <m:accPr>
            <m:chr m:val="̃"/>
          </m:accPr>
          <m:e>
            <m:r>
              <m:t>z</m:t>
            </m:r>
          </m:e>
        </m:acc>
        <m:r>
          <m:rPr>
            <m:sty m:val="p"/>
          </m:rPr>
          <m:t>=</m:t>
        </m:r>
        <m:acc>
          <m:accPr>
            <m:chr m:val="̃"/>
          </m:accPr>
          <m:e>
            <m:r>
              <m:t>u</m:t>
            </m:r>
          </m:e>
        </m:acc>
        <m:r>
          <m:rPr>
            <m:sty m:val="p"/>
          </m:rPr>
          <m:t>+</m:t>
        </m:r>
        <m:acc>
          <m:accPr>
            <m:chr m:val="̃"/>
          </m:accPr>
          <m:e>
            <m:r>
              <m:t>d</m:t>
            </m:r>
          </m:e>
        </m:acc>
      </m:oMath>
      <w:ins w:id="8777" w:author="PR Preview" w:date="2026-01-01T00:00:00Z">
        <w:r>
          <w:t xml:space="preserve"> </w:t>
        </w:r>
      </w:ins>
      <w:ins w:id="8778" w:author="PR Preview" w:date="2026-01-01T00:00:00Z">
        <w:r>
          <w:t xml:space="preserve">and</w:t>
        </w:r>
      </w:ins>
      <w:ins w:id="8779" w:author="PR Preview" w:date="2026-01-01T00:00:00Z">
        <w:r>
          <w:t xml:space="preserve"> </w:t>
        </w:r>
      </w:ins>
      <m:oMath>
        <m:r>
          <m:rPr>
            <m:sty m:val="bi"/>
          </m:rPr>
          <m:t>A</m:t>
        </m:r>
        <m:acc>
          <m:accPr>
            <m:chr m:val="̃"/>
          </m:accPr>
          <m:e>
            <m:r>
              <m:t>d</m:t>
            </m:r>
          </m:e>
        </m:acc>
        <m:r>
          <m:rPr>
            <m:sty m:val="p"/>
          </m:rPr>
          <m:t>=</m:t>
        </m:r>
        <m:r>
          <m:rPr>
            <m:sty m:val="bi"/>
          </m:rPr>
          <m:t>B</m:t>
        </m:r>
        <m:acc>
          <m:accPr>
            <m:chr m:val="̃"/>
          </m:accPr>
          <m:e>
            <m:r>
              <m:t>w</m:t>
            </m:r>
          </m:e>
        </m:acc>
      </m:oMath>
      <w:ins w:id="8780" w:author="PR Preview" w:date="2026-01-01T00:00:00Z">
        <w:r>
          <w:t xml:space="preserve"> </w:t>
        </w:r>
      </w:ins>
      <w:ins w:id="8781" w:author="PR Preview" w:date="2026-01-01T00:00:00Z">
        <w:r>
          <w:t xml:space="preserve">(</w:t>
        </w:r>
      </w:ins>
      <w:hyperlink w:anchor="thm-matmul-assoc">
        <w:ins w:id="8782" w:author="PR Preview" w:date="2026-01-01T00:00:00Z">
          <w:r>
            <w:rPr>
              <w:rStyle w:val="Hyperlink"/>
            </w:rPr>
            <w:t xml:space="preserve">Theorem 8</w:t>
          </w:r>
        </w:ins>
      </w:hyperlink>
      <w:ins w:id="8783" w:author="PR Preview" w:date="2026-01-01T00:00:00Z">
        <w:r>
          <w:t xml:space="preserve">, 5,</w:t>
        </w:r>
      </w:ins>
      <w:ins w:id="8784" w:author="PR Preview" w:date="2026-01-01T00:00:00Z">
        <w:r>
          <w:t xml:space="preserve"> </w:t>
        </w:r>
      </w:ins>
      <w:hyperlink w:anchor="thm-identity">
        <w:ins w:id="8785" w:author="PR Preview" w:date="2026-01-01T00:00:00Z">
          <w:r>
            <w:rPr>
              <w:rStyle w:val="Hyperlink"/>
            </w:rPr>
            <w:t xml:space="preserve">Theorem 10</w:t>
          </w:r>
        </w:ins>
      </w:hyperlink>
      <w:ins w:id="8786" w:author="PR Preview" w:date="2026-01-01T00:00:00Z">
        <w:r>
          <w:t xml:space="preserve">);</w:t>
        </w:r>
      </w:ins>
      <w:ins w:id="8787" w:author="PR Preview" w:date="2026-01-01T00:00:00Z">
        <w:r>
          <w:t xml:space="preserve"> </w:t>
        </w:r>
      </w:ins>
      <m:oMath>
        <m:sSup>
          <m:e>
            <m:r>
              <m:rPr>
                <m:sty m:val="bi"/>
              </m:rPr>
              <m:t>A</m:t>
            </m:r>
          </m:e>
          <m:sup>
            <m:r>
              <m:rPr>
                <m:sty m:val="p"/>
              </m:rPr>
              <m:t>−</m:t>
            </m:r>
            <m:r>
              <m:t>1</m:t>
            </m:r>
          </m:sup>
        </m:sSup>
      </m:oMath>
      <w:ins w:id="8788" w:author="PR Preview" w:date="2026-01-01T00:00:00Z">
        <w:r>
          <w:t xml:space="preserve"> </w:t>
        </w:r>
      </w:ins>
      <w:ins w:id="8789" w:author="PR Preview" w:date="2026-01-01T00:00:00Z">
        <w:r>
          <w:t xml:space="preserve">is symmetric (</w:t>
        </w:r>
      </w:ins>
      <w:hyperlink w:anchor="cor-inverse-symmetric">
        <w:ins w:id="8790" w:author="PR Preview" w:date="2026-01-01T00:00:00Z">
          <w:r>
            <w:rPr>
              <w:rStyle w:val="Hyperlink"/>
            </w:rPr>
            <w:t xml:space="preserve">Corollary 6</w:t>
          </w:r>
        </w:ins>
      </w:hyperlink>
      <w:ins w:id="8791" w:author="PR Preview" w:date="2026-01-01T00:00:00Z">
        <w:r>
          <w:t xml:space="preserve">). Then</w:t>
        </w:r>
      </w:ins>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del w:id="8792" w:author="PR Preview" w:date="2026-01-01T00:00:00Z">
        <w:r>
          <w:rPr>
            <w:b/>
            <w:bCs/>
          </w:rPr>
          <w:delText xml:space="preserve">Example 198 (The</w:delText>
        </w:r>
      </w:del>
      <w:del w:id="8793" w:author="PR Preview" w:date="2026-01-01T00:00:00Z">
        <w:r>
          <w:rPr>
            <w:b/>
            <w:bCs/>
          </w:rPr>
          <w:delText xml:space="preserve"> </w:delText>
        </w:r>
      </w:del>
      <m:oMath>
        <m:r>
          <m:t>2</m:t>
        </m:r>
        <m:r>
          <m:rPr>
            <m:sty m:val="p"/>
          </m:rPr>
          <m:t>×</m:t>
        </m:r>
        <m:r>
          <m:t>2</m:t>
        </m:r>
      </m:oMath>
      <w:del w:id="8794" w:author="PR Preview" w:date="2026-01-01T00:00:00Z">
        <w:r>
          <w:rPr>
            <w:b/>
            <w:bCs/>
          </w:rPr>
          <w:delText xml:space="preserve"> </w:delText>
        </w:r>
      </w:del>
      <w:del w:id="8795" w:author="PR Preview" w:date="2026-01-01T00:00:00Z">
        <w:r>
          <w:rPr>
            <w:b/>
            <w:bCs/>
          </w:rPr>
          <w:delText xml:space="preserve">case)</w:delText>
        </w:r>
      </w:del>
      <w:del w:id="8796" w:author="PR Preview" w:date="2026-01-01T00:00:00Z">
        <w:r>
          <w:delText xml:space="preserve"> </w:delText>
        </w:r>
      </w:del>
      <w:del w:id="8797" w:author="PR Preview" w:date="2026-01-01T00:00:00Z">
        <w:r>
          <w:delText xml:space="preserve">For</w:delText>
        </w:r>
      </w:del>
      <w:del w:id="879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8799" w:author="PR Preview" w:date="2026-01-01T00:00:00Z">
        <w:r>
          <w:delText xml:space="preserve"> </w:delText>
        </w:r>
      </w:del>
      <w:del w:id="8800" w:author="PR Preview" w:date="2026-01-01T00:00:00Z">
        <w:r>
          <w:delText xml:space="preserve">(</w:delText>
        </w:r>
      </w:del>
      <m:oMath>
        <m:r>
          <m:t>k</m:t>
        </m:r>
        <m:r>
          <m:rPr>
            <m:sty m:val="p"/>
          </m:rPr>
          <m:t>=</m:t>
        </m:r>
        <m:r>
          <m:t>m</m:t>
        </m:r>
        <m:r>
          <m:rPr>
            <m:sty m:val="p"/>
          </m:rPr>
          <m:t>=</m:t>
        </m:r>
        <m:r>
          <m:t>1</m:t>
        </m:r>
      </m:oMath>
      <w:del w:id="8801" w:author="PR Preview" w:date="2026-01-01T00:00:00Z">
        <w:r>
          <w:delText xml:space="preserve">) and</w:delText>
        </w:r>
      </w:del>
      <w:del w:id="8802" w:author="PR Preview" w:date="2026-01-01T00:00:00Z">
        <w:r>
          <w:delText xml:space="preserve"> </w:delText>
        </w:r>
      </w:del>
      <m:oMath>
        <m:r>
          <m:t>a</m:t>
        </m:r>
        <m:r>
          <m:rPr>
            <m:sty m:val="p"/>
          </m:rPr>
          <m:t>≠</m:t>
        </m:r>
        <m:r>
          <m:t>0</m:t>
        </m:r>
      </m:oMath>
      <w:del w:id="8803" w:author="PR Preview" w:date="2026-01-01T00:00:00Z">
        <w:r>
          <w:delText xml:space="preserve">,</w:delText>
        </w:r>
      </w:del>
      <w:del w:id="8804" w:author="PR Preview" w:date="2026-01-01T00:00:00Z">
        <w:r>
          <w:delText xml:space="preserve"> </w:delText>
        </w:r>
      </w:del>
      <w:del w:id="8805" w:author="PR Preview" w:date="2026-01-01T00:00:00Z">
        <w:r>
          <w:delText xml:space="preserve">the theorem reads</w:delText>
        </w:r>
      </w:del>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del w:id="8806" w:author="PR Preview" w:date="2026-01-01T00:00:00Z">
        <w:r>
          <w:delText xml:space="preserve">with</w:delText>
        </w:r>
      </w:del>
      <w:del w:id="8807" w:author="PR Preview" w:date="2026-01-01T00:00:00Z">
        <w:r>
          <w:delText xml:space="preserve"> </w:delText>
        </w:r>
      </w:del>
      <m:oMath>
        <m:acc>
          <m:accPr>
            <m:chr m:val="̃"/>
          </m:accPr>
          <m:e>
            <m:r>
              <m:t>v</m:t>
            </m:r>
          </m:e>
        </m:acc>
        <m:r>
          <m:rPr>
            <m:sty m:val="p"/>
          </m:rPr>
          <m:t>=</m:t>
        </m:r>
        <m:r>
          <m:rPr>
            <m:sty m:val="p"/>
          </m:rPr>
          <m:t>(</m:t>
        </m:r>
        <m:r>
          <m:t>u</m:t>
        </m:r>
        <m:r>
          <m:rPr>
            <m:sty m:val="p"/>
          </m:rPr>
          <m:t>,</m:t>
        </m:r>
        <m:r>
          <m:t>w</m:t>
        </m:r>
        <m:r>
          <m:rPr>
            <m:sty m:val="p"/>
          </m:rPr>
          <m:t>)</m:t>
        </m:r>
      </m:oMath>
      <w:del w:id="8808" w:author="PR Preview" w:date="2026-01-01T00:00:00Z">
        <w:r>
          <w:delText xml:space="preserve">: the familiar completing of the square.</w:delText>
        </w:r>
      </w:del>
      <w:del w:id="8809" w:author="PR Preview" w:date="2026-01-01T00:00:00Z">
        <w:r>
          <w:delText xml:space="preserve"> </w:delText>
        </w:r>
      </w:del>
      <w:del w:id="8810" w:author="PR Preview" w:date="2026-01-01T00:00:00Z">
        <w:r>
          <w:delText xml:space="preserve">With</w:delText>
        </w:r>
      </w:del>
      <w:del w:id="8811" w:author="PR Preview" w:date="2026-01-01T00:00:00Z">
        <w:r>
          <w:delText xml:space="preserve"> </w:delText>
        </w:r>
      </w:del>
      <m:oMath>
        <m:r>
          <m:t>a</m:t>
        </m:r>
        <m:r>
          <m:rPr>
            <m:sty m:val="p"/>
          </m:rPr>
          <m:t>=</m:t>
        </m:r>
        <m:r>
          <m:t>c</m:t>
        </m:r>
        <m:r>
          <m:rPr>
            <m:sty m:val="p"/>
          </m:rPr>
          <m:t>=</m:t>
        </m:r>
        <m:r>
          <m:t>5</m:t>
        </m:r>
      </m:oMath>
      <w:del w:id="8812" w:author="PR Preview" w:date="2026-01-01T00:00:00Z">
        <w:r>
          <w:delText xml:space="preserve"> </w:delText>
        </w:r>
      </w:del>
      <w:del w:id="8813" w:author="PR Preview" w:date="2026-01-01T00:00:00Z">
        <w:r>
          <w:delText xml:space="preserve">and</w:delText>
        </w:r>
      </w:del>
      <w:del w:id="8814" w:author="PR Preview" w:date="2026-01-01T00:00:00Z">
        <w:r>
          <w:delText xml:space="preserve"> </w:delText>
        </w:r>
      </w:del>
      <m:oMath>
        <m:r>
          <m:t>b</m:t>
        </m:r>
        <m:r>
          <m:rPr>
            <m:sty m:val="p"/>
          </m:rPr>
          <m:t>=</m:t>
        </m:r>
        <m:r>
          <m:t>4</m:t>
        </m:r>
      </m:oMath>
      <w:del w:id="8815" w:author="PR Preview" w:date="2026-01-01T00:00:00Z">
        <w:r>
          <w:delText xml:space="preserve">:</w:delText>
        </w:r>
      </w:del>
      <w:del w:id="8816" w:author="PR Preview" w:date="2026-01-01T00:00:00Z">
        <w:r>
          <w:delText xml:space="preserve"> </w:delText>
        </w:r>
      </w:del>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del w:id="8817" w:author="PR Preview" w:date="2026-01-01T00:00:00Z">
        <w:r>
          <w:delText xml:space="preserve">.</w:delText>
        </w:r>
      </w:del>
    </w:p>
    <w:p>
      <w:pPr>
        <w:pStyle w:val="BodyText"/>
      </w:pPr>
      <w:ins w:id="8818" w:author="PR Preview" w:date="2026-01-01T00:00:00Z">
        <w:r>
          <w:rPr>
            <w:b/>
            <w:bCs/>
          </w:rPr>
          <w:t xml:space="preserve">Example 198 (The</w:t>
        </w:r>
      </w:ins>
      <w:ins w:id="8819" w:author="PR Preview" w:date="2026-01-01T00:00:00Z">
        <w:r>
          <w:rPr>
            <w:b/>
            <w:bCs/>
          </w:rPr>
          <w:t xml:space="preserve"> </w:t>
        </w:r>
      </w:ins>
      <m:oMath>
        <m:r>
          <m:t>2</m:t>
        </m:r>
        <m:r>
          <m:rPr>
            <m:sty m:val="p"/>
          </m:rPr>
          <m:t>×</m:t>
        </m:r>
        <m:r>
          <m:t>2</m:t>
        </m:r>
      </m:oMath>
      <w:ins w:id="8820" w:author="PR Preview" w:date="2026-01-01T00:00:00Z">
        <w:r>
          <w:rPr>
            <w:b/>
            <w:bCs/>
          </w:rPr>
          <w:t xml:space="preserve"> </w:t>
        </w:r>
      </w:ins>
      <w:ins w:id="8821" w:author="PR Preview" w:date="2026-01-01T00:00:00Z">
        <w:r>
          <w:rPr>
            <w:b/>
            <w:bCs/>
          </w:rPr>
          <w:t xml:space="preserve">case)</w:t>
        </w:r>
      </w:ins>
      <w:ins w:id="8822" w:author="PR Preview" w:date="2026-01-01T00:00:00Z">
        <w:r>
          <w:t xml:space="preserve"> </w:t>
        </w:r>
      </w:ins>
      <w:ins w:id="8823" w:author="PR Preview" w:date="2026-01-01T00:00:00Z">
        <w:r>
          <w:t xml:space="preserve">For</w:t>
        </w:r>
      </w:ins>
      <w:ins w:id="882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8825" w:author="PR Preview" w:date="2026-01-01T00:00:00Z">
        <w:r>
          <w:t xml:space="preserve"> </w:t>
        </w:r>
      </w:ins>
      <w:ins w:id="8826" w:author="PR Preview" w:date="2026-01-01T00:00:00Z">
        <w:r>
          <w:t xml:space="preserve">(</w:t>
        </w:r>
      </w:ins>
      <m:oMath>
        <m:r>
          <m:t>k</m:t>
        </m:r>
        <m:r>
          <m:rPr>
            <m:sty m:val="p"/>
          </m:rPr>
          <m:t>=</m:t>
        </m:r>
        <m:r>
          <m:t>1</m:t>
        </m:r>
      </m:oMath>
      <w:ins w:id="8827" w:author="PR Preview" w:date="2026-01-01T00:00:00Z">
        <w:r>
          <w:t xml:space="preserve"> </w:t>
        </w:r>
      </w:ins>
      <w:ins w:id="8828" w:author="PR Preview" w:date="2026-01-01T00:00:00Z">
        <w:r>
          <w:t xml:space="preserve">and</w:t>
        </w:r>
      </w:ins>
      <w:ins w:id="8829" w:author="PR Preview" w:date="2026-01-01T00:00:00Z">
        <w:r>
          <w:t xml:space="preserve"> </w:t>
        </w:r>
      </w:ins>
      <m:oMath>
        <m:r>
          <m:t>m</m:t>
        </m:r>
        <m:r>
          <m:rPr>
            <m:sty m:val="p"/>
          </m:rPr>
          <m:t>=</m:t>
        </m:r>
        <m:r>
          <m:t>1</m:t>
        </m:r>
      </m:oMath>
      <w:ins w:id="8830" w:author="PR Preview" w:date="2026-01-01T00:00:00Z">
        <w:r>
          <w:t xml:space="preserve">) and</w:t>
        </w:r>
      </w:ins>
      <w:ins w:id="8831" w:author="PR Preview" w:date="2026-01-01T00:00:00Z">
        <w:r>
          <w:t xml:space="preserve"> </w:t>
        </w:r>
      </w:ins>
      <m:oMath>
        <m:r>
          <m:t>a</m:t>
        </m:r>
        <m:r>
          <m:rPr>
            <m:sty m:val="p"/>
          </m:rPr>
          <m:t>≠</m:t>
        </m:r>
        <m:r>
          <m:t>0</m:t>
        </m:r>
      </m:oMath>
      <w:ins w:id="8832" w:author="PR Preview" w:date="2026-01-01T00:00:00Z">
        <w:r>
          <w:t xml:space="preserve">,</w:t>
        </w:r>
      </w:ins>
      <w:ins w:id="8833" w:author="PR Preview" w:date="2026-01-01T00:00:00Z">
        <w:r>
          <w:t xml:space="preserve"> </w:t>
        </w:r>
      </w:ins>
      <w:ins w:id="8834"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ins w:id="8835" w:author="PR Preview" w:date="2026-01-01T00:00:00Z">
        <w:r>
          <w:t xml:space="preserve">with</w:t>
        </w:r>
      </w:ins>
      <w:ins w:id="8836" w:author="PR Preview" w:date="2026-01-01T00:00:00Z">
        <w:r>
          <w:t xml:space="preserve"> </w:t>
        </w:r>
      </w:ins>
      <m:oMath>
        <m:acc>
          <m:accPr>
            <m:chr m:val="̃"/>
          </m:accPr>
          <m:e>
            <m:r>
              <m:t>v</m:t>
            </m:r>
          </m:e>
        </m:acc>
        <m:r>
          <m:rPr>
            <m:sty m:val="p"/>
          </m:rPr>
          <m:t>=</m:t>
        </m:r>
        <m:r>
          <m:rPr>
            <m:sty m:val="p"/>
          </m:rPr>
          <m:t>(</m:t>
        </m:r>
        <m:r>
          <m:t>u</m:t>
        </m:r>
        <m:r>
          <m:rPr>
            <m:sty m:val="p"/>
          </m:rPr>
          <m:t>,</m:t>
        </m:r>
        <m:r>
          <m:t>w</m:t>
        </m:r>
        <m:r>
          <m:rPr>
            <m:sty m:val="p"/>
          </m:rPr>
          <m:t>)</m:t>
        </m:r>
      </m:oMath>
      <w:ins w:id="8837" w:author="PR Preview" w:date="2026-01-01T00:00:00Z">
        <w:r>
          <w:t xml:space="preserve">: the familiar completing of the square.</w:t>
        </w:r>
      </w:ins>
      <w:ins w:id="8838" w:author="PR Preview" w:date="2026-01-01T00:00:00Z">
        <w:r>
          <w:t xml:space="preserve"> </w:t>
        </w:r>
      </w:ins>
      <w:ins w:id="8839" w:author="PR Preview" w:date="2026-01-01T00:00:00Z">
        <w:r>
          <w:t xml:space="preserve">With</w:t>
        </w:r>
      </w:ins>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ins w:id="8840" w:author="PR Preview" w:date="2026-01-01T00:00:00Z">
        <w:r>
          <w:t xml:space="preserve">and</w:t>
        </w:r>
      </w:ins>
      <w:ins w:id="8841" w:author="PR Preview" w:date="2026-01-01T00:00:00Z">
        <w:r>
          <w:t xml:space="preserve"> </w:t>
        </w:r>
      </w:ins>
      <m:oMath>
        <m:r>
          <m:t>b</m:t>
        </m:r>
        <m:r>
          <m:rPr>
            <m:sty m:val="p"/>
          </m:rPr>
          <m:t>=</m:t>
        </m:r>
        <m:r>
          <m:t>4</m:t>
        </m:r>
      </m:oMath>
      <w:ins w:id="8842" w:author="PR Preview" w:date="2026-01-01T00:00:00Z">
        <w:r>
          <w:t xml:space="preserve">:</w:t>
        </w:r>
      </w:ins>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0"/>
    <w:bookmarkStart w:id="601"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del w:id="8843" w:author="PR Preview" w:date="2026-01-01T00:00:00Z">
        <w:r>
          <w:delText xml:space="preserve">For</w:delText>
        </w:r>
      </w:del>
      <w:del w:id="884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8845" w:author="PR Preview" w:date="2026-01-01T00:00:00Z">
        <w:r>
          <w:delText xml:space="preserve"> </w:delText>
        </w:r>
      </w:del>
      <w:del w:id="8846" w:author="PR Preview" w:date="2026-01-01T00:00:00Z">
        <w:r>
          <w:delText xml:space="preserve">with</w:delText>
        </w:r>
      </w:del>
      <w:del w:id="8847" w:author="PR Preview" w:date="2026-01-01T00:00:00Z">
        <w:r>
          <w:delText xml:space="preserve"> </w:delText>
        </w:r>
      </w:del>
      <m:oMath>
        <m:r>
          <m:rPr>
            <m:sty m:val="bi"/>
          </m:rPr>
          <m:t>A</m:t>
        </m:r>
        <m:r>
          <m:rPr>
            <m:sty m:val="p"/>
          </m:rPr>
          <m:t>=</m:t>
        </m:r>
        <m:r>
          <m:rPr>
            <m:sty m:val="p"/>
          </m:rPr>
          <m:t>[</m:t>
        </m:r>
        <m:r>
          <m:t>5</m:t>
        </m:r>
        <m:r>
          <m:rPr>
            <m:sty m:val="p"/>
          </m:rPr>
          <m:t>]</m:t>
        </m:r>
      </m:oMath>
      <w:del w:id="8848" w:author="PR Preview" w:date="2026-01-01T00:00:00Z">
        <w:r>
          <w:delText xml:space="preserve">:</w:delText>
        </w:r>
      </w:del>
      <w:del w:id="8849" w:author="PR Preview" w:date="2026-01-01T00:00:00Z">
        <w:r>
          <w:delText xml:space="preserve"> </w:delText>
        </w:r>
      </w:del>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del w:id="8850" w:author="PR Preview" w:date="2026-01-01T00:00:00Z">
        <w:r>
          <w:delText xml:space="preserve">, that is,</w:delText>
        </w:r>
      </w:del>
      <w:del w:id="8851" w:author="PR Preview" w:date="2026-01-01T00:00:00Z">
        <w:r>
          <w:delText xml:space="preserve"> </w:delText>
        </w:r>
      </w:del>
      <m:oMath>
        <m:r>
          <m:rPr>
            <m:sty m:val="bi"/>
          </m:rPr>
          <m:t>S</m:t>
        </m:r>
        <m:r>
          <m:rPr>
            <m:sty m:val="p"/>
          </m:rPr>
          <m:t>=</m:t>
        </m:r>
        <m:r>
          <m:rPr>
            <m:sty m:val="p"/>
          </m:rPr>
          <m:t>[</m:t>
        </m:r>
        <m:f>
          <m:fPr>
            <m:type m:val="lin"/>
          </m:fPr>
          <m:num>
            <m:r>
              <m:t>9</m:t>
            </m:r>
          </m:num>
          <m:den>
            <m:r>
              <m:t>5</m:t>
            </m:r>
          </m:den>
        </m:f>
        <m:r>
          <m:rPr>
            <m:sty m:val="p"/>
          </m:rPr>
          <m:t>]</m:t>
        </m:r>
      </m:oMath>
      <w:del w:id="8852" w:author="PR Preview" w:date="2026-01-01T00:00:00Z">
        <w:r>
          <w:delText xml:space="preserve">.</w:delText>
        </w:r>
      </w:del>
    </w:p>
    <w:p>
      <w:pPr>
        <w:pStyle w:val="Compact"/>
        <w:numPr>
          <w:ilvl w:val="0"/>
          <w:numId w:val="1106"/>
        </w:numPr>
      </w:pPr>
      <w:del w:id="8853" w:author="PR Preview" w:date="2026-01-01T00:00:00Z">
        <w:r>
          <w:delText xml:space="preserve">For</w:delText>
        </w:r>
      </w:del>
      <w:del w:id="8854"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8855" w:author="PR Preview" w:date="2026-01-01T00:00:00Z">
        <w:r>
          <w:delText xml:space="preserve"> </w:delText>
        </w:r>
      </w:del>
      <w:del w:id="8856" w:author="PR Preview" w:date="2026-01-01T00:00:00Z">
        <w:r>
          <w:delText xml:space="preserve">with</w:delText>
        </w:r>
      </w:del>
      <w:del w:id="8857" w:author="PR Preview" w:date="2026-01-01T00:00:00Z">
        <w:r>
          <w:delText xml:space="preserve"> </w:delText>
        </w:r>
      </w:del>
      <m:oMath>
        <m:r>
          <m:rPr>
            <m:sty m:val="bi"/>
          </m:rPr>
          <m:t>A</m:t>
        </m:r>
        <m:r>
          <m:rPr>
            <m:sty m:val="p"/>
          </m:rPr>
          <m:t>=</m:t>
        </m:r>
        <m:r>
          <m:rPr>
            <m:sty m:val="p"/>
          </m:rPr>
          <m:t>[</m:t>
        </m:r>
        <m:r>
          <m:t>1</m:t>
        </m:r>
        <m:r>
          <m:rPr>
            <m:sty m:val="p"/>
          </m:rPr>
          <m:t>]</m:t>
        </m:r>
      </m:oMath>
      <w:del w:id="8858" w:author="PR Preview" w:date="2026-01-01T00:00:00Z">
        <w:r>
          <w:delText xml:space="preserve">:</w:delText>
        </w:r>
      </w:del>
      <w:del w:id="8859" w:author="PR Preview" w:date="2026-01-01T00:00:00Z">
        <w:r>
          <w:delText xml:space="preserve"> </w:delText>
        </w:r>
      </w:del>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del w:id="8860" w:author="PR Preview" w:date="2026-01-01T00:00:00Z">
        <w:r>
          <w:delText xml:space="preserve">.</w:delText>
        </w:r>
      </w:del>
    </w:p>
    <w:p>
      <w:pPr>
        <w:numPr>
          <w:ilvl w:val="0"/>
          <w:numId w:val="1106"/>
        </w:numPr>
      </w:pPr>
      <w:ins w:id="8861" w:author="PR Preview" w:date="2026-01-01T00:00:00Z">
        <w:r>
          <w:t xml:space="preserve">For</w:t>
        </w:r>
      </w:ins>
      <w:ins w:id="8862"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8863" w:author="PR Preview" w:date="2026-01-01T00:00:00Z">
        <w:r>
          <w:t xml:space="preserve"> </w:t>
        </w:r>
      </w:ins>
      <w:ins w:id="8864" w:author="PR Preview" w:date="2026-01-01T00:00:00Z">
        <w:r>
          <w:t xml:space="preserve">with</w:t>
        </w:r>
      </w:ins>
      <w:ins w:id="8865" w:author="PR Preview" w:date="2026-01-01T00:00:00Z">
        <w:r>
          <w:t xml:space="preserve"> </w:t>
        </w:r>
      </w:ins>
      <m:oMath>
        <m:r>
          <m:rPr>
            <m:sty m:val="bi"/>
          </m:rPr>
          <m:t>A</m:t>
        </m:r>
        <m:r>
          <m:rPr>
            <m:sty m:val="p"/>
          </m:rPr>
          <m:t>=</m:t>
        </m:r>
        <m:r>
          <m:rPr>
            <m:sty m:val="p"/>
          </m:rPr>
          <m:t>[</m:t>
        </m:r>
        <m:r>
          <m:t>5</m:t>
        </m:r>
        <m:r>
          <m:rPr>
            <m:sty m:val="p"/>
          </m:rPr>
          <m:t>]</m:t>
        </m:r>
      </m:oMath>
      <w:ins w:id="8866" w:author="PR Preview" w:date="2026-01-01T00:00:00Z">
        <w:r>
          <w:t xml:space="preserve">:</w:t>
        </w:r>
      </w:ins>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ins w:id="8867" w:author="PR Preview" w:date="2026-01-01T00:00:00Z">
        <w:r>
          <w:t xml:space="preserve">that is,</w:t>
        </w:r>
      </w:ins>
      <w:ins w:id="8868" w:author="PR Preview" w:date="2026-01-01T00:00:00Z">
        <w:r>
          <w:t xml:space="preserve"> </w:t>
        </w:r>
      </w:ins>
      <m:oMath>
        <m:r>
          <m:rPr>
            <m:sty m:val="bi"/>
          </m:rPr>
          <m:t>S</m:t>
        </m:r>
        <m:r>
          <m:rPr>
            <m:sty m:val="p"/>
          </m:rPr>
          <m:t>=</m:t>
        </m:r>
        <m:r>
          <m:rPr>
            <m:sty m:val="p"/>
          </m:rPr>
          <m:t>[</m:t>
        </m:r>
        <m:f>
          <m:fPr>
            <m:type m:val="lin"/>
          </m:fPr>
          <m:num>
            <m:r>
              <m:t>9</m:t>
            </m:r>
          </m:num>
          <m:den>
            <m:r>
              <m:t>5</m:t>
            </m:r>
          </m:den>
        </m:f>
        <m:r>
          <m:rPr>
            <m:sty m:val="p"/>
          </m:rPr>
          <m:t>]</m:t>
        </m:r>
      </m:oMath>
      <w:ins w:id="8869" w:author="PR Preview" w:date="2026-01-01T00:00:00Z">
        <w:r>
          <w:t xml:space="preserve">.</w:t>
        </w:r>
      </w:ins>
    </w:p>
    <w:p>
      <w:pPr>
        <w:numPr>
          <w:ilvl w:val="0"/>
          <w:numId w:val="1106"/>
        </w:numPr>
      </w:pPr>
      <w:ins w:id="8870" w:author="PR Preview" w:date="2026-01-01T00:00:00Z">
        <w:r>
          <w:t xml:space="preserve">For</w:t>
        </w:r>
      </w:ins>
      <w:ins w:id="8871"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8872" w:author="PR Preview" w:date="2026-01-01T00:00:00Z">
        <w:r>
          <w:t xml:space="preserve"> </w:t>
        </w:r>
      </w:ins>
      <w:ins w:id="8873" w:author="PR Preview" w:date="2026-01-01T00:00:00Z">
        <w:r>
          <w:t xml:space="preserve">with</w:t>
        </w:r>
      </w:ins>
      <w:ins w:id="8874" w:author="PR Preview" w:date="2026-01-01T00:00:00Z">
        <w:r>
          <w:t xml:space="preserve"> </w:t>
        </w:r>
      </w:ins>
      <m:oMath>
        <m:r>
          <m:rPr>
            <m:sty m:val="bi"/>
          </m:rPr>
          <m:t>A</m:t>
        </m:r>
        <m:r>
          <m:rPr>
            <m:sty m:val="p"/>
          </m:rPr>
          <m:t>=</m:t>
        </m:r>
        <m:r>
          <m:rPr>
            <m:sty m:val="p"/>
          </m:rPr>
          <m:t>[</m:t>
        </m:r>
        <m:r>
          <m:t>1</m:t>
        </m:r>
        <m:r>
          <m:rPr>
            <m:sty m:val="p"/>
          </m:rPr>
          <m:t>]</m:t>
        </m:r>
      </m:oMath>
      <w:ins w:id="8875" w:author="PR Preview" w:date="2026-01-01T00:00:00Z">
        <w:r>
          <w:t xml:space="preserve">:</w:t>
        </w:r>
      </w:ins>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del w:id="8876" w:author="PR Preview" w:date="2026-01-01T00:00:00Z">
        <w:r>
          <w:rPr>
            <w:b/>
            <w:bCs/>
          </w:rPr>
          <w:delText xml:space="preserve">Only if.</w:delText>
        </w:r>
      </w:del>
      <w:del w:id="8877" w:author="PR Preview" w:date="2026-01-01T00:00:00Z">
        <w:r>
          <w:delText xml:space="preserve"> </w:delText>
        </w:r>
      </w:del>
      <m:oMath>
        <m:r>
          <m:rPr>
            <m:sty m:val="bi"/>
          </m:rPr>
          <m:t>A</m:t>
        </m:r>
      </m:oMath>
      <w:del w:id="8878" w:author="PR Preview" w:date="2026-01-01T00:00:00Z">
        <w:r>
          <w:delText xml:space="preserve"> </w:delText>
        </w:r>
      </w:del>
      <w:del w:id="8879" w:author="PR Preview" w:date="2026-01-01T00:00:00Z">
        <w:r>
          <w:delText xml:space="preserve">is the top-left</w:delText>
        </w:r>
      </w:del>
      <w:del w:id="8880" w:author="PR Preview" w:date="2026-01-01T00:00:00Z">
        <w:r>
          <w:delText xml:space="preserve"> </w:delText>
        </w:r>
      </w:del>
      <m:oMath>
        <m:r>
          <m:t>k</m:t>
        </m:r>
        <m:r>
          <m:rPr>
            <m:sty m:val="p"/>
          </m:rPr>
          <m:t>×</m:t>
        </m:r>
        <m:r>
          <m:t>k</m:t>
        </m:r>
      </m:oMath>
      <w:del w:id="8881" w:author="PR Preview" w:date="2026-01-01T00:00:00Z">
        <w:r>
          <w:delText xml:space="preserve"> </w:delText>
        </w:r>
      </w:del>
      <w:del w:id="8882" w:author="PR Preview" w:date="2026-01-01T00:00:00Z">
        <w:r>
          <w:delText xml:space="preserve">block of</w:delText>
        </w:r>
      </w:del>
      <w:del w:id="8883" w:author="PR Preview" w:date="2026-01-01T00:00:00Z">
        <w:r>
          <w:delText xml:space="preserve"> </w:delText>
        </w:r>
      </w:del>
      <m:oMath>
        <m:r>
          <m:rPr>
            <m:sty m:val="bi"/>
          </m:rPr>
          <m:t>X</m:t>
        </m:r>
      </m:oMath>
      <w:del w:id="8884" w:author="PR Preview" w:date="2026-01-01T00:00:00Z">
        <w:r>
          <w:delText xml:space="preserve">, so it is positive definite (</w:delText>
        </w:r>
      </w:del>
      <w:hyperlink w:anchor="thm-pd-submatrix">
        <w:del w:id="8885" w:author="PR Preview" w:date="2026-01-01T00:00:00Z">
          <w:r>
            <w:rPr>
              <w:rStyle w:val="Hyperlink"/>
            </w:rPr>
            <w:delText xml:space="preserve">Theorem 109</w:delText>
          </w:r>
        </w:del>
      </w:hyperlink>
      <w:del w:id="8886" w:author="PR Preview" w:date="2026-01-01T00:00:00Z">
        <w:r>
          <w:delText xml:space="preserve">),</w:delText>
        </w:r>
      </w:del>
      <w:del w:id="8887" w:author="PR Preview" w:date="2026-01-01T00:00:00Z">
        <w:r>
          <w:delText xml:space="preserve"> </w:delText>
        </w:r>
      </w:del>
      <w:del w:id="8888" w:author="PR Preview" w:date="2026-01-01T00:00:00Z">
        <w:r>
          <w:delText xml:space="preserve">and invertible (</w:delText>
        </w:r>
      </w:del>
      <w:hyperlink w:anchor="thm-pd-inverse">
        <w:del w:id="8889" w:author="PR Preview" w:date="2026-01-01T00:00:00Z">
          <w:r>
            <w:rPr>
              <w:rStyle w:val="Hyperlink"/>
            </w:rPr>
            <w:delText xml:space="preserve">Theorem 74</w:delText>
          </w:r>
        </w:del>
      </w:hyperlink>
      <w:del w:id="8890" w:author="PR Preview" w:date="2026-01-01T00:00:00Z">
        <w:r>
          <w:delText xml:space="preserve">).</w:delText>
        </w:r>
      </w:del>
      <w:del w:id="8891" w:author="PR Preview" w:date="2026-01-01T00:00:00Z">
        <w:r>
          <w:delText xml:space="preserve"> </w:delText>
        </w:r>
      </w:del>
      <m:oMath>
        <m:r>
          <m:rPr>
            <m:sty m:val="bi"/>
          </m:rPr>
          <m:t>S</m:t>
        </m:r>
      </m:oMath>
      <w:del w:id="8892" w:author="PR Preview" w:date="2026-01-01T00:00:00Z">
        <w:r>
          <w:delText xml:space="preserve"> </w:delText>
        </w:r>
      </w:del>
      <w:del w:id="8893" w:author="PR Preview" w:date="2026-01-01T00:00:00Z">
        <w:r>
          <w:delText xml:space="preserve">is symmetric:</w:delText>
        </w:r>
      </w:del>
      <w:del w:id="8894" w:author="PR Preview" w:date="2026-01-01T00:00:00Z">
        <w:r>
          <w:delText xml:space="preserve"> </w:delText>
        </w:r>
      </w:del>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8895" w:author="PR Preview" w:date="2026-01-01T00:00:00Z">
        <w:r>
          <w:delText xml:space="preserve"> </w:delText>
        </w:r>
      </w:del>
      <w:del w:id="8896" w:author="PR Preview" w:date="2026-01-01T00:00:00Z">
        <w:r>
          <w:delText xml:space="preserve">(</w:delText>
        </w:r>
      </w:del>
      <w:hyperlink w:anchor="thm-transpose-product">
        <w:del w:id="8897" w:author="PR Preview" w:date="2026-01-01T00:00:00Z">
          <w:r>
            <w:rPr>
              <w:rStyle w:val="Hyperlink"/>
            </w:rPr>
            <w:delText xml:space="preserve">Theorem 19</w:delText>
          </w:r>
        </w:del>
      </w:hyperlink>
      <w:del w:id="8898" w:author="PR Preview" w:date="2026-01-01T00:00:00Z">
        <w:r>
          <w:delText xml:space="preserve">,</w:delText>
        </w:r>
      </w:del>
      <w:del w:id="8899" w:author="PR Preview" w:date="2026-01-01T00:00:00Z">
        <w:r>
          <w:delText xml:space="preserve"> </w:delText>
        </w:r>
      </w:del>
      <w:hyperlink w:anchor="def-matrix-transpose">
        <w:del w:id="8900" w:author="PR Preview" w:date="2026-01-01T00:00:00Z">
          <w:r>
            <w:rPr>
              <w:rStyle w:val="Hyperlink"/>
            </w:rPr>
            <w:delText xml:space="preserve">Definition 20</w:delText>
          </w:r>
        </w:del>
      </w:hyperlink>
      <w:del w:id="8901" w:author="PR Preview" w:date="2026-01-01T00:00:00Z">
        <w:r>
          <w:delText xml:space="preserve"> </w:delText>
        </w:r>
      </w:del>
      <w:del w:id="8902" w:author="PR Preview" w:date="2026-01-01T00:00:00Z">
        <w:r>
          <w:delText xml:space="preserve">for</w:delText>
        </w:r>
      </w:del>
      <w:del w:id="8903"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8904" w:author="PR Preview" w:date="2026-01-01T00:00:00Z">
        <w:r>
          <w:delText xml:space="preserve">,</w:delText>
        </w:r>
      </w:del>
      <w:del w:id="8905" w:author="PR Preview" w:date="2026-01-01T00:00:00Z">
        <w:r>
          <w:delText xml:space="preserve"> </w:delText>
        </w:r>
      </w:del>
      <w:hyperlink w:anchor="cor-inverse-symmetric">
        <w:del w:id="8906" w:author="PR Preview" w:date="2026-01-01T00:00:00Z">
          <w:r>
            <w:rPr>
              <w:rStyle w:val="Hyperlink"/>
            </w:rPr>
            <w:delText xml:space="preserve">Corollary 6</w:delText>
          </w:r>
        </w:del>
      </w:hyperlink>
      <w:del w:id="8907" w:author="PR Preview" w:date="2026-01-01T00:00:00Z">
        <w:r>
          <w:delText xml:space="preserve">),</w:delText>
        </w:r>
      </w:del>
      <w:del w:id="8908" w:author="PR Preview" w:date="2026-01-01T00:00:00Z">
        <w:r>
          <w:delText xml:space="preserve"> </w:delText>
        </w:r>
      </w:del>
      <w:del w:id="8909" w:author="PR Preview" w:date="2026-01-01T00:00:00Z">
        <w:r>
          <w:delText xml:space="preserve">and</w:delText>
        </w:r>
      </w:del>
      <w:del w:id="8910" w:author="PR Preview" w:date="2026-01-01T00:00:00Z">
        <w:r>
          <w:delText xml:space="preserve"> </w:delText>
        </w:r>
      </w:del>
      <m:oMath>
        <m:r>
          <m:rPr>
            <m:sty m:val="bi"/>
          </m:rPr>
          <m:t>C</m:t>
        </m:r>
      </m:oMath>
      <w:del w:id="8911" w:author="PR Preview" w:date="2026-01-01T00:00:00Z">
        <w:r>
          <w:delText xml:space="preserve"> </w:delText>
        </w:r>
      </w:del>
      <w:del w:id="8912" w:author="PR Preview" w:date="2026-01-01T00:00:00Z">
        <w:r>
          <w:delText xml:space="preserve">is symmetric,</w:delText>
        </w:r>
      </w:del>
      <w:del w:id="8913" w:author="PR Preview" w:date="2026-01-01T00:00:00Z">
        <w:r>
          <w:delText xml:space="preserve"> </w:delText>
        </w:r>
      </w:del>
      <w:del w:id="8914" w:author="PR Preview" w:date="2026-01-01T00:00:00Z">
        <w:r>
          <w:delText xml:space="preserve">so</w:delText>
        </w:r>
      </w:del>
      <w:del w:id="8915"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8916" w:author="PR Preview" w:date="2026-01-01T00:00:00Z">
        <w:r>
          <w:delText xml:space="preserve"> </w:delText>
        </w:r>
      </w:del>
      <w:del w:id="8917" w:author="PR Preview" w:date="2026-01-01T00:00:00Z">
        <w:r>
          <w:delText xml:space="preserve">is symmetric</w:delText>
        </w:r>
      </w:del>
      <w:del w:id="8918" w:author="PR Preview" w:date="2026-01-01T00:00:00Z">
        <w:r>
          <w:delText xml:space="preserve"> </w:delText>
        </w:r>
      </w:del>
      <w:del w:id="8919" w:author="PR Preview" w:date="2026-01-01T00:00:00Z">
        <w:r>
          <w:delText xml:space="preserve">(the transpose of a difference is the difference of the transposes, entry by entry,</w:delText>
        </w:r>
      </w:del>
      <w:del w:id="8920" w:author="PR Preview" w:date="2026-01-01T00:00:00Z">
        <w:r>
          <w:delText xml:space="preserve"> </w:delText>
        </w:r>
      </w:del>
      <w:hyperlink w:anchor="def-matrix-transpose">
        <w:del w:id="8921" w:author="PR Preview" w:date="2026-01-01T00:00:00Z">
          <w:r>
            <w:rPr>
              <w:rStyle w:val="Hyperlink"/>
            </w:rPr>
            <w:delText xml:space="preserve">Definition 20</w:delText>
          </w:r>
        </w:del>
      </w:hyperlink>
      <w:del w:id="8922" w:author="PR Preview" w:date="2026-01-01T00:00:00Z">
        <w:r>
          <w:delText xml:space="preserve">).</w:delText>
        </w:r>
      </w:del>
      <w:del w:id="8923" w:author="PR Preview" w:date="2026-01-01T00:00:00Z">
        <w:r>
          <w:delText xml:space="preserve"> </w:delText>
        </w:r>
      </w:del>
      <w:del w:id="8924" w:author="PR Preview" w:date="2026-01-01T00:00:00Z">
        <w:r>
          <w:delText xml:space="preserve">For</w:delText>
        </w:r>
      </w:del>
      <w:del w:id="8925" w:author="PR Preview" w:date="2026-01-01T00:00:00Z">
        <w:r>
          <w:delText xml:space="preserve"> </w:delText>
        </w:r>
      </w:del>
      <m:oMath>
        <m:acc>
          <m:accPr>
            <m:chr m:val="̃"/>
          </m:accPr>
          <m:e>
            <m:r>
              <m:t>w</m:t>
            </m:r>
          </m:e>
        </m:acc>
        <m:r>
          <m:rPr>
            <m:sty m:val="p"/>
          </m:rPr>
          <m:t>≠</m:t>
        </m:r>
        <m:acc>
          <m:accPr>
            <m:chr m:val="̃"/>
          </m:accPr>
          <m:e>
            <m:r>
              <m:t>0</m:t>
            </m:r>
          </m:e>
        </m:acc>
      </m:oMath>
      <w:del w:id="8926" w:author="PR Preview" w:date="2026-01-01T00:00:00Z">
        <w:r>
          <w:delText xml:space="preserve">, take</w:delText>
        </w:r>
      </w:del>
      <w:del w:id="8927" w:author="PR Preview" w:date="2026-01-01T00:00:00Z">
        <w:r>
          <w:delText xml:space="preserve"> </w:delText>
        </w:r>
      </w:del>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del w:id="8928" w:author="PR Preview" w:date="2026-01-01T00:00:00Z">
        <w:r>
          <w:delText xml:space="preserve">, so</w:delText>
        </w:r>
      </w:del>
      <w:del w:id="8929" w:author="PR Preview" w:date="2026-01-01T00:00:00Z">
        <w:r>
          <w:delText xml:space="preserve"> </w:delText>
        </w:r>
      </w:del>
      <m:oMath>
        <m:acc>
          <m:accPr>
            <m:chr m:val="̃"/>
          </m:accPr>
          <m:e>
            <m:r>
              <m:t>z</m:t>
            </m:r>
          </m:e>
        </m:acc>
        <m:r>
          <m:rPr>
            <m:sty m:val="p"/>
          </m:rPr>
          <m:t>=</m:t>
        </m:r>
        <m:acc>
          <m:accPr>
            <m:chr m:val="̃"/>
          </m:accPr>
          <m:e>
            <m:r>
              <m:t>0</m:t>
            </m:r>
          </m:e>
        </m:acc>
      </m:oMath>
      <w:del w:id="8930" w:author="PR Preview" w:date="2026-01-01T00:00:00Z">
        <w:r>
          <w:delText xml:space="preserve"> </w:delText>
        </w:r>
      </w:del>
      <w:del w:id="8931" w:author="PR Preview" w:date="2026-01-01T00:00:00Z">
        <w:r>
          <w:delText xml:space="preserve">and</w:delText>
        </w:r>
      </w:del>
      <w:del w:id="8932"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del w:id="8933" w:author="PR Preview" w:date="2026-01-01T00:00:00Z">
        <w:r>
          <w:delText xml:space="preserve">; then</w:delText>
        </w:r>
      </w:del>
      <w:del w:id="8934" w:author="PR Preview" w:date="2026-01-01T00:00:00Z">
        <w:r>
          <w:delText xml:space="preserve"> </w:delText>
        </w:r>
      </w:del>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del w:id="8935" w:author="PR Preview" w:date="2026-01-01T00:00:00Z">
        <w:r>
          <w:delText xml:space="preserve"> </w:delText>
        </w:r>
      </w:del>
      <w:del w:id="8936" w:author="PR Preview" w:date="2026-01-01T00:00:00Z">
        <w:r>
          <w:delText xml:space="preserve">(</w:delText>
        </w:r>
      </w:del>
      <w:hyperlink w:anchor="thm-block-quadratic">
        <w:del w:id="8937" w:author="PR Preview" w:date="2026-01-01T00:00:00Z">
          <w:r>
            <w:rPr>
              <w:rStyle w:val="Hyperlink"/>
            </w:rPr>
            <w:delText xml:space="preserve">Theorem 110</w:delText>
          </w:r>
        </w:del>
      </w:hyperlink>
      <w:del w:id="8938" w:author="PR Preview" w:date="2026-01-01T00:00:00Z">
        <w:r>
          <w:delText xml:space="preserve">).</w:delText>
        </w:r>
      </w:del>
    </w:p>
    <w:p>
      <w:pPr>
        <w:pStyle w:val="BodyText"/>
      </w:pPr>
      <w:ins w:id="8939" w:author="PR Preview" w:date="2026-01-01T00:00:00Z">
        <w:r>
          <w:rPr>
            <w:b/>
            <w:bCs/>
          </w:rPr>
          <w:t xml:space="preserve">Only if.</w:t>
        </w:r>
      </w:ins>
      <w:ins w:id="8940" w:author="PR Preview" w:date="2026-01-01T00:00:00Z">
        <w:r>
          <w:t xml:space="preserve"> </w:t>
        </w:r>
      </w:ins>
      <m:oMath>
        <m:r>
          <m:rPr>
            <m:sty m:val="bi"/>
          </m:rPr>
          <m:t>A</m:t>
        </m:r>
      </m:oMath>
      <w:ins w:id="8941" w:author="PR Preview" w:date="2026-01-01T00:00:00Z">
        <w:r>
          <w:t xml:space="preserve"> </w:t>
        </w:r>
      </w:ins>
      <w:ins w:id="8942" w:author="PR Preview" w:date="2026-01-01T00:00:00Z">
        <w:r>
          <w:t xml:space="preserve">is the top-left</w:t>
        </w:r>
      </w:ins>
      <w:ins w:id="8943" w:author="PR Preview" w:date="2026-01-01T00:00:00Z">
        <w:r>
          <w:t xml:space="preserve"> </w:t>
        </w:r>
      </w:ins>
      <m:oMath>
        <m:r>
          <m:t>k</m:t>
        </m:r>
        <m:r>
          <m:rPr>
            <m:sty m:val="p"/>
          </m:rPr>
          <m:t>×</m:t>
        </m:r>
        <m:r>
          <m:t>k</m:t>
        </m:r>
      </m:oMath>
      <w:ins w:id="8944" w:author="PR Preview" w:date="2026-01-01T00:00:00Z">
        <w:r>
          <w:t xml:space="preserve"> </w:t>
        </w:r>
      </w:ins>
      <w:ins w:id="8945" w:author="PR Preview" w:date="2026-01-01T00:00:00Z">
        <w:r>
          <w:t xml:space="preserve">block of</w:t>
        </w:r>
      </w:ins>
      <w:ins w:id="8946" w:author="PR Preview" w:date="2026-01-01T00:00:00Z">
        <w:r>
          <w:t xml:space="preserve"> </w:t>
        </w:r>
      </w:ins>
      <m:oMath>
        <m:r>
          <m:rPr>
            <m:sty m:val="bi"/>
          </m:rPr>
          <m:t>X</m:t>
        </m:r>
      </m:oMath>
      <w:ins w:id="8947" w:author="PR Preview" w:date="2026-01-01T00:00:00Z">
        <w:r>
          <w:t xml:space="preserve">, so it is positive definite (</w:t>
        </w:r>
      </w:ins>
      <w:hyperlink w:anchor="thm-pd-submatrix">
        <w:ins w:id="8948" w:author="PR Preview" w:date="2026-01-01T00:00:00Z">
          <w:r>
            <w:rPr>
              <w:rStyle w:val="Hyperlink"/>
            </w:rPr>
            <w:t xml:space="preserve">Theorem 109</w:t>
          </w:r>
        </w:ins>
      </w:hyperlink>
      <w:ins w:id="8949" w:author="PR Preview" w:date="2026-01-01T00:00:00Z">
        <w:r>
          <w:t xml:space="preserve">),</w:t>
        </w:r>
      </w:ins>
      <w:ins w:id="8950" w:author="PR Preview" w:date="2026-01-01T00:00:00Z">
        <w:r>
          <w:t xml:space="preserve"> </w:t>
        </w:r>
      </w:ins>
      <w:ins w:id="8951" w:author="PR Preview" w:date="2026-01-01T00:00:00Z">
        <w:r>
          <w:t xml:space="preserve">and invertible (</w:t>
        </w:r>
      </w:ins>
      <w:hyperlink w:anchor="thm-pd-inverse">
        <w:ins w:id="8952" w:author="PR Preview" w:date="2026-01-01T00:00:00Z">
          <w:r>
            <w:rPr>
              <w:rStyle w:val="Hyperlink"/>
            </w:rPr>
            <w:t xml:space="preserve">Theorem 74</w:t>
          </w:r>
        </w:ins>
      </w:hyperlink>
      <w:ins w:id="8953" w:author="PR Preview" w:date="2026-01-01T00:00:00Z">
        <w:r>
          <w:t xml:space="preserve">).</w:t>
        </w:r>
      </w:ins>
      <w:ins w:id="8954" w:author="PR Preview" w:date="2026-01-01T00:00:00Z">
        <w:r>
          <w:t xml:space="preserve"> </w:t>
        </w:r>
      </w:ins>
      <m:oMath>
        <m:r>
          <m:rPr>
            <m:sty m:val="bi"/>
          </m:rPr>
          <m:t>S</m:t>
        </m:r>
      </m:oMath>
      <w:ins w:id="8955" w:author="PR Preview" w:date="2026-01-01T00:00:00Z">
        <w:r>
          <w:t xml:space="preserve"> </w:t>
        </w:r>
      </w:ins>
      <w:ins w:id="8956"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8957" w:author="PR Preview" w:date="2026-01-01T00:00:00Z">
        <w:r>
          <w:t xml:space="preserve">(</w:t>
        </w:r>
      </w:ins>
      <w:hyperlink w:anchor="thm-transpose-product">
        <w:ins w:id="8958" w:author="PR Preview" w:date="2026-01-01T00:00:00Z">
          <w:r>
            <w:rPr>
              <w:rStyle w:val="Hyperlink"/>
            </w:rPr>
            <w:t xml:space="preserve">Theorem 19</w:t>
          </w:r>
        </w:ins>
      </w:hyperlink>
      <w:ins w:id="8959" w:author="PR Preview" w:date="2026-01-01T00:00:00Z">
        <w:r>
          <w:t xml:space="preserve">,</w:t>
        </w:r>
      </w:ins>
      <w:ins w:id="8960" w:author="PR Preview" w:date="2026-01-01T00:00:00Z">
        <w:r>
          <w:t xml:space="preserve"> </w:t>
        </w:r>
      </w:ins>
      <w:hyperlink w:anchor="def-matrix-transpose">
        <w:ins w:id="8961" w:author="PR Preview" w:date="2026-01-01T00:00:00Z">
          <w:r>
            <w:rPr>
              <w:rStyle w:val="Hyperlink"/>
            </w:rPr>
            <w:t xml:space="preserve">Definition 20</w:t>
          </w:r>
        </w:ins>
      </w:hyperlink>
      <w:ins w:id="8962" w:author="PR Preview" w:date="2026-01-01T00:00:00Z">
        <w:r>
          <w:t xml:space="preserve"> </w:t>
        </w:r>
      </w:ins>
      <w:ins w:id="8963" w:author="PR Preview" w:date="2026-01-01T00:00:00Z">
        <w:r>
          <w:t xml:space="preserve">for</w:t>
        </w:r>
      </w:ins>
      <w:ins w:id="8964"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8965" w:author="PR Preview" w:date="2026-01-01T00:00:00Z">
        <w:r>
          <w:t xml:space="preserve">,</w:t>
        </w:r>
      </w:ins>
      <w:ins w:id="8966" w:author="PR Preview" w:date="2026-01-01T00:00:00Z">
        <w:r>
          <w:t xml:space="preserve"> </w:t>
        </w:r>
      </w:ins>
      <w:hyperlink w:anchor="cor-inverse-symmetric">
        <w:ins w:id="8967" w:author="PR Preview" w:date="2026-01-01T00:00:00Z">
          <w:r>
            <w:rPr>
              <w:rStyle w:val="Hyperlink"/>
            </w:rPr>
            <w:t xml:space="preserve">Corollary 6</w:t>
          </w:r>
        </w:ins>
      </w:hyperlink>
      <w:ins w:id="8968" w:author="PR Preview" w:date="2026-01-01T00:00:00Z">
        <w:r>
          <w:t xml:space="preserve">),</w:t>
        </w:r>
      </w:ins>
      <w:ins w:id="8969" w:author="PR Preview" w:date="2026-01-01T00:00:00Z">
        <w:r>
          <w:t xml:space="preserve"> </w:t>
        </w:r>
      </w:ins>
      <w:ins w:id="8970" w:author="PR Preview" w:date="2026-01-01T00:00:00Z">
        <w:r>
          <w:t xml:space="preserve">and</w:t>
        </w:r>
      </w:ins>
      <w:ins w:id="8971" w:author="PR Preview" w:date="2026-01-01T00:00:00Z">
        <w:r>
          <w:t xml:space="preserve"> </w:t>
        </w:r>
      </w:ins>
      <m:oMath>
        <m:r>
          <m:rPr>
            <m:sty m:val="bi"/>
          </m:rPr>
          <m:t>C</m:t>
        </m:r>
      </m:oMath>
      <w:ins w:id="8972" w:author="PR Preview" w:date="2026-01-01T00:00:00Z">
        <w:r>
          <w:t xml:space="preserve"> </w:t>
        </w:r>
      </w:ins>
      <w:ins w:id="8973" w:author="PR Preview" w:date="2026-01-01T00:00:00Z">
        <w:r>
          <w:t xml:space="preserve">is symmetric,</w:t>
        </w:r>
      </w:ins>
      <w:ins w:id="8974" w:author="PR Preview" w:date="2026-01-01T00:00:00Z">
        <w:r>
          <w:t xml:space="preserve"> </w:t>
        </w:r>
      </w:ins>
      <w:ins w:id="8975" w:author="PR Preview" w:date="2026-01-01T00:00:00Z">
        <w:r>
          <w:t xml:space="preserve">so</w:t>
        </w:r>
      </w:ins>
      <w:ins w:id="8976"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8977" w:author="PR Preview" w:date="2026-01-01T00:00:00Z">
        <w:r>
          <w:t xml:space="preserve"> </w:t>
        </w:r>
      </w:ins>
      <w:ins w:id="8978" w:author="PR Preview" w:date="2026-01-01T00:00:00Z">
        <w:r>
          <w:t xml:space="preserve">is symmetric</w:t>
        </w:r>
      </w:ins>
      <w:ins w:id="8979" w:author="PR Preview" w:date="2026-01-01T00:00:00Z">
        <w:r>
          <w:t xml:space="preserve"> </w:t>
        </w:r>
      </w:ins>
      <w:ins w:id="8980" w:author="PR Preview" w:date="2026-01-01T00:00:00Z">
        <w:r>
          <w:t xml:space="preserve">(the transpose of a difference is the difference of the transposes, entry by entry,</w:t>
        </w:r>
      </w:ins>
      <w:ins w:id="8981" w:author="PR Preview" w:date="2026-01-01T00:00:00Z">
        <w:r>
          <w:t xml:space="preserve"> </w:t>
        </w:r>
      </w:ins>
      <w:hyperlink w:anchor="def-matrix-transpose">
        <w:ins w:id="8982" w:author="PR Preview" w:date="2026-01-01T00:00:00Z">
          <w:r>
            <w:rPr>
              <w:rStyle w:val="Hyperlink"/>
            </w:rPr>
            <w:t xml:space="preserve">Definition 20</w:t>
          </w:r>
        </w:ins>
      </w:hyperlink>
      <w:ins w:id="8983" w:author="PR Preview" w:date="2026-01-01T00:00:00Z">
        <w:r>
          <w:t xml:space="preserve">).</w:t>
        </w:r>
      </w:ins>
      <w:ins w:id="8984" w:author="PR Preview" w:date="2026-01-01T00:00:00Z">
        <w:r>
          <w:t xml:space="preserve"> </w:t>
        </w:r>
      </w:ins>
      <w:ins w:id="8985" w:author="PR Preview" w:date="2026-01-01T00:00:00Z">
        <w:r>
          <w:t xml:space="preserve">For</w:t>
        </w:r>
      </w:ins>
      <w:ins w:id="8986" w:author="PR Preview" w:date="2026-01-01T00:00:00Z">
        <w:r>
          <w:t xml:space="preserve"> </w:t>
        </w:r>
      </w:ins>
      <m:oMath>
        <m:acc>
          <m:accPr>
            <m:chr m:val="̃"/>
          </m:accPr>
          <m:e>
            <m:r>
              <m:t>w</m:t>
            </m:r>
          </m:e>
        </m:acc>
        <m:r>
          <m:rPr>
            <m:sty m:val="p"/>
          </m:rPr>
          <m:t>≠</m:t>
        </m:r>
        <m:acc>
          <m:accPr>
            <m:chr m:val="̃"/>
          </m:accPr>
          <m:e>
            <m:r>
              <m:t>0</m:t>
            </m:r>
          </m:e>
        </m:acc>
      </m:oMath>
      <w:ins w:id="8987" w:author="PR Preview" w:date="2026-01-01T00:00:00Z">
        <w:r>
          <w:t xml:space="preserve">, take</w:t>
        </w:r>
      </w:ins>
      <w:ins w:id="8988" w:author="PR Preview" w:date="2026-01-01T00:00:00Z">
        <w:r>
          <w:t xml:space="preserve"> </w:t>
        </w:r>
      </w:ins>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ins w:id="8989" w:author="PR Preview" w:date="2026-01-01T00:00:00Z">
        <w:r>
          <w:t xml:space="preserve">, so</w:t>
        </w:r>
      </w:ins>
      <w:ins w:id="8990" w:author="PR Preview" w:date="2026-01-01T00:00:00Z">
        <w:r>
          <w:t xml:space="preserve"> </w:t>
        </w:r>
      </w:ins>
      <m:oMath>
        <m:acc>
          <m:accPr>
            <m:chr m:val="̃"/>
          </m:accPr>
          <m:e>
            <m:r>
              <m:t>z</m:t>
            </m:r>
          </m:e>
        </m:acc>
        <m:r>
          <m:rPr>
            <m:sty m:val="p"/>
          </m:rPr>
          <m:t>=</m:t>
        </m:r>
        <m:acc>
          <m:accPr>
            <m:chr m:val="̃"/>
          </m:accPr>
          <m:e>
            <m:r>
              <m:t>0</m:t>
            </m:r>
          </m:e>
        </m:acc>
      </m:oMath>
      <w:ins w:id="8991" w:author="PR Preview" w:date="2026-01-01T00:00:00Z">
        <w:r>
          <w:t xml:space="preserve"> </w:t>
        </w:r>
      </w:ins>
      <w:ins w:id="8992" w:author="PR Preview" w:date="2026-01-01T00:00:00Z">
        <w:r>
          <w:t xml:space="preserve">and</w:t>
        </w:r>
      </w:ins>
      <w:ins w:id="8993"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ins w:id="8994" w:author="PR Preview" w:date="2026-01-01T00:00:00Z">
        <w:r>
          <w:t xml:space="preserve">; then</w:t>
        </w:r>
      </w:ins>
      <w:ins w:id="8995" w:author="PR Preview" w:date="2026-01-01T00:00:00Z">
        <w:r>
          <w:t xml:space="preserve"> </w:t>
        </w:r>
      </w:ins>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ins w:id="8996" w:author="PR Preview" w:date="2026-01-01T00:00:00Z">
        <w:r>
          <w:t xml:space="preserve"> </w:t>
        </w:r>
      </w:ins>
      <w:ins w:id="8997" w:author="PR Preview" w:date="2026-01-01T00:00:00Z">
        <w:r>
          <w:t xml:space="preserve">(</w:t>
        </w:r>
      </w:ins>
      <w:hyperlink w:anchor="thm-block-quadratic">
        <w:ins w:id="8998" w:author="PR Preview" w:date="2026-01-01T00:00:00Z">
          <w:r>
            <w:rPr>
              <w:rStyle w:val="Hyperlink"/>
            </w:rPr>
            <w:t xml:space="preserve">Theorem 110</w:t>
          </w:r>
        </w:ins>
      </w:hyperlink>
      <w:ins w:id="8999" w:author="PR Preview" w:date="2026-01-01T00:00:00Z">
        <w:r>
          <w:t xml:space="preserve">).</w:t>
        </w:r>
      </w:ins>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del w:id="9000" w:author="PR Preview" w:date="2026-01-01T00:00:00Z">
        <w:r>
          <w:delText xml:space="preserve">Entry</w:delText>
        </w:r>
      </w:del>
      <w:del w:id="9001" w:author="PR Preview" w:date="2026-01-01T00:00:00Z">
        <w:r>
          <w:delText xml:space="preserve"> </w:delText>
        </w:r>
      </w:del>
      <m:oMath>
        <m:r>
          <m:rPr>
            <m:sty m:val="p"/>
          </m:rPr>
          <m:t>(</m:t>
        </m:r>
        <m:r>
          <m:t>i</m:t>
        </m:r>
        <m:r>
          <m:rPr>
            <m:sty m:val="p"/>
          </m:rPr>
          <m:t>,</m:t>
        </m:r>
        <m:r>
          <m:t>j</m:t>
        </m:r>
        <m:r>
          <m:rPr>
            <m:sty m:val="p"/>
          </m:rPr>
          <m:t>)</m:t>
        </m:r>
      </m:oMath>
      <w:del w:id="9002" w:author="PR Preview" w:date="2026-01-01T00:00:00Z">
        <w:r>
          <w:delText xml:space="preserve"> </w:delText>
        </w:r>
      </w:del>
      <w:del w:id="9003" w:author="PR Preview" w:date="2026-01-01T00:00:00Z">
        <w:r>
          <w:delText xml:space="preserve">of</w:delText>
        </w:r>
      </w:del>
      <w:del w:id="9004" w:author="PR Preview" w:date="2026-01-01T00:00:00Z">
        <w:r>
          <w:delText xml:space="preserve"> </w:delText>
        </w:r>
      </w:del>
      <m:oMath>
        <m:r>
          <m:rPr>
            <m:sty m:val="bi"/>
          </m:rPr>
          <m:t>L</m:t>
        </m:r>
        <m:sSup>
          <m:e>
            <m:r>
              <m:rPr>
                <m:sty m:val="bi"/>
              </m:rPr>
              <m:t>L</m:t>
            </m:r>
          </m:e>
          <m:sup>
            <m:r>
              <m:rPr>
                <m:sty m:val="p"/>
              </m:rPr>
              <m:t>⊤</m:t>
            </m:r>
          </m:sup>
        </m:sSup>
      </m:oMath>
      <w:del w:id="9005" w:author="PR Preview" w:date="2026-01-01T00:00:00Z">
        <w:r>
          <w:delText xml:space="preserve"> </w:delText>
        </w:r>
      </w:del>
      <w:del w:id="9006" w:author="PR Preview" w:date="2026-01-01T00:00:00Z">
        <w:r>
          <w:delText xml:space="preserve">is</w:delText>
        </w:r>
      </w:del>
      <w:del w:id="9007" w:author="PR Preview" w:date="2026-01-01T00:00:00Z">
        <w:r>
          <w:delText xml:space="preserve"> </w:delText>
        </w:r>
      </w:del>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del w:id="9008" w:author="PR Preview" w:date="2026-01-01T00:00:00Z">
        <w:r>
          <w:delText xml:space="preserve">,</w:delText>
        </w:r>
      </w:del>
      <w:del w:id="9009" w:author="PR Preview" w:date="2026-01-01T00:00:00Z">
        <w:r>
          <w:delText xml:space="preserve"> </w:delText>
        </w:r>
      </w:del>
      <w:del w:id="9010" w:author="PR Preview" w:date="2026-01-01T00:00:00Z">
        <w:r>
          <w:delText xml:space="preserve">with</w:delText>
        </w:r>
      </w:del>
      <w:del w:id="9011" w:author="PR Preview" w:date="2026-01-01T00:00:00Z">
        <w:r>
          <w:delText xml:space="preserve"> </w:delText>
        </w:r>
      </w:del>
      <m:oMath>
        <m:sSub>
          <m:e>
            <m:r>
              <m:t>ℓ</m:t>
            </m:r>
          </m:e>
          <m:sub>
            <m:r>
              <m:t>i</m:t>
            </m:r>
            <m:r>
              <m:t>r</m:t>
            </m:r>
          </m:sub>
        </m:sSub>
      </m:oMath>
      <w:del w:id="9012" w:author="PR Preview" w:date="2026-01-01T00:00:00Z">
        <w:r>
          <w:delText xml:space="preserve"> </w:delText>
        </w:r>
      </w:del>
      <w:del w:id="9013" w:author="PR Preview" w:date="2026-01-01T00:00:00Z">
        <w:r>
          <w:delText xml:space="preserve">entry</w:delText>
        </w:r>
      </w:del>
      <w:del w:id="9014" w:author="PR Preview" w:date="2026-01-01T00:00:00Z">
        <w:r>
          <w:delText xml:space="preserve"> </w:delText>
        </w:r>
      </w:del>
      <m:oMath>
        <m:r>
          <m:rPr>
            <m:sty m:val="p"/>
          </m:rPr>
          <m:t>(</m:t>
        </m:r>
        <m:r>
          <m:t>i</m:t>
        </m:r>
        <m:r>
          <m:rPr>
            <m:sty m:val="p"/>
          </m:rPr>
          <m:t>,</m:t>
        </m:r>
        <m:r>
          <m:t>r</m:t>
        </m:r>
        <m:r>
          <m:rPr>
            <m:sty m:val="p"/>
          </m:rPr>
          <m:t>)</m:t>
        </m:r>
      </m:oMath>
      <w:del w:id="9015" w:author="PR Preview" w:date="2026-01-01T00:00:00Z">
        <w:r>
          <w:delText xml:space="preserve"> </w:delText>
        </w:r>
      </w:del>
      <w:del w:id="9016" w:author="PR Preview" w:date="2026-01-01T00:00:00Z">
        <w:r>
          <w:delText xml:space="preserve">of</w:delText>
        </w:r>
      </w:del>
      <w:del w:id="9017" w:author="PR Preview" w:date="2026-01-01T00:00:00Z">
        <w:r>
          <w:delText xml:space="preserve"> </w:delText>
        </w:r>
      </w:del>
      <m:oMath>
        <m:r>
          <m:rPr>
            <m:sty m:val="bi"/>
          </m:rPr>
          <m:t>L</m:t>
        </m:r>
      </m:oMath>
      <w:del w:id="9018" w:author="PR Preview" w:date="2026-01-01T00:00:00Z">
        <w:r>
          <w:delText xml:space="preserve"> </w:delText>
        </w:r>
      </w:del>
      <w:del w:id="9019" w:author="PR Preview" w:date="2026-01-01T00:00:00Z">
        <w:r>
          <w:delText xml:space="preserve">(</w:delText>
        </w:r>
      </w:del>
      <w:hyperlink w:anchor="def-matrix-mult">
        <w:del w:id="9020" w:author="PR Preview" w:date="2026-01-01T00:00:00Z">
          <w:r>
            <w:rPr>
              <w:rStyle w:val="Hyperlink"/>
            </w:rPr>
            <w:delText xml:space="preserve">Definition 24</w:delText>
          </w:r>
        </w:del>
      </w:hyperlink>
      <w:del w:id="9021" w:author="PR Preview" w:date="2026-01-01T00:00:00Z">
        <w:r>
          <w:delText xml:space="preserve">,</w:delText>
        </w:r>
      </w:del>
      <w:del w:id="9022" w:author="PR Preview" w:date="2026-01-01T00:00:00Z">
        <w:r>
          <w:delText xml:space="preserve"> </w:delText>
        </w:r>
      </w:del>
      <w:hyperlink w:anchor="def-matrix-transpose">
        <w:del w:id="9023" w:author="PR Preview" w:date="2026-01-01T00:00:00Z">
          <w:r>
            <w:rPr>
              <w:rStyle w:val="Hyperlink"/>
            </w:rPr>
            <w:delText xml:space="preserve">Definition 20</w:delText>
          </w:r>
        </w:del>
      </w:hyperlink>
      <w:del w:id="9024" w:author="PR Preview" w:date="2026-01-01T00:00:00Z">
        <w:r>
          <w:delText xml:space="preserve">).</w:delText>
        </w:r>
      </w:del>
      <w:del w:id="9025" w:author="PR Preview" w:date="2026-01-01T00:00:00Z">
        <w:r>
          <w:delText xml:space="preserve"> </w:delText>
        </w:r>
      </w:del>
      <w:del w:id="9026" w:author="PR Preview" w:date="2026-01-01T00:00:00Z">
        <w:r>
          <w:delText xml:space="preserve">Row</w:delText>
        </w:r>
      </w:del>
      <w:del w:id="9027" w:author="PR Preview" w:date="2026-01-01T00:00:00Z">
        <w:r>
          <w:delText xml:space="preserve"> </w:delText>
        </w:r>
      </w:del>
      <m:oMath>
        <m:r>
          <m:t>1</m:t>
        </m:r>
      </m:oMath>
      <w:del w:id="9028" w:author="PR Preview" w:date="2026-01-01T00:00:00Z">
        <w:r>
          <w:delText xml:space="preserve"> </w:delText>
        </w:r>
      </w:del>
      <w:del w:id="9029" w:author="PR Preview" w:date="2026-01-01T00:00:00Z">
        <w:r>
          <w:delText xml:space="preserve">of</w:delText>
        </w:r>
      </w:del>
      <w:del w:id="9030" w:author="PR Preview" w:date="2026-01-01T00:00:00Z">
        <w:r>
          <w:delText xml:space="preserve"> </w:delText>
        </w:r>
      </w:del>
      <m:oMath>
        <m:r>
          <m:rPr>
            <m:sty m:val="bi"/>
          </m:rPr>
          <m:t>L</m:t>
        </m:r>
      </m:oMath>
      <w:del w:id="9031" w:author="PR Preview" w:date="2026-01-01T00:00:00Z">
        <w:r>
          <w:delText xml:space="preserve"> </w:delText>
        </w:r>
      </w:del>
      <w:del w:id="9032" w:author="PR Preview" w:date="2026-01-01T00:00:00Z">
        <w:r>
          <w:delText xml:space="preserve">is</w:delText>
        </w:r>
      </w:del>
      <w:del w:id="9033" w:author="PR Preview" w:date="2026-01-01T00:00:00Z">
        <w:r>
          <w:delText xml:space="preserve"> </w:delText>
        </w:r>
      </w:del>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del w:id="9034" w:author="PR Preview" w:date="2026-01-01T00:00:00Z">
        <w:r>
          <w:delText xml:space="preserve">, and row</w:delText>
        </w:r>
      </w:del>
      <w:del w:id="9035" w:author="PR Preview" w:date="2026-01-01T00:00:00Z">
        <w:r>
          <w:delText xml:space="preserve"> </w:delText>
        </w:r>
      </w:del>
      <m:oMath>
        <m:r>
          <m:t>i</m:t>
        </m:r>
        <m:r>
          <m:rPr>
            <m:sty m:val="p"/>
          </m:rPr>
          <m:t>+</m:t>
        </m:r>
        <m:r>
          <m:t>1</m:t>
        </m:r>
      </m:oMath>
      <w:del w:id="9036" w:author="PR Preview" w:date="2026-01-01T00:00:00Z">
        <w:r>
          <w:delText xml:space="preserve"> </w:delText>
        </w:r>
      </w:del>
      <w:del w:id="9037" w:author="PR Preview" w:date="2026-01-01T00:00:00Z">
        <w:r>
          <w:delText xml:space="preserve">is</w:delText>
        </w:r>
      </w:del>
      <w:del w:id="9038" w:author="PR Preview" w:date="2026-01-01T00:00:00Z">
        <w:r>
          <w:delText xml:space="preserve"> </w:delText>
        </w:r>
      </w:del>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del w:id="9039" w:author="PR Preview" w:date="2026-01-01T00:00:00Z">
        <w:r>
          <w:delText xml:space="preserve">.</w:delText>
        </w:r>
      </w:del>
      <w:del w:id="9040" w:author="PR Preview" w:date="2026-01-01T00:00:00Z">
        <w:r>
          <w:delText xml:space="preserve"> </w:delText>
        </w:r>
      </w:del>
      <w:del w:id="9041" w:author="PR Preview" w:date="2026-01-01T00:00:00Z">
        <w:r>
          <w:delText xml:space="preserve">So, for</w:delText>
        </w:r>
      </w:del>
      <w:del w:id="9042" w:author="PR Preview" w:date="2026-01-01T00:00:00Z">
        <w:r>
          <w:delText xml:space="preserve"> </w:delText>
        </w:r>
      </w:del>
      <m:oMath>
        <m:r>
          <m:t>i</m:t>
        </m:r>
        <m:r>
          <m:rPr>
            <m:sty m:val="p"/>
          </m:rPr>
          <m:t>,</m:t>
        </m:r>
        <m:r>
          <m:t>j</m:t>
        </m:r>
        <m:r>
          <m:rPr>
            <m:sty m:val="p"/>
          </m:rPr>
          <m:t>=</m:t>
        </m:r>
        <m:r>
          <m:t>1</m:t>
        </m:r>
        <m:r>
          <m:rPr>
            <m:sty m:val="p"/>
          </m:rPr>
          <m:t>,</m:t>
        </m:r>
        <m:r>
          <m:rPr>
            <m:sty m:val="p"/>
          </m:rPr>
          <m:t>…</m:t>
        </m:r>
        <m:r>
          <m:rPr>
            <m:sty m:val="p"/>
          </m:rPr>
          <m:t>,</m:t>
        </m:r>
        <m:r>
          <m:t>p</m:t>
        </m:r>
        <m:r>
          <m:rPr>
            <m:sty m:val="p"/>
          </m:rPr>
          <m:t>−</m:t>
        </m:r>
        <m:r>
          <m:t>1</m:t>
        </m:r>
      </m:oMath>
      <w:del w:id="9043" w:author="PR Preview" w:date="2026-01-01T00:00:00Z">
        <w:r>
          <w:delText xml:space="preserve">:</w:delText>
        </w:r>
      </w:del>
    </w:p>
    <w:p>
      <w:pPr>
        <w:pStyle w:val="BodyText"/>
      </w:pPr>
      <w:ins w:id="9044" w:author="PR Preview" w:date="2026-01-01T00:00:00Z">
        <w:r>
          <w:t xml:space="preserve">Entry</w:t>
        </w:r>
      </w:ins>
      <w:ins w:id="9045" w:author="PR Preview" w:date="2026-01-01T00:00:00Z">
        <w:r>
          <w:t xml:space="preserve"> </w:t>
        </w:r>
      </w:ins>
      <m:oMath>
        <m:r>
          <m:rPr>
            <m:sty m:val="p"/>
          </m:rPr>
          <m:t>(</m:t>
        </m:r>
        <m:r>
          <m:t>i</m:t>
        </m:r>
        <m:r>
          <m:rPr>
            <m:sty m:val="p"/>
          </m:rPr>
          <m:t>,</m:t>
        </m:r>
        <m:r>
          <m:t>j</m:t>
        </m:r>
        <m:r>
          <m:rPr>
            <m:sty m:val="p"/>
          </m:rPr>
          <m:t>)</m:t>
        </m:r>
      </m:oMath>
      <w:ins w:id="9046" w:author="PR Preview" w:date="2026-01-01T00:00:00Z">
        <w:r>
          <w:t xml:space="preserve"> </w:t>
        </w:r>
      </w:ins>
      <w:ins w:id="9047" w:author="PR Preview" w:date="2026-01-01T00:00:00Z">
        <w:r>
          <w:t xml:space="preserve">of</w:t>
        </w:r>
      </w:ins>
      <w:ins w:id="9048" w:author="PR Preview" w:date="2026-01-01T00:00:00Z">
        <w:r>
          <w:t xml:space="preserve"> </w:t>
        </w:r>
      </w:ins>
      <m:oMath>
        <m:r>
          <m:rPr>
            <m:sty m:val="bi"/>
          </m:rPr>
          <m:t>L</m:t>
        </m:r>
        <m:sSup>
          <m:e>
            <m:r>
              <m:rPr>
                <m:sty m:val="bi"/>
              </m:rPr>
              <m:t>L</m:t>
            </m:r>
          </m:e>
          <m:sup>
            <m:r>
              <m:rPr>
                <m:sty m:val="p"/>
              </m:rPr>
              <m:t>⊤</m:t>
            </m:r>
          </m:sup>
        </m:sSup>
      </m:oMath>
      <w:ins w:id="9049" w:author="PR Preview" w:date="2026-01-01T00:00:00Z">
        <w:r>
          <w:t xml:space="preserve"> </w:t>
        </w:r>
      </w:ins>
      <w:ins w:id="9050" w:author="PR Preview" w:date="2026-01-01T00:00:00Z">
        <w:r>
          <w:t xml:space="preserve">is</w:t>
        </w:r>
      </w:ins>
      <w:ins w:id="9051" w:author="PR Preview" w:date="2026-01-01T00:00:00Z">
        <w:r>
          <w:t xml:space="preserve"> </w:t>
        </w:r>
      </w:ins>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ins w:id="9052" w:author="PR Preview" w:date="2026-01-01T00:00:00Z">
        <w:r>
          <w:t xml:space="preserve">,</w:t>
        </w:r>
      </w:ins>
      <w:ins w:id="9053" w:author="PR Preview" w:date="2026-01-01T00:00:00Z">
        <w:r>
          <w:t xml:space="preserve"> </w:t>
        </w:r>
      </w:ins>
      <w:ins w:id="9054" w:author="PR Preview" w:date="2026-01-01T00:00:00Z">
        <w:r>
          <w:t xml:space="preserve">with</w:t>
        </w:r>
      </w:ins>
      <w:ins w:id="9055" w:author="PR Preview" w:date="2026-01-01T00:00:00Z">
        <w:r>
          <w:t xml:space="preserve"> </w:t>
        </w:r>
      </w:ins>
      <m:oMath>
        <m:sSub>
          <m:e>
            <m:r>
              <m:t>ℓ</m:t>
            </m:r>
          </m:e>
          <m:sub>
            <m:r>
              <m:t>i</m:t>
            </m:r>
            <m:r>
              <m:t>r</m:t>
            </m:r>
          </m:sub>
        </m:sSub>
      </m:oMath>
      <w:ins w:id="9056" w:author="PR Preview" w:date="2026-01-01T00:00:00Z">
        <w:r>
          <w:t xml:space="preserve"> </w:t>
        </w:r>
      </w:ins>
      <w:ins w:id="9057" w:author="PR Preview" w:date="2026-01-01T00:00:00Z">
        <w:r>
          <w:t xml:space="preserve">entry</w:t>
        </w:r>
      </w:ins>
      <w:ins w:id="9058" w:author="PR Preview" w:date="2026-01-01T00:00:00Z">
        <w:r>
          <w:t xml:space="preserve"> </w:t>
        </w:r>
      </w:ins>
      <m:oMath>
        <m:r>
          <m:rPr>
            <m:sty m:val="p"/>
          </m:rPr>
          <m:t>(</m:t>
        </m:r>
        <m:r>
          <m:t>i</m:t>
        </m:r>
        <m:r>
          <m:rPr>
            <m:sty m:val="p"/>
          </m:rPr>
          <m:t>,</m:t>
        </m:r>
        <m:r>
          <m:t>r</m:t>
        </m:r>
        <m:r>
          <m:rPr>
            <m:sty m:val="p"/>
          </m:rPr>
          <m:t>)</m:t>
        </m:r>
      </m:oMath>
      <w:ins w:id="9059" w:author="PR Preview" w:date="2026-01-01T00:00:00Z">
        <w:r>
          <w:t xml:space="preserve"> </w:t>
        </w:r>
      </w:ins>
      <w:ins w:id="9060" w:author="PR Preview" w:date="2026-01-01T00:00:00Z">
        <w:r>
          <w:t xml:space="preserve">of</w:t>
        </w:r>
      </w:ins>
      <w:ins w:id="9061" w:author="PR Preview" w:date="2026-01-01T00:00:00Z">
        <w:r>
          <w:t xml:space="preserve"> </w:t>
        </w:r>
      </w:ins>
      <m:oMath>
        <m:r>
          <m:rPr>
            <m:sty m:val="bi"/>
          </m:rPr>
          <m:t>L</m:t>
        </m:r>
      </m:oMath>
      <w:ins w:id="9062" w:author="PR Preview" w:date="2026-01-01T00:00:00Z">
        <w:r>
          <w:t xml:space="preserve"> </w:t>
        </w:r>
      </w:ins>
      <w:ins w:id="9063" w:author="PR Preview" w:date="2026-01-01T00:00:00Z">
        <w:r>
          <w:t xml:space="preserve">(4,</w:t>
        </w:r>
      </w:ins>
      <w:ins w:id="9064" w:author="PR Preview" w:date="2026-01-01T00:00:00Z">
        <w:r>
          <w:t xml:space="preserve"> </w:t>
        </w:r>
      </w:ins>
      <w:hyperlink w:anchor="def-matrix-transpose">
        <w:ins w:id="9065" w:author="PR Preview" w:date="2026-01-01T00:00:00Z">
          <w:r>
            <w:rPr>
              <w:rStyle w:val="Hyperlink"/>
            </w:rPr>
            <w:t xml:space="preserve">Definition 20</w:t>
          </w:r>
        </w:ins>
      </w:hyperlink>
      <w:ins w:id="9066" w:author="PR Preview" w:date="2026-01-01T00:00:00Z">
        <w:r>
          <w:t xml:space="preserve">).</w:t>
        </w:r>
      </w:ins>
      <w:ins w:id="9067" w:author="PR Preview" w:date="2026-01-01T00:00:00Z">
        <w:r>
          <w:t xml:space="preserve"> </w:t>
        </w:r>
      </w:ins>
      <w:ins w:id="9068" w:author="PR Preview" w:date="2026-01-01T00:00:00Z">
        <w:r>
          <w:t xml:space="preserve">Row</w:t>
        </w:r>
      </w:ins>
      <w:ins w:id="9069" w:author="PR Preview" w:date="2026-01-01T00:00:00Z">
        <w:r>
          <w:t xml:space="preserve"> </w:t>
        </w:r>
      </w:ins>
      <m:oMath>
        <m:r>
          <m:t>1</m:t>
        </m:r>
      </m:oMath>
      <w:ins w:id="9070" w:author="PR Preview" w:date="2026-01-01T00:00:00Z">
        <w:r>
          <w:t xml:space="preserve"> </w:t>
        </w:r>
      </w:ins>
      <w:ins w:id="9071" w:author="PR Preview" w:date="2026-01-01T00:00:00Z">
        <w:r>
          <w:t xml:space="preserve">of</w:t>
        </w:r>
      </w:ins>
      <w:ins w:id="9072" w:author="PR Preview" w:date="2026-01-01T00:00:00Z">
        <w:r>
          <w:t xml:space="preserve"> </w:t>
        </w:r>
      </w:ins>
      <m:oMath>
        <m:r>
          <m:rPr>
            <m:sty m:val="bi"/>
          </m:rPr>
          <m:t>L</m:t>
        </m:r>
      </m:oMath>
      <w:ins w:id="9073" w:author="PR Preview" w:date="2026-01-01T00:00:00Z">
        <w:r>
          <w:t xml:space="preserve"> </w:t>
        </w:r>
      </w:ins>
      <w:ins w:id="9074" w:author="PR Preview" w:date="2026-01-01T00:00:00Z">
        <w:r>
          <w:t xml:space="preserve">is</w:t>
        </w:r>
      </w:ins>
      <w:ins w:id="9075" w:author="PR Preview" w:date="2026-01-01T00:00:00Z">
        <w:r>
          <w:t xml:space="preserve"> </w:t>
        </w:r>
      </w:ins>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ins w:id="9076" w:author="PR Preview" w:date="2026-01-01T00:00:00Z">
        <w:r>
          <w:t xml:space="preserve">, and row</w:t>
        </w:r>
      </w:ins>
      <w:ins w:id="9077" w:author="PR Preview" w:date="2026-01-01T00:00:00Z">
        <w:r>
          <w:t xml:space="preserve"> </w:t>
        </w:r>
      </w:ins>
      <m:oMath>
        <m:r>
          <m:t>i</m:t>
        </m:r>
        <m:r>
          <m:rPr>
            <m:sty m:val="p"/>
          </m:rPr>
          <m:t>+</m:t>
        </m:r>
        <m:r>
          <m:t>1</m:t>
        </m:r>
      </m:oMath>
      <w:ins w:id="9078" w:author="PR Preview" w:date="2026-01-01T00:00:00Z">
        <w:r>
          <w:t xml:space="preserve"> </w:t>
        </w:r>
      </w:ins>
      <w:ins w:id="9079" w:author="PR Preview" w:date="2026-01-01T00:00:00Z">
        <w:r>
          <w:t xml:space="preserve">is</w:t>
        </w:r>
      </w:ins>
      <w:ins w:id="9080" w:author="PR Preview" w:date="2026-01-01T00:00:00Z">
        <w:r>
          <w:t xml:space="preserve"> </w:t>
        </w:r>
      </w:ins>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ins w:id="9081" w:author="PR Preview" w:date="2026-01-01T00:00:00Z">
        <w:r>
          <w:t xml:space="preserve">.</w:t>
        </w:r>
      </w:ins>
      <w:ins w:id="9082" w:author="PR Preview" w:date="2026-01-01T00:00:00Z">
        <w:r>
          <w:t xml:space="preserve"> </w:t>
        </w:r>
      </w:ins>
      <w:ins w:id="9083" w:author="PR Preview" w:date="2026-01-01T00:00:00Z">
        <w:r>
          <w:t xml:space="preserve">So, for</w:t>
        </w:r>
      </w:ins>
      <w:ins w:id="9084" w:author="PR Preview" w:date="2026-01-01T00:00:00Z">
        <w:r>
          <w:t xml:space="preserve"> </w:t>
        </w:r>
      </w:ins>
      <m:oMath>
        <m:r>
          <m:t>i</m:t>
        </m:r>
        <m:r>
          <m:rPr>
            <m:sty m:val="p"/>
          </m:rPr>
          <m:t>,</m:t>
        </m:r>
        <m:r>
          <m:t>j</m:t>
        </m:r>
        <m:r>
          <m:rPr>
            <m:sty m:val="p"/>
          </m:rPr>
          <m:t>=</m:t>
        </m:r>
        <m:r>
          <m:t>1</m:t>
        </m:r>
        <m:r>
          <m:rPr>
            <m:sty m:val="p"/>
          </m:rPr>
          <m:t>,</m:t>
        </m:r>
        <m:r>
          <m:rPr>
            <m:sty m:val="p"/>
          </m:rPr>
          <m:t>…</m:t>
        </m:r>
        <m:r>
          <m:rPr>
            <m:sty m:val="p"/>
          </m:rPr>
          <m:t>,</m:t>
        </m:r>
        <m:r>
          <m:t>p</m:t>
        </m:r>
        <m:r>
          <m:rPr>
            <m:sty m:val="p"/>
          </m:rPr>
          <m:t>−</m:t>
        </m:r>
        <m:r>
          <m:t>1</m:t>
        </m:r>
      </m:oMath>
      <w:ins w:id="9085" w:author="PR Preview" w:date="2026-01-01T00:00:00Z">
        <w:r>
          <w:t xml:space="preserve">:</w:t>
        </w:r>
      </w:ins>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del w:id="9086" w:author="PR Preview" w:date="2026-01-01T00:00:00Z">
        <w:r>
          <w:delText xml:space="preserve">Here</w:delText>
        </w:r>
      </w:del>
      <w:del w:id="9087" w:author="PR Preview" w:date="2026-01-01T00:00:00Z">
        <w:r>
          <w:delText xml:space="preserve"> </w:delText>
        </w:r>
      </w:del>
      <m:oMath>
        <m:r>
          <m:rPr>
            <m:sty m:val="p"/>
          </m:rPr>
          <m:t>[</m:t>
        </m:r>
        <m:sSub>
          <m:e>
            <m:r>
              <m:t>a</m:t>
            </m:r>
          </m:e>
          <m:sub>
            <m:r>
              <m:t>11</m:t>
            </m:r>
          </m:sub>
        </m:sSub>
        <m:r>
          <m:rPr>
            <m:sty m:val="p"/>
          </m:rPr>
          <m:t>]</m:t>
        </m:r>
      </m:oMath>
      <w:del w:id="9088" w:author="PR Preview" w:date="2026-01-01T00:00:00Z">
        <w:r>
          <w:delText xml:space="preserve"> </w:delText>
        </w:r>
      </w:del>
      <w:del w:id="9089" w:author="PR Preview" w:date="2026-01-01T00:00:00Z">
        <w:r>
          <w:delText xml:space="preserve">is invertible with inverse</w:delText>
        </w:r>
      </w:del>
      <w:del w:id="9090" w:author="PR Preview" w:date="2026-01-01T00:00:00Z">
        <w:r>
          <w:delText xml:space="preserve"> </w:delText>
        </w:r>
      </w:del>
      <m:oMath>
        <m:r>
          <m:rPr>
            <m:sty m:val="p"/>
          </m:rPr>
          <m:t>[</m:t>
        </m:r>
        <m:r>
          <m:t>1</m:t>
        </m:r>
        <m:r>
          <m:rPr>
            <m:sty m:val="p"/>
          </m:rPr>
          <m:t>/</m:t>
        </m:r>
        <m:sSub>
          <m:e>
            <m:r>
              <m:t>a</m:t>
            </m:r>
          </m:e>
          <m:sub>
            <m:r>
              <m:t>11</m:t>
            </m:r>
          </m:sub>
        </m:sSub>
        <m:r>
          <m:rPr>
            <m:sty m:val="p"/>
          </m:rPr>
          <m:t>]</m:t>
        </m:r>
      </m:oMath>
      <w:del w:id="9091" w:author="PR Preview" w:date="2026-01-01T00:00:00Z">
        <w:r>
          <w:delText xml:space="preserve">,</w:delText>
        </w:r>
      </w:del>
      <w:del w:id="9092" w:author="PR Preview" w:date="2026-01-01T00:00:00Z">
        <w:r>
          <w:delText xml:space="preserve"> </w:delText>
        </w:r>
      </w:del>
      <w:del w:id="9093" w:author="PR Preview" w:date="2026-01-01T00:00:00Z">
        <w:r>
          <w:delText xml:space="preserve">so with</w:delText>
        </w:r>
      </w:del>
      <w:del w:id="9094" w:author="PR Preview" w:date="2026-01-01T00:00:00Z">
        <w:r>
          <w:delText xml:space="preserve"> </w:delText>
        </w:r>
      </w:del>
      <m:oMath>
        <m:r>
          <m:rPr>
            <m:sty m:val="bi"/>
          </m:rPr>
          <m:t>B</m:t>
        </m:r>
        <m:r>
          <m:rPr>
            <m:sty m:val="p"/>
          </m:rPr>
          <m:t>=</m:t>
        </m:r>
        <m:sSup>
          <m:e>
            <m:acc>
              <m:accPr>
                <m:chr m:val="̃"/>
              </m:accPr>
              <m:e>
                <m:r>
                  <m:t>b</m:t>
                </m:r>
              </m:e>
            </m:acc>
          </m:e>
          <m:sup>
            <m:r>
              <m:rPr>
                <m:sty m:val="p"/>
              </m:rPr>
              <m:t>⊤</m:t>
            </m:r>
          </m:sup>
        </m:sSup>
      </m:oMath>
      <w:del w:id="9095" w:author="PR Preview" w:date="2026-01-01T00:00:00Z">
        <w:r>
          <w:delText xml:space="preserve"> </w:delText>
        </w:r>
      </w:del>
      <w:del w:id="9096" w:author="PR Preview" w:date="2026-01-01T00:00:00Z">
        <w:r>
          <w:delText xml:space="preserve">in</w:delText>
        </w:r>
      </w:del>
      <w:del w:id="9097" w:author="PR Preview" w:date="2026-01-01T00:00:00Z">
        <w:r>
          <w:delText xml:space="preserve"> </w:delText>
        </w:r>
      </w:del>
      <w:hyperlink w:anchor="def-schur-complement">
        <w:del w:id="9098" w:author="PR Preview" w:date="2026-01-01T00:00:00Z">
          <w:r>
            <w:rPr>
              <w:rStyle w:val="Hyperlink"/>
            </w:rPr>
            <w:delText xml:space="preserve">Definition 102</w:delText>
          </w:r>
        </w:del>
      </w:hyperlink>
      <w:del w:id="9099" w:author="PR Preview" w:date="2026-01-01T00:00:00Z">
        <w:r>
          <w:delText xml:space="preserve">,</w:delText>
        </w:r>
      </w:del>
      <w:del w:id="9100" w:author="PR Preview" w:date="2026-01-01T00:00:00Z">
        <w:r>
          <w:delText xml:space="preserve"> </w:delText>
        </w:r>
      </w:del>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del w:id="9101" w:author="PR Preview" w:date="2026-01-01T00:00:00Z">
        <w:r>
          <w:delText xml:space="preserve"> </w:delText>
        </w:r>
      </w:del>
      <w:del w:id="9102" w:author="PR Preview" w:date="2026-01-01T00:00:00Z">
        <w:r>
          <w:delText xml:space="preserve">(</w:delText>
        </w:r>
      </w:del>
      <w:hyperlink w:anchor="thm-scalar-matmul">
        <w:del w:id="9103" w:author="PR Preview" w:date="2026-01-01T00:00:00Z">
          <w:r>
            <w:rPr>
              <w:rStyle w:val="Hyperlink"/>
            </w:rPr>
            <w:delText xml:space="preserve">Theorem 85</w:delText>
          </w:r>
        </w:del>
      </w:hyperlink>
      <w:del w:id="9104" w:author="PR Preview" w:date="2026-01-01T00:00:00Z">
        <w:r>
          <w:delText xml:space="preserve">),</w:delText>
        </w:r>
      </w:del>
      <w:del w:id="9105" w:author="PR Preview" w:date="2026-01-01T00:00:00Z">
        <w:r>
          <w:delText xml:space="preserve"> </w:delText>
        </w:r>
      </w:del>
      <w:del w:id="9106" w:author="PR Preview" w:date="2026-01-01T00:00:00Z">
        <w:r>
          <w:delText xml:space="preserve">and the right side is the Schur complement of</w:delText>
        </w:r>
      </w:del>
      <w:del w:id="9107" w:author="PR Preview" w:date="2026-01-01T00:00:00Z">
        <w:r>
          <w:delText xml:space="preserve"> </w:delText>
        </w:r>
      </w:del>
      <m:oMath>
        <m:r>
          <m:rPr>
            <m:sty m:val="p"/>
          </m:rPr>
          <m:t>[</m:t>
        </m:r>
        <m:sSub>
          <m:e>
            <m:r>
              <m:t>a</m:t>
            </m:r>
          </m:e>
          <m:sub>
            <m:r>
              <m:t>11</m:t>
            </m:r>
          </m:sub>
        </m:sSub>
        <m:r>
          <m:rPr>
            <m:sty m:val="p"/>
          </m:rPr>
          <m:t>]</m:t>
        </m:r>
      </m:oMath>
      <w:del w:id="9108" w:author="PR Preview" w:date="2026-01-01T00:00:00Z">
        <w:r>
          <w:delText xml:space="preserve"> </w:delText>
        </w:r>
      </w:del>
      <w:del w:id="9109" w:author="PR Preview" w:date="2026-01-01T00:00:00Z">
        <w:r>
          <w:delText xml:space="preserve">in</w:delText>
        </w:r>
      </w:del>
      <w:del w:id="9110" w:author="PR Preview" w:date="2026-01-01T00:00:00Z">
        <w:r>
          <w:delText xml:space="preserve"> </w:delText>
        </w:r>
      </w:del>
      <m:oMath>
        <m:r>
          <m:rPr>
            <m:sty m:val="bi"/>
          </m:rPr>
          <m:t>A</m:t>
        </m:r>
      </m:oMath>
      <w:del w:id="9111" w:author="PR Preview" w:date="2026-01-01T00:00:00Z">
        <w:r>
          <w:delText xml:space="preserve">.</w:delText>
        </w:r>
      </w:del>
      <w:del w:id="9112" w:author="PR Preview" w:date="2026-01-01T00:00:00Z">
        <w:r>
          <w:delText xml:space="preserve"> </w:delText>
        </w:r>
      </w:del>
      <w:del w:id="9113" w:author="PR Preview" w:date="2026-01-01T00:00:00Z">
        <w:r>
          <w:delText xml:space="preserve">It is positive definite by</w:delText>
        </w:r>
      </w:del>
      <w:del w:id="9114" w:author="PR Preview" w:date="2026-01-01T00:00:00Z">
        <w:r>
          <w:delText xml:space="preserve"> </w:delText>
        </w:r>
      </w:del>
      <w:hyperlink w:anchor="thm-schur-test">
        <w:del w:id="9115" w:author="PR Preview" w:date="2026-01-01T00:00:00Z">
          <w:r>
            <w:rPr>
              <w:rStyle w:val="Hyperlink"/>
            </w:rPr>
            <w:delText xml:space="preserve">Theorem 111</w:delText>
          </w:r>
        </w:del>
      </w:hyperlink>
      <w:del w:id="9116" w:author="PR Preview" w:date="2026-01-01T00:00:00Z">
        <w:r>
          <w:delText xml:space="preserve"> </w:delText>
        </w:r>
      </w:del>
      <w:del w:id="9117" w:author="PR Preview" w:date="2026-01-01T00:00:00Z">
        <w:r>
          <w:delText xml:space="preserve">(with</w:delText>
        </w:r>
      </w:del>
      <w:del w:id="9118" w:author="PR Preview" w:date="2026-01-01T00:00:00Z">
        <w:r>
          <w:delText xml:space="preserve"> </w:delText>
        </w:r>
      </w:del>
      <m:oMath>
        <m:r>
          <m:t>k</m:t>
        </m:r>
        <m:r>
          <m:rPr>
            <m:sty m:val="p"/>
          </m:rPr>
          <m:t>=</m:t>
        </m:r>
        <m:r>
          <m:t>1</m:t>
        </m:r>
      </m:oMath>
      <w:del w:id="9119" w:author="PR Preview" w:date="2026-01-01T00:00:00Z">
        <w:r>
          <w:delText xml:space="preserve">;</w:delText>
        </w:r>
      </w:del>
      <w:del w:id="9120" w:author="PR Preview" w:date="2026-01-01T00:00:00Z">
        <w:r>
          <w:delText xml:space="preserve"> </w:delText>
        </w:r>
      </w:del>
      <m:oMath>
        <m:sSub>
          <m:e>
            <m:r>
              <m:rPr>
                <m:sty m:val="bi"/>
              </m:rPr>
              <m:t>A</m:t>
            </m:r>
          </m:e>
          <m:sub>
            <m:r>
              <m:t>22</m:t>
            </m:r>
          </m:sub>
        </m:sSub>
      </m:oMath>
      <w:del w:id="9121" w:author="PR Preview" w:date="2026-01-01T00:00:00Z">
        <w:r>
          <w:delText xml:space="preserve"> </w:delText>
        </w:r>
      </w:del>
      <w:del w:id="9122" w:author="PR Preview" w:date="2026-01-01T00:00:00Z">
        <w:r>
          <w:delText xml:space="preserve">is symmetric because</w:delText>
        </w:r>
      </w:del>
      <w:del w:id="9123" w:author="PR Preview" w:date="2026-01-01T00:00:00Z">
        <w:r>
          <w:delText xml:space="preserve"> </w:delText>
        </w:r>
      </w:del>
      <m:oMath>
        <m:r>
          <m:rPr>
            <m:sty m:val="bi"/>
          </m:rPr>
          <m:t>A</m:t>
        </m:r>
      </m:oMath>
      <w:del w:id="9124" w:author="PR Preview" w:date="2026-01-01T00:00:00Z">
        <w:r>
          <w:delText xml:space="preserve"> </w:delText>
        </w:r>
      </w:del>
      <w:del w:id="9125" w:author="PR Preview" w:date="2026-01-01T00:00:00Z">
        <w:r>
          <w:delText xml:space="preserve">is).</w:delText>
        </w:r>
      </w:del>
      <w:del w:id="9126" w:author="PR Preview" w:date="2026-01-01T00:00:00Z">
        <w:r>
          <w:delText xml:space="preserve"> </w:delText>
        </w:r>
      </w:del>
      <w:del w:id="9127" w:author="PR Preview" w:date="2026-01-01T00:00:00Z">
        <w:r>
          <w:delText xml:space="preserve">By the induction hypothesis it has exactly one factor</w:delText>
        </w:r>
      </w:del>
      <w:del w:id="9128" w:author="PR Preview" w:date="2026-01-01T00:00:00Z">
        <w:r>
          <w:delText xml:space="preserve"> </w:delText>
        </w:r>
      </w:del>
      <m:oMath>
        <m:sSub>
          <m:e>
            <m:r>
              <m:rPr>
                <m:sty m:val="bi"/>
              </m:rPr>
              <m:t>L</m:t>
            </m:r>
          </m:e>
          <m:sub>
            <m:r>
              <m:t>22</m:t>
            </m:r>
          </m:sub>
        </m:sSub>
      </m:oMath>
      <w:del w:id="9129" w:author="PR Preview" w:date="2026-01-01T00:00:00Z">
        <w:r>
          <w:delText xml:space="preserve"> </w:delText>
        </w:r>
      </w:del>
      <w:del w:id="9130" w:author="PR Preview" w:date="2026-01-01T00:00:00Z">
        <w:r>
          <w:delText xml:space="preserve">of the required kind.</w:delText>
        </w:r>
      </w:del>
      <w:del w:id="9131" w:author="PR Preview" w:date="2026-01-01T00:00:00Z">
        <w:r>
          <w:delText xml:space="preserve"> </w:delText>
        </w:r>
      </w:del>
      <w:del w:id="9132" w:author="PR Preview" w:date="2026-01-01T00:00:00Z">
        <w:r>
          <w:delText xml:space="preserve">So</w:delText>
        </w:r>
      </w:del>
      <w:del w:id="9133" w:author="PR Preview" w:date="2026-01-01T00:00:00Z">
        <w:r>
          <w:delText xml:space="preserve"> </w:delText>
        </w:r>
      </w:del>
      <m:oMath>
        <m:r>
          <m:rPr>
            <m:sty m:val="bi"/>
          </m:rPr>
          <m:t>L</m:t>
        </m:r>
      </m:oMath>
      <w:del w:id="9134" w:author="PR Preview" w:date="2026-01-01T00:00:00Z">
        <w:r>
          <w:delText xml:space="preserve"> </w:delText>
        </w:r>
      </w:del>
      <w:del w:id="9135" w:author="PR Preview" w:date="2026-01-01T00:00:00Z">
        <w:r>
          <w:delText xml:space="preserve">exists and is unique.</w:delText>
        </w:r>
      </w:del>
    </w:p>
    <w:p>
      <w:pPr>
        <w:pStyle w:val="FirstParagraph"/>
      </w:pPr>
      <w:ins w:id="9136" w:author="PR Preview" w:date="2026-01-01T00:00:00Z">
        <w:r>
          <w:t xml:space="preserve">Here</w:t>
        </w:r>
      </w:ins>
      <w:ins w:id="9137" w:author="PR Preview" w:date="2026-01-01T00:00:00Z">
        <w:r>
          <w:t xml:space="preserve"> </w:t>
        </w:r>
      </w:ins>
      <m:oMath>
        <m:r>
          <m:rPr>
            <m:sty m:val="p"/>
          </m:rPr>
          <m:t>[</m:t>
        </m:r>
        <m:sSub>
          <m:e>
            <m:r>
              <m:t>a</m:t>
            </m:r>
          </m:e>
          <m:sub>
            <m:r>
              <m:t>11</m:t>
            </m:r>
          </m:sub>
        </m:sSub>
        <m:r>
          <m:rPr>
            <m:sty m:val="p"/>
          </m:rPr>
          <m:t>]</m:t>
        </m:r>
      </m:oMath>
      <w:ins w:id="9138" w:author="PR Preview" w:date="2026-01-01T00:00:00Z">
        <w:r>
          <w:t xml:space="preserve"> </w:t>
        </w:r>
      </w:ins>
      <w:ins w:id="9139" w:author="PR Preview" w:date="2026-01-01T00:00:00Z">
        <w:r>
          <w:t xml:space="preserve">is invertible with inverse</w:t>
        </w:r>
      </w:ins>
      <w:ins w:id="9140" w:author="PR Preview" w:date="2026-01-01T00:00:00Z">
        <w:r>
          <w:t xml:space="preserve"> </w:t>
        </w:r>
      </w:ins>
      <m:oMath>
        <m:r>
          <m:rPr>
            <m:sty m:val="p"/>
          </m:rPr>
          <m:t>[</m:t>
        </m:r>
        <m:r>
          <m:t>1</m:t>
        </m:r>
        <m:r>
          <m:rPr>
            <m:sty m:val="p"/>
          </m:rPr>
          <m:t>/</m:t>
        </m:r>
        <m:sSub>
          <m:e>
            <m:r>
              <m:t>a</m:t>
            </m:r>
          </m:e>
          <m:sub>
            <m:r>
              <m:t>11</m:t>
            </m:r>
          </m:sub>
        </m:sSub>
        <m:r>
          <m:rPr>
            <m:sty m:val="p"/>
          </m:rPr>
          <m:t>]</m:t>
        </m:r>
      </m:oMath>
      <w:ins w:id="9141" w:author="PR Preview" w:date="2026-01-01T00:00:00Z">
        <w:r>
          <w:t xml:space="preserve">,</w:t>
        </w:r>
      </w:ins>
      <w:ins w:id="9142" w:author="PR Preview" w:date="2026-01-01T00:00:00Z">
        <w:r>
          <w:t xml:space="preserve"> </w:t>
        </w:r>
      </w:ins>
      <w:ins w:id="9143" w:author="PR Preview" w:date="2026-01-01T00:00:00Z">
        <w:r>
          <w:t xml:space="preserve">so with</w:t>
        </w:r>
      </w:ins>
      <w:ins w:id="9144" w:author="PR Preview" w:date="2026-01-01T00:00:00Z">
        <w:r>
          <w:t xml:space="preserve"> </w:t>
        </w:r>
      </w:ins>
      <m:oMath>
        <m:r>
          <m:rPr>
            <m:sty m:val="bi"/>
          </m:rPr>
          <m:t>B</m:t>
        </m:r>
        <m:r>
          <m:rPr>
            <m:sty m:val="p"/>
          </m:rPr>
          <m:t>=</m:t>
        </m:r>
        <m:sSup>
          <m:e>
            <m:acc>
              <m:accPr>
                <m:chr m:val="̃"/>
              </m:accPr>
              <m:e>
                <m:r>
                  <m:t>b</m:t>
                </m:r>
              </m:e>
            </m:acc>
          </m:e>
          <m:sup>
            <m:r>
              <m:rPr>
                <m:sty m:val="p"/>
              </m:rPr>
              <m:t>⊤</m:t>
            </m:r>
          </m:sup>
        </m:sSup>
      </m:oMath>
      <w:ins w:id="9145" w:author="PR Preview" w:date="2026-01-01T00:00:00Z">
        <w:r>
          <w:t xml:space="preserve"> </w:t>
        </w:r>
      </w:ins>
      <w:ins w:id="9146" w:author="PR Preview" w:date="2026-01-01T00:00:00Z">
        <w:r>
          <w:t xml:space="preserve">in</w:t>
        </w:r>
      </w:ins>
      <w:ins w:id="9147" w:author="PR Preview" w:date="2026-01-01T00:00:00Z">
        <w:r>
          <w:t xml:space="preserve"> </w:t>
        </w:r>
      </w:ins>
      <w:hyperlink w:anchor="def-schur-complement">
        <w:ins w:id="9148" w:author="PR Preview" w:date="2026-01-01T00:00:00Z">
          <w:r>
            <w:rPr>
              <w:rStyle w:val="Hyperlink"/>
            </w:rPr>
            <w:t xml:space="preserve">Definition 102</w:t>
          </w:r>
        </w:ins>
      </w:hyperlink>
      <w:ins w:id="9149" w:author="PR Preview" w:date="2026-01-01T00:00:00Z">
        <w:r>
          <w:t xml:space="preserve">,</w:t>
        </w:r>
      </w:ins>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ins w:id="9150" w:author="PR Preview" w:date="2026-01-01T00:00:00Z">
        <w:r>
          <w:t xml:space="preserve">(</w:t>
        </w:r>
      </w:ins>
      <w:hyperlink w:anchor="thm-scalar-matmul">
        <w:ins w:id="9151" w:author="PR Preview" w:date="2026-01-01T00:00:00Z">
          <w:r>
            <w:rPr>
              <w:rStyle w:val="Hyperlink"/>
            </w:rPr>
            <w:t xml:space="preserve">Theorem 85</w:t>
          </w:r>
        </w:ins>
      </w:hyperlink>
      <w:ins w:id="9152" w:author="PR Preview" w:date="2026-01-01T00:00:00Z">
        <w:r>
          <w:t xml:space="preserve">),</w:t>
        </w:r>
      </w:ins>
      <w:ins w:id="9153" w:author="PR Preview" w:date="2026-01-01T00:00:00Z">
        <w:r>
          <w:t xml:space="preserve"> </w:t>
        </w:r>
      </w:ins>
      <w:ins w:id="9154" w:author="PR Preview" w:date="2026-01-01T00:00:00Z">
        <w:r>
          <w:t xml:space="preserve">and the right side is the Schur complement of</w:t>
        </w:r>
      </w:ins>
      <w:ins w:id="9155" w:author="PR Preview" w:date="2026-01-01T00:00:00Z">
        <w:r>
          <w:t xml:space="preserve"> </w:t>
        </w:r>
      </w:ins>
      <m:oMath>
        <m:r>
          <m:rPr>
            <m:sty m:val="p"/>
          </m:rPr>
          <m:t>[</m:t>
        </m:r>
        <m:sSub>
          <m:e>
            <m:r>
              <m:t>a</m:t>
            </m:r>
          </m:e>
          <m:sub>
            <m:r>
              <m:t>11</m:t>
            </m:r>
          </m:sub>
        </m:sSub>
        <m:r>
          <m:rPr>
            <m:sty m:val="p"/>
          </m:rPr>
          <m:t>]</m:t>
        </m:r>
      </m:oMath>
      <w:ins w:id="9156" w:author="PR Preview" w:date="2026-01-01T00:00:00Z">
        <w:r>
          <w:t xml:space="preserve"> </w:t>
        </w:r>
      </w:ins>
      <w:ins w:id="9157" w:author="PR Preview" w:date="2026-01-01T00:00:00Z">
        <w:r>
          <w:t xml:space="preserve">in</w:t>
        </w:r>
      </w:ins>
      <w:ins w:id="9158" w:author="PR Preview" w:date="2026-01-01T00:00:00Z">
        <w:r>
          <w:t xml:space="preserve"> </w:t>
        </w:r>
      </w:ins>
      <m:oMath>
        <m:r>
          <m:rPr>
            <m:sty m:val="bi"/>
          </m:rPr>
          <m:t>A</m:t>
        </m:r>
      </m:oMath>
      <w:ins w:id="9159" w:author="PR Preview" w:date="2026-01-01T00:00:00Z">
        <w:r>
          <w:t xml:space="preserve">.</w:t>
        </w:r>
      </w:ins>
      <w:ins w:id="9160" w:author="PR Preview" w:date="2026-01-01T00:00:00Z">
        <w:r>
          <w:t xml:space="preserve"> </w:t>
        </w:r>
      </w:ins>
      <w:ins w:id="9161" w:author="PR Preview" w:date="2026-01-01T00:00:00Z">
        <w:r>
          <w:t xml:space="preserve">It is positive definite by</w:t>
        </w:r>
      </w:ins>
      <w:ins w:id="9162" w:author="PR Preview" w:date="2026-01-01T00:00:00Z">
        <w:r>
          <w:t xml:space="preserve"> </w:t>
        </w:r>
      </w:ins>
      <w:hyperlink w:anchor="thm-schur-test">
        <w:ins w:id="9163" w:author="PR Preview" w:date="2026-01-01T00:00:00Z">
          <w:r>
            <w:rPr>
              <w:rStyle w:val="Hyperlink"/>
            </w:rPr>
            <w:t xml:space="preserve">Theorem 111</w:t>
          </w:r>
        </w:ins>
      </w:hyperlink>
      <w:ins w:id="9164" w:author="PR Preview" w:date="2026-01-01T00:00:00Z">
        <w:r>
          <w:t xml:space="preserve"> </w:t>
        </w:r>
      </w:ins>
      <w:ins w:id="9165" w:author="PR Preview" w:date="2026-01-01T00:00:00Z">
        <w:r>
          <w:t xml:space="preserve">(with</w:t>
        </w:r>
      </w:ins>
      <w:ins w:id="9166" w:author="PR Preview" w:date="2026-01-01T00:00:00Z">
        <w:r>
          <w:t xml:space="preserve"> </w:t>
        </w:r>
      </w:ins>
      <m:oMath>
        <m:r>
          <m:t>k</m:t>
        </m:r>
        <m:r>
          <m:rPr>
            <m:sty m:val="p"/>
          </m:rPr>
          <m:t>=</m:t>
        </m:r>
        <m:r>
          <m:t>1</m:t>
        </m:r>
      </m:oMath>
      <w:ins w:id="9167" w:author="PR Preview" w:date="2026-01-01T00:00:00Z">
        <w:r>
          <w:t xml:space="preserve">;</w:t>
        </w:r>
      </w:ins>
      <w:ins w:id="9168" w:author="PR Preview" w:date="2026-01-01T00:00:00Z">
        <w:r>
          <w:t xml:space="preserve"> </w:t>
        </w:r>
      </w:ins>
      <m:oMath>
        <m:sSub>
          <m:e>
            <m:r>
              <m:rPr>
                <m:sty m:val="bi"/>
              </m:rPr>
              <m:t>A</m:t>
            </m:r>
          </m:e>
          <m:sub>
            <m:r>
              <m:t>22</m:t>
            </m:r>
          </m:sub>
        </m:sSub>
      </m:oMath>
      <w:ins w:id="9169" w:author="PR Preview" w:date="2026-01-01T00:00:00Z">
        <w:r>
          <w:t xml:space="preserve"> </w:t>
        </w:r>
      </w:ins>
      <w:ins w:id="9170" w:author="PR Preview" w:date="2026-01-01T00:00:00Z">
        <w:r>
          <w:t xml:space="preserve">is symmetric because</w:t>
        </w:r>
      </w:ins>
      <w:ins w:id="9171" w:author="PR Preview" w:date="2026-01-01T00:00:00Z">
        <w:r>
          <w:t xml:space="preserve"> </w:t>
        </w:r>
      </w:ins>
      <m:oMath>
        <m:r>
          <m:rPr>
            <m:sty m:val="bi"/>
          </m:rPr>
          <m:t>A</m:t>
        </m:r>
      </m:oMath>
      <w:ins w:id="9172" w:author="PR Preview" w:date="2026-01-01T00:00:00Z">
        <w:r>
          <w:t xml:space="preserve"> </w:t>
        </w:r>
      </w:ins>
      <w:ins w:id="9173" w:author="PR Preview" w:date="2026-01-01T00:00:00Z">
        <w:r>
          <w:t xml:space="preserve">is).</w:t>
        </w:r>
      </w:ins>
      <w:ins w:id="9174" w:author="PR Preview" w:date="2026-01-01T00:00:00Z">
        <w:r>
          <w:t xml:space="preserve"> </w:t>
        </w:r>
      </w:ins>
      <w:ins w:id="9175" w:author="PR Preview" w:date="2026-01-01T00:00:00Z">
        <w:r>
          <w:t xml:space="preserve">By the induction hypothesis it has exactly one factor</w:t>
        </w:r>
      </w:ins>
      <w:ins w:id="9176" w:author="PR Preview" w:date="2026-01-01T00:00:00Z">
        <w:r>
          <w:t xml:space="preserve"> </w:t>
        </w:r>
      </w:ins>
      <m:oMath>
        <m:sSub>
          <m:e>
            <m:r>
              <m:rPr>
                <m:sty m:val="bi"/>
              </m:rPr>
              <m:t>L</m:t>
            </m:r>
          </m:e>
          <m:sub>
            <m:r>
              <m:t>22</m:t>
            </m:r>
          </m:sub>
        </m:sSub>
      </m:oMath>
      <w:ins w:id="9177" w:author="PR Preview" w:date="2026-01-01T00:00:00Z">
        <w:r>
          <w:t xml:space="preserve"> </w:t>
        </w:r>
      </w:ins>
      <w:ins w:id="9178" w:author="PR Preview" w:date="2026-01-01T00:00:00Z">
        <w:r>
          <w:t xml:space="preserve">of the required kind.</w:t>
        </w:r>
      </w:ins>
      <w:ins w:id="9179" w:author="PR Preview" w:date="2026-01-01T00:00:00Z">
        <w:r>
          <w:t xml:space="preserve"> </w:t>
        </w:r>
      </w:ins>
      <w:ins w:id="9180" w:author="PR Preview" w:date="2026-01-01T00:00:00Z">
        <w:r>
          <w:t xml:space="preserve">So</w:t>
        </w:r>
      </w:ins>
      <w:ins w:id="9181" w:author="PR Preview" w:date="2026-01-01T00:00:00Z">
        <w:r>
          <w:t xml:space="preserve"> </w:t>
        </w:r>
      </w:ins>
      <m:oMath>
        <m:r>
          <m:rPr>
            <m:sty m:val="bi"/>
          </m:rPr>
          <m:t>L</m:t>
        </m:r>
      </m:oMath>
      <w:ins w:id="9182" w:author="PR Preview" w:date="2026-01-01T00:00:00Z">
        <w:r>
          <w:t xml:space="preserve"> </w:t>
        </w:r>
      </w:ins>
      <w:ins w:id="9183" w:author="PR Preview" w:date="2026-01-01T00:00:00Z">
        <w:r>
          <w:t xml:space="preserve">exists and is unique.</w:t>
        </w:r>
      </w:ins>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del w:id="9184" w:author="PR Preview" w:date="2026-01-01T00:00:00Z">
        <w:r>
          <w:delText xml:space="preserve">:</w:delText>
        </w:r>
      </w:del>
      <w:del w:id="9185" w:author="PR Preview" w:date="2026-01-01T00:00:00Z">
        <w:r>
          <w:delText xml:space="preserve"> </w:delText>
        </w:r>
      </w:del>
      <m:oMath>
        <m:sSub>
          <m:e>
            <m:r>
              <m:t>ℓ</m:t>
            </m:r>
          </m:e>
          <m:sub>
            <m:r>
              <m:t>11</m:t>
            </m:r>
          </m:sub>
        </m:sSub>
        <m:r>
          <m:rPr>
            <m:sty m:val="p"/>
          </m:rPr>
          <m:t>=</m:t>
        </m:r>
        <m:rad>
          <m:radPr>
            <m:degHide m:val="on"/>
          </m:radPr>
          <m:deg/>
          <m:e>
            <m:r>
              <m:t>4</m:t>
            </m:r>
          </m:e>
        </m:rad>
        <m:r>
          <m:rPr>
            <m:sty m:val="p"/>
          </m:rPr>
          <m:t>=</m:t>
        </m:r>
        <m:r>
          <m:t>2</m:t>
        </m:r>
      </m:oMath>
      <w:del w:id="9186" w:author="PR Preview" w:date="2026-01-01T00:00:00Z">
        <w:r>
          <w:delText xml:space="preserve">,</w:delText>
        </w:r>
      </w:del>
      <w:del w:id="9187" w:author="PR Preview" w:date="2026-01-01T00:00:00Z">
        <w:r>
          <w:delText xml:space="preserve"> </w:delText>
        </w:r>
      </w:del>
      <m:oMath>
        <m:sSub>
          <m:e>
            <m:r>
              <m:t>ℓ</m:t>
            </m:r>
          </m:e>
          <m:sub>
            <m:r>
              <m:t>21</m:t>
            </m:r>
          </m:sub>
        </m:sSub>
        <m:r>
          <m:rPr>
            <m:sty m:val="p"/>
          </m:rPr>
          <m:t>=</m:t>
        </m:r>
        <m:r>
          <m:t>2</m:t>
        </m:r>
        <m:r>
          <m:rPr>
            <m:sty m:val="p"/>
          </m:rPr>
          <m:t>/</m:t>
        </m:r>
        <m:r>
          <m:t>2</m:t>
        </m:r>
        <m:r>
          <m:rPr>
            <m:sty m:val="p"/>
          </m:rPr>
          <m:t>=</m:t>
        </m:r>
        <m:r>
          <m:t>1</m:t>
        </m:r>
      </m:oMath>
      <w:del w:id="9188" w:author="PR Preview" w:date="2026-01-01T00:00:00Z">
        <w:r>
          <w:delText xml:space="preserve">,</w:delText>
        </w:r>
      </w:del>
      <w:del w:id="9189" w:author="PR Preview" w:date="2026-01-01T00:00:00Z">
        <w:r>
          <w:delText xml:space="preserve"> </w:delText>
        </w:r>
      </w:del>
      <w:del w:id="9190" w:author="PR Preview" w:date="2026-01-01T00:00:00Z">
        <w:r>
          <w:delText xml:space="preserve">and</w:delText>
        </w:r>
      </w:del>
      <w:del w:id="9191" w:author="PR Preview" w:date="2026-01-01T00:00:00Z">
        <w:r>
          <w:delText xml:space="preserve"> </w:delText>
        </w:r>
      </w:del>
      <m:oMath>
        <m:sSubSup>
          <m:e>
            <m:r>
              <m:t>ℓ</m:t>
            </m:r>
          </m:e>
          <m:sub>
            <m:r>
              <m:t>22</m:t>
            </m:r>
          </m:sub>
          <m:sup>
            <m:r>
              <m:t>2</m:t>
            </m:r>
          </m:sup>
        </m:sSubSup>
        <m:r>
          <m:rPr>
            <m:sty m:val="p"/>
          </m:rPr>
          <m:t>=</m:t>
        </m:r>
        <m:r>
          <m:t>5</m:t>
        </m:r>
        <m:r>
          <m:rPr>
            <m:sty m:val="p"/>
          </m:rPr>
          <m:t>−</m:t>
        </m:r>
        <m:sSup>
          <m:e>
            <m:r>
              <m:t>1</m:t>
            </m:r>
          </m:e>
          <m:sup>
            <m:r>
              <m:t>2</m:t>
            </m:r>
          </m:sup>
        </m:sSup>
        <m:r>
          <m:rPr>
            <m:sty m:val="p"/>
          </m:rPr>
          <m:t>=</m:t>
        </m:r>
        <m:r>
          <m:t>4</m:t>
        </m:r>
      </m:oMath>
      <w:del w:id="9192" w:author="PR Preview" w:date="2026-01-01T00:00:00Z">
        <w:r>
          <w:delText xml:space="preserve">, so</w:delText>
        </w:r>
      </w:del>
      <w:del w:id="9193" w:author="PR Preview" w:date="2026-01-01T00:00:00Z">
        <w:r>
          <w:delText xml:space="preserve"> </w:delText>
        </w:r>
      </w:del>
      <m:oMath>
        <m:sSub>
          <m:e>
            <m:r>
              <m:t>ℓ</m:t>
            </m:r>
          </m:e>
          <m:sub>
            <m:r>
              <m:t>22</m:t>
            </m:r>
          </m:sub>
        </m:sSub>
        <m:r>
          <m:rPr>
            <m:sty m:val="p"/>
          </m:rPr>
          <m:t>=</m:t>
        </m:r>
        <m:r>
          <m:t>2</m:t>
        </m:r>
      </m:oMath>
      <w:del w:id="9194" w:author="PR Preview" w:date="2026-01-01T00:00:00Z">
        <w:r>
          <w:delText xml:space="preserve">:</w:delText>
        </w:r>
      </w:del>
      <w:del w:id="9195"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del w:id="9196" w:author="PR Preview" w:date="2026-01-01T00:00:00Z">
        <w:r>
          <w:delText xml:space="preserve">, and</w:delText>
        </w:r>
      </w:del>
      <w:del w:id="9197" w:author="PR Preview" w:date="2026-01-01T00:00:00Z">
        <w:r>
          <w:delText xml:space="preserve"> </w:delText>
        </w:r>
      </w:del>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del w:id="9198" w:author="PR Preview" w:date="2026-01-01T00:00:00Z">
        <w:r>
          <w:delText xml:space="preserve">.</w:delText>
        </w:r>
      </w:del>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9199" w:author="PR Preview" w:date="2026-01-01T00:00:00Z">
        <w:r>
          <w:delText xml:space="preserve">:</w:delText>
        </w:r>
      </w:del>
      <w:del w:id="9200" w:author="PR Preview" w:date="2026-01-01T00:00:00Z">
        <w:r>
          <w:delText xml:space="preserve"> </w:delText>
        </w:r>
      </w:del>
      <m:oMath>
        <m:sSub>
          <m:e>
            <m:r>
              <m:t>ℓ</m:t>
            </m:r>
          </m:e>
          <m:sub>
            <m:r>
              <m:t>11</m:t>
            </m:r>
          </m:sub>
        </m:sSub>
        <m:r>
          <m:rPr>
            <m:sty m:val="p"/>
          </m:rPr>
          <m:t>=</m:t>
        </m:r>
        <m:rad>
          <m:radPr>
            <m:degHide m:val="on"/>
          </m:radPr>
          <m:deg/>
          <m:e>
            <m:r>
              <m:t>5</m:t>
            </m:r>
          </m:e>
        </m:rad>
      </m:oMath>
      <w:del w:id="9201" w:author="PR Preview" w:date="2026-01-01T00:00:00Z">
        <w:r>
          <w:delText xml:space="preserve">,</w:delText>
        </w:r>
      </w:del>
      <w:del w:id="9202" w:author="PR Preview" w:date="2026-01-01T00:00:00Z">
        <w:r>
          <w:delText xml:space="preserve"> </w:delText>
        </w:r>
      </w:del>
      <m:oMath>
        <m:sSub>
          <m:e>
            <m:r>
              <m:t>ℓ</m:t>
            </m:r>
          </m:e>
          <m:sub>
            <m:r>
              <m:t>21</m:t>
            </m:r>
          </m:sub>
        </m:sSub>
        <m:r>
          <m:rPr>
            <m:sty m:val="p"/>
          </m:rPr>
          <m:t>=</m:t>
        </m:r>
        <m:r>
          <m:t>4</m:t>
        </m:r>
        <m:r>
          <m:rPr>
            <m:sty m:val="p"/>
          </m:rPr>
          <m:t>/</m:t>
        </m:r>
        <m:rad>
          <m:radPr>
            <m:degHide m:val="on"/>
          </m:radPr>
          <m:deg/>
          <m:e>
            <m:r>
              <m:t>5</m:t>
            </m:r>
          </m:e>
        </m:rad>
      </m:oMath>
      <w:del w:id="9203" w:author="PR Preview" w:date="2026-01-01T00:00:00Z">
        <w:r>
          <w:delText xml:space="preserve">,</w:delText>
        </w:r>
      </w:del>
      <w:del w:id="9204" w:author="PR Preview" w:date="2026-01-01T00:00:00Z">
        <w:r>
          <w:delText xml:space="preserve"> </w:delText>
        </w:r>
      </w:del>
      <w:del w:id="9205" w:author="PR Preview" w:date="2026-01-01T00:00:00Z">
        <w:r>
          <w:delText xml:space="preserve">and</w:delText>
        </w:r>
      </w:del>
      <w:del w:id="9206" w:author="PR Preview" w:date="2026-01-01T00:00:00Z">
        <w:r>
          <w:delText xml:space="preserve"> </w:delText>
        </w:r>
      </w:del>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del w:id="9207" w:author="PR Preview" w:date="2026-01-01T00:00:00Z">
        <w:r>
          <w:delText xml:space="preserve">, the Schur complement of</w:delText>
        </w:r>
      </w:del>
      <w:del w:id="9208" w:author="PR Preview" w:date="2026-01-01T00:00:00Z">
        <w:r>
          <w:delText xml:space="preserve"> </w:delText>
        </w:r>
      </w:del>
      <w:hyperlink w:anchor="exm-schur-complement">
        <w:del w:id="9209" w:author="PR Preview" w:date="2026-01-01T00:00:00Z">
          <w:r>
            <w:rPr>
              <w:rStyle w:val="Hyperlink"/>
            </w:rPr>
            <w:delText xml:space="preserve">Example 199</w:delText>
          </w:r>
        </w:del>
      </w:hyperlink>
      <w:del w:id="9210" w:author="PR Preview" w:date="2026-01-01T00:00:00Z">
        <w:r>
          <w:delText xml:space="preserve">,</w:delText>
        </w:r>
      </w:del>
      <w:del w:id="9211" w:author="PR Preview" w:date="2026-01-01T00:00:00Z">
        <w:r>
          <w:delText xml:space="preserve"> </w:delText>
        </w:r>
      </w:del>
      <w:del w:id="9212" w:author="PR Preview" w:date="2026-01-01T00:00:00Z">
        <w:r>
          <w:delText xml:space="preserve">so</w:delText>
        </w:r>
      </w:del>
      <w:del w:id="9213"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9214" w:author="PR Preview" w:date="2026-01-01T00:00:00Z">
        <w:r>
          <w:delText xml:space="preserve">.</w:delText>
        </w:r>
      </w:del>
    </w:p>
    <w:p>
      <w:pPr>
        <w:pStyle w:val="Compact"/>
        <w:numPr>
          <w:ilvl w:val="0"/>
          <w:numId w:val="1108"/>
        </w:numPr>
      </w:pPr>
      <w:del w:id="9215" w:author="PR Preview" w:date="2026-01-01T00:00:00Z">
        <w:r>
          <w:delText xml:space="preserve">For</w:delText>
        </w:r>
      </w:del>
      <w:del w:id="9216"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9217" w:author="PR Preview" w:date="2026-01-01T00:00:00Z">
        <w:r>
          <w:delText xml:space="preserve"> </w:delText>
        </w:r>
      </w:del>
      <w:del w:id="9218" w:author="PR Preview" w:date="2026-01-01T00:00:00Z">
        <w:r>
          <w:delText xml:space="preserve">the method breaks down:</w:delText>
        </w:r>
      </w:del>
      <w:del w:id="9219" w:author="PR Preview" w:date="2026-01-01T00:00:00Z">
        <w:r>
          <w:delText xml:space="preserve"> </w:delText>
        </w:r>
      </w:del>
      <m:oMath>
        <m:sSubSup>
          <m:e>
            <m:r>
              <m:t>ℓ</m:t>
            </m:r>
          </m:e>
          <m:sub>
            <m:r>
              <m:t>22</m:t>
            </m:r>
          </m:sub>
          <m:sup>
            <m:r>
              <m:t>2</m:t>
            </m:r>
          </m:sup>
        </m:sSubSup>
        <m:r>
          <m:rPr>
            <m:sty m:val="p"/>
          </m:rPr>
          <m:t>=</m:t>
        </m:r>
        <m:r>
          <m:t>1</m:t>
        </m:r>
        <m:r>
          <m:rPr>
            <m:sty m:val="p"/>
          </m:rPr>
          <m:t>−</m:t>
        </m:r>
        <m:r>
          <m:t>4</m:t>
        </m:r>
        <m:r>
          <m:rPr>
            <m:sty m:val="p"/>
          </m:rPr>
          <m:t>=</m:t>
        </m:r>
        <m:r>
          <m:rPr>
            <m:sty m:val="p"/>
          </m:rPr>
          <m:t>−</m:t>
        </m:r>
        <m:r>
          <m:t>3</m:t>
        </m:r>
      </m:oMath>
      <w:del w:id="9220" w:author="PR Preview" w:date="2026-01-01T00:00:00Z">
        <w:r>
          <w:delText xml:space="preserve"> </w:delText>
        </w:r>
      </w:del>
      <w:del w:id="9221" w:author="PR Preview" w:date="2026-01-01T00:00:00Z">
        <w:r>
          <w:delText xml:space="preserve">has no real solution,</w:delText>
        </w:r>
      </w:del>
      <w:del w:id="9222" w:author="PR Preview" w:date="2026-01-01T00:00:00Z">
        <w:r>
          <w:delText xml:space="preserve"> </w:delText>
        </w:r>
      </w:del>
      <w:del w:id="9223" w:author="PR Preview" w:date="2026-01-01T00:00:00Z">
        <w:r>
          <w:delText xml:space="preserve">matching the failure of the Schur complement test (</w:delText>
        </w:r>
      </w:del>
      <w:hyperlink w:anchor="exm-schur-test">
        <w:del w:id="9224" w:author="PR Preview" w:date="2026-01-01T00:00:00Z">
          <w:r>
            <w:rPr>
              <w:rStyle w:val="Hyperlink"/>
            </w:rPr>
            <w:delText xml:space="preserve">Example 200</w:delText>
          </w:r>
        </w:del>
      </w:hyperlink>
      <w:del w:id="9225" w:author="PR Preview" w:date="2026-01-01T00:00:00Z">
        <w:r>
          <w:delText xml:space="preserve">).</w:delText>
        </w:r>
      </w:del>
    </w:p>
    <w:p>
      <w:pPr>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ins w:id="9226" w:author="PR Preview" w:date="2026-01-01T00:00:00Z">
        <w:r>
          <w:t xml:space="preserve">:</w:t>
        </w:r>
      </w:ins>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ins w:id="9227" w:author="PR Preview" w:date="2026-01-01T00:00:00Z">
        <w:r>
          <w:t xml:space="preserve">and</w:t>
        </w:r>
      </w:ins>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ins w:id="9228" w:author="PR Preview" w:date="2026-01-01T00:00:00Z">
        <w:r>
          <w:t xml:space="preserve">so</w:t>
        </w:r>
      </w:ins>
      <w:ins w:id="9229" w:author="PR Preview" w:date="2026-01-01T00:00:00Z">
        <w:r>
          <w:t xml:space="preserve"> </w:t>
        </w:r>
      </w:ins>
      <m:oMath>
        <m:sSub>
          <m:e>
            <m:r>
              <m:t>ℓ</m:t>
            </m:r>
          </m:e>
          <m:sub>
            <m:r>
              <m:t>22</m:t>
            </m:r>
          </m:sub>
        </m:sSub>
        <m:r>
          <m:rPr>
            <m:sty m:val="p"/>
          </m:rPr>
          <m:t>=</m:t>
        </m:r>
        <m:r>
          <m:t>2</m:t>
        </m:r>
      </m:oMath>
      <w:ins w:id="9230" w:author="PR Preview" w:date="2026-01-01T00:00:00Z">
        <w:r>
          <w:t xml:space="preserve">:</w:t>
        </w:r>
      </w:ins>
      <w:ins w:id="9231"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ins w:id="9232" w:author="PR Preview" w:date="2026-01-01T00:00:00Z">
        <w:r>
          <w:t xml:space="preserve">, and</w:t>
        </w:r>
      </w:ins>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9233" w:author="PR Preview" w:date="2026-01-01T00:00:00Z">
        <w:r>
          <w:t xml:space="preserve">:</w:t>
        </w:r>
      </w:ins>
      <w:ins w:id="9234" w:author="PR Preview" w:date="2026-01-01T00:00:00Z">
        <w:r>
          <w:t xml:space="preserve"> </w:t>
        </w:r>
      </w:ins>
      <m:oMath>
        <m:sSub>
          <m:e>
            <m:r>
              <m:t>ℓ</m:t>
            </m:r>
          </m:e>
          <m:sub>
            <m:r>
              <m:t>11</m:t>
            </m:r>
          </m:sub>
        </m:sSub>
        <m:r>
          <m:rPr>
            <m:sty m:val="p"/>
          </m:rPr>
          <m:t>=</m:t>
        </m:r>
        <m:rad>
          <m:radPr>
            <m:degHide m:val="on"/>
          </m:radPr>
          <m:deg/>
          <m:e>
            <m:r>
              <m:t>5</m:t>
            </m:r>
          </m:e>
        </m:rad>
      </m:oMath>
      <w:ins w:id="9235" w:author="PR Preview" w:date="2026-01-01T00:00:00Z">
        <w:r>
          <w:t xml:space="preserve">,</w:t>
        </w:r>
      </w:ins>
      <w:ins w:id="9236" w:author="PR Preview" w:date="2026-01-01T00:00:00Z">
        <w:r>
          <w:t xml:space="preserve"> </w:t>
        </w:r>
      </w:ins>
      <m:oMath>
        <m:sSub>
          <m:e>
            <m:r>
              <m:t>ℓ</m:t>
            </m:r>
          </m:e>
          <m:sub>
            <m:r>
              <m:t>21</m:t>
            </m:r>
          </m:sub>
        </m:sSub>
        <m:r>
          <m:rPr>
            <m:sty m:val="p"/>
          </m:rPr>
          <m:t>=</m:t>
        </m:r>
        <m:r>
          <m:t>4</m:t>
        </m:r>
        <m:r>
          <m:rPr>
            <m:sty m:val="p"/>
          </m:rPr>
          <m:t>/</m:t>
        </m:r>
        <m:rad>
          <m:radPr>
            <m:degHide m:val="on"/>
          </m:radPr>
          <m:deg/>
          <m:e>
            <m:r>
              <m:t>5</m:t>
            </m:r>
          </m:e>
        </m:rad>
      </m:oMath>
      <w:ins w:id="9237" w:author="PR Preview" w:date="2026-01-01T00:00:00Z">
        <w:r>
          <w:t xml:space="preserve">,</w:t>
        </w:r>
      </w:ins>
      <w:ins w:id="9238" w:author="PR Preview" w:date="2026-01-01T00:00:00Z">
        <w:r>
          <w:t xml:space="preserve"> </w:t>
        </w:r>
      </w:ins>
      <w:ins w:id="9239" w:author="PR Preview" w:date="2026-01-01T00:00:00Z">
        <w:r>
          <w:t xml:space="preserve">and</w:t>
        </w:r>
      </w:ins>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ins w:id="9240" w:author="PR Preview" w:date="2026-01-01T00:00:00Z">
        <w:r>
          <w:t xml:space="preserve">the Schur complement of</w:t>
        </w:r>
      </w:ins>
      <w:ins w:id="9241" w:author="PR Preview" w:date="2026-01-01T00:00:00Z">
        <w:r>
          <w:t xml:space="preserve"> </w:t>
        </w:r>
      </w:ins>
      <w:hyperlink w:anchor="exm-schur-complement">
        <w:ins w:id="9242" w:author="PR Preview" w:date="2026-01-01T00:00:00Z">
          <w:r>
            <w:rPr>
              <w:rStyle w:val="Hyperlink"/>
            </w:rPr>
            <w:t xml:space="preserve">Example 199</w:t>
          </w:r>
        </w:ins>
      </w:hyperlink>
      <w:ins w:id="9243" w:author="PR Preview" w:date="2026-01-01T00:00:00Z">
        <w:r>
          <w:t xml:space="preserve">,</w:t>
        </w:r>
      </w:ins>
      <w:ins w:id="9244" w:author="PR Preview" w:date="2026-01-01T00:00:00Z">
        <w:r>
          <w:t xml:space="preserve"> </w:t>
        </w:r>
      </w:ins>
      <w:ins w:id="9245" w:author="PR Preview" w:date="2026-01-01T00:00:00Z">
        <w:r>
          <w:t xml:space="preserve">so</w:t>
        </w:r>
      </w:ins>
      <w:ins w:id="9246"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9247" w:author="PR Preview" w:date="2026-01-01T00:00:00Z">
        <w:r>
          <w:t xml:space="preserve">.</w:t>
        </w:r>
      </w:ins>
    </w:p>
    <w:p>
      <w:pPr>
        <w:numPr>
          <w:ilvl w:val="0"/>
          <w:numId w:val="1108"/>
        </w:numPr>
      </w:pPr>
      <w:ins w:id="9248" w:author="PR Preview" w:date="2026-01-01T00:00:00Z">
        <w:r>
          <w:t xml:space="preserve">For</w:t>
        </w:r>
      </w:ins>
      <w:ins w:id="9249"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9250" w:author="PR Preview" w:date="2026-01-01T00:00:00Z">
        <w:r>
          <w:t xml:space="preserve"> </w:t>
        </w:r>
      </w:ins>
      <w:ins w:id="9251" w:author="PR Preview" w:date="2026-01-01T00:00:00Z">
        <w:r>
          <w:t xml:space="preserve">the method breaks down:</w:t>
        </w:r>
      </w:ins>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ins w:id="9252" w:author="PR Preview" w:date="2026-01-01T00:00:00Z">
        <w:r>
          <w:t xml:space="preserve">has no real solution,</w:t>
        </w:r>
      </w:ins>
      <w:ins w:id="9253" w:author="PR Preview" w:date="2026-01-01T00:00:00Z">
        <w:r>
          <w:t xml:space="preserve"> </w:t>
        </w:r>
      </w:ins>
      <w:ins w:id="9254" w:author="PR Preview" w:date="2026-01-01T00:00:00Z">
        <w:r>
          <w:t xml:space="preserve">matching the failure of the Schur complement test (</w:t>
        </w:r>
      </w:ins>
      <w:hyperlink w:anchor="exm-schur-test">
        <w:ins w:id="9255" w:author="PR Preview" w:date="2026-01-01T00:00:00Z">
          <w:r>
            <w:rPr>
              <w:rStyle w:val="Hyperlink"/>
            </w:rPr>
            <w:t xml:space="preserve">Example 200</w:t>
          </w:r>
        </w:ins>
      </w:hyperlink>
      <w:ins w:id="9256" w:author="PR Preview" w:date="2026-01-01T00:00:00Z">
        <w:r>
          <w:t xml:space="preserve">).</w:t>
        </w:r>
      </w:ins>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del w:id="9257" w:author="PR Preview" w:date="2026-01-01T00:00:00Z">
        <w:r>
          <w:delText xml:space="preserve">For instance,</w:delText>
        </w:r>
      </w:del>
      <w:del w:id="9258" w:author="PR Preview" w:date="2026-01-01T00:00:00Z">
        <w:r>
          <w:delText xml:space="preserve"> </w:delText>
        </w:r>
      </w:del>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del w:id="9259" w:author="PR Preview" w:date="2026-01-01T00:00:00Z">
        <w:r>
          <w:delText xml:space="preserve">.</w:delText>
        </w:r>
      </w:del>
      <w:del w:id="9260" w:author="PR Preview" w:date="2026-01-01T00:00:00Z">
        <w:r>
          <w:delText xml:space="preserve"> </w:delText>
        </w:r>
      </w:del>
      <w:del w:id="9261" w:author="PR Preview" w:date="2026-01-01T00:00:00Z">
        <w:r>
          <w:delText xml:space="preserve">The transpose alone would have</w:delText>
        </w:r>
      </w:del>
      <w:del w:id="9262" w:author="PR Preview" w:date="2026-01-01T00:00:00Z">
        <w:r>
          <w:delText xml:space="preserve"> </w:delText>
        </w:r>
      </w:del>
      <m:oMath>
        <m:r>
          <m:rPr>
            <m:sty m:val="p"/>
          </m:rPr>
          <m:t>−</m:t>
        </m:r>
        <m:r>
          <m:t>i</m:t>
        </m:r>
      </m:oMath>
      <w:del w:id="9263" w:author="PR Preview" w:date="2026-01-01T00:00:00Z">
        <w:r>
          <w:delText xml:space="preserve"> </w:delText>
        </w:r>
      </w:del>
      <w:del w:id="9264" w:author="PR Preview" w:date="2026-01-01T00:00:00Z">
        <w:r>
          <w:delText xml:space="preserve">in that position,</w:delText>
        </w:r>
      </w:del>
      <w:del w:id="9265" w:author="PR Preview" w:date="2026-01-01T00:00:00Z">
        <w:r>
          <w:delText xml:space="preserve"> </w:delText>
        </w:r>
      </w:del>
      <w:del w:id="9266" w:author="PR Preview" w:date="2026-01-01T00:00:00Z">
        <w:r>
          <w:delText xml:space="preserve">so for a matrix with an entry that is not real,</w:delText>
        </w:r>
      </w:del>
      <w:del w:id="9267" w:author="PR Preview" w:date="2026-01-01T00:00:00Z">
        <w:r>
          <w:delText xml:space="preserve"> </w:delText>
        </w:r>
      </w:del>
      <m:oMath>
        <m:sSup>
          <m:e>
            <m:r>
              <m:rPr>
                <m:sty m:val="bi"/>
              </m:rPr>
              <m:t>A</m:t>
            </m:r>
          </m:e>
          <m:sup>
            <m:r>
              <m:rPr>
                <m:scr m:val="sans-serif"/>
                <m:sty m:val="p"/>
              </m:rPr>
              <m:t>H</m:t>
            </m:r>
          </m:sup>
        </m:sSup>
      </m:oMath>
      <w:del w:id="9268" w:author="PR Preview" w:date="2026-01-01T00:00:00Z">
        <w:r>
          <w:delText xml:space="preserve"> </w:delText>
        </w:r>
      </w:del>
      <w:del w:id="9269" w:author="PR Preview" w:date="2026-01-01T00:00:00Z">
        <w:r>
          <w:delText xml:space="preserve">and</w:delText>
        </w:r>
      </w:del>
      <w:del w:id="9270" w:author="PR Preview" w:date="2026-01-01T00:00:00Z">
        <w:r>
          <w:delText xml:space="preserve"> </w:delText>
        </w:r>
      </w:del>
      <m:oMath>
        <m:sSup>
          <m:e>
            <m:r>
              <m:rPr>
                <m:sty m:val="bi"/>
              </m:rPr>
              <m:t>A</m:t>
            </m:r>
          </m:e>
          <m:sup>
            <m:r>
              <m:rPr>
                <m:sty m:val="p"/>
              </m:rPr>
              <m:t>⊤</m:t>
            </m:r>
          </m:sup>
        </m:sSup>
      </m:oMath>
      <w:del w:id="9271" w:author="PR Preview" w:date="2026-01-01T00:00:00Z">
        <w:r>
          <w:delText xml:space="preserve"> </w:delText>
        </w:r>
      </w:del>
      <w:del w:id="9272" w:author="PR Preview" w:date="2026-01-01T00:00:00Z">
        <w:r>
          <w:delText xml:space="preserve">differ.</w:delText>
        </w:r>
      </w:del>
      <w:del w:id="9273" w:author="PR Preview" w:date="2026-01-01T00:00:00Z">
        <w:r>
          <w:delText xml:space="preserve"> </w:delText>
        </w:r>
      </w:del>
      <w:del w:id="9274" w:author="PR Preview" w:date="2026-01-01T00:00:00Z">
        <w:r>
          <w:delText xml:space="preserve">For a real matrix, conjugating changes nothing, so</w:delText>
        </w:r>
      </w:del>
      <w:del w:id="9275" w:author="PR Preview" w:date="2026-01-01T00:00:00Z">
        <w:r>
          <w:delText xml:space="preserve"> </w:delText>
        </w:r>
      </w:del>
      <m:oMath>
        <m:sSup>
          <m:e>
            <m:r>
              <m:rPr>
                <m:sty m:val="bi"/>
              </m:rPr>
              <m:t>A</m:t>
            </m:r>
          </m:e>
          <m:sup>
            <m:r>
              <m:rPr>
                <m:scr m:val="sans-serif"/>
                <m:sty m:val="p"/>
              </m:rPr>
              <m:t>H</m:t>
            </m:r>
          </m:sup>
        </m:sSup>
        <m:r>
          <m:rPr>
            <m:sty m:val="p"/>
          </m:rPr>
          <m:t>=</m:t>
        </m:r>
        <m:sSup>
          <m:e>
            <m:r>
              <m:rPr>
                <m:sty m:val="bi"/>
              </m:rPr>
              <m:t>A</m:t>
            </m:r>
          </m:e>
          <m:sup>
            <m:r>
              <m:rPr>
                <m:sty m:val="p"/>
              </m:rPr>
              <m:t>⊤</m:t>
            </m:r>
          </m:sup>
        </m:sSup>
      </m:oMath>
      <w:del w:id="9276" w:author="PR Preview" w:date="2026-01-01T00:00:00Z">
        <w:r>
          <w:delText xml:space="preserve">.</w:delText>
        </w:r>
      </w:del>
    </w:p>
    <w:p>
      <w:pPr>
        <w:pStyle w:val="FirstParagraph"/>
      </w:pPr>
      <w:ins w:id="9277" w:author="PR Preview" w:date="2026-01-01T00:00:00Z">
        <w:r>
          <w:t xml:space="preserve">For instance,</w:t>
        </w:r>
      </w:ins>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ins w:id="9278" w:author="PR Preview" w:date="2026-01-01T00:00:00Z">
        <w:r>
          <w:t xml:space="preserve">The transpose alone would have</w:t>
        </w:r>
      </w:ins>
      <w:ins w:id="9279" w:author="PR Preview" w:date="2026-01-01T00:00:00Z">
        <w:r>
          <w:t xml:space="preserve"> </w:t>
        </w:r>
      </w:ins>
      <m:oMath>
        <m:r>
          <m:rPr>
            <m:sty m:val="p"/>
          </m:rPr>
          <m:t>−</m:t>
        </m:r>
        <m:r>
          <m:t>i</m:t>
        </m:r>
      </m:oMath>
      <w:ins w:id="9280" w:author="PR Preview" w:date="2026-01-01T00:00:00Z">
        <w:r>
          <w:t xml:space="preserve"> </w:t>
        </w:r>
      </w:ins>
      <w:ins w:id="9281" w:author="PR Preview" w:date="2026-01-01T00:00:00Z">
        <w:r>
          <w:t xml:space="preserve">in that position,</w:t>
        </w:r>
      </w:ins>
      <w:ins w:id="9282" w:author="PR Preview" w:date="2026-01-01T00:00:00Z">
        <w:r>
          <w:t xml:space="preserve"> </w:t>
        </w:r>
      </w:ins>
      <w:ins w:id="9283" w:author="PR Preview" w:date="2026-01-01T00:00:00Z">
        <w:r>
          <w:t xml:space="preserve">so for a matrix with an entry that is not real,</w:t>
        </w:r>
      </w:ins>
      <w:ins w:id="9284" w:author="PR Preview" w:date="2026-01-01T00:00:00Z">
        <w:r>
          <w:t xml:space="preserve"> </w:t>
        </w:r>
      </w:ins>
      <m:oMath>
        <m:sSup>
          <m:e>
            <m:r>
              <m:rPr>
                <m:sty m:val="bi"/>
              </m:rPr>
              <m:t>A</m:t>
            </m:r>
          </m:e>
          <m:sup>
            <m:r>
              <m:rPr>
                <m:scr m:val="sans-serif"/>
                <m:sty m:val="p"/>
              </m:rPr>
              <m:t>H</m:t>
            </m:r>
          </m:sup>
        </m:sSup>
      </m:oMath>
      <w:ins w:id="9285" w:author="PR Preview" w:date="2026-01-01T00:00:00Z">
        <w:r>
          <w:t xml:space="preserve"> </w:t>
        </w:r>
      </w:ins>
      <w:ins w:id="9286" w:author="PR Preview" w:date="2026-01-01T00:00:00Z">
        <w:r>
          <w:t xml:space="preserve">and</w:t>
        </w:r>
      </w:ins>
      <w:ins w:id="9287" w:author="PR Preview" w:date="2026-01-01T00:00:00Z">
        <w:r>
          <w:t xml:space="preserve"> </w:t>
        </w:r>
      </w:ins>
      <m:oMath>
        <m:sSup>
          <m:e>
            <m:r>
              <m:rPr>
                <m:sty m:val="bi"/>
              </m:rPr>
              <m:t>A</m:t>
            </m:r>
          </m:e>
          <m:sup>
            <m:r>
              <m:rPr>
                <m:sty m:val="p"/>
              </m:rPr>
              <m:t>⊤</m:t>
            </m:r>
          </m:sup>
        </m:sSup>
      </m:oMath>
      <w:ins w:id="9288" w:author="PR Preview" w:date="2026-01-01T00:00:00Z">
        <w:r>
          <w:t xml:space="preserve"> </w:t>
        </w:r>
      </w:ins>
      <w:ins w:id="9289" w:author="PR Preview" w:date="2026-01-01T00:00:00Z">
        <w:r>
          <w:t xml:space="preserve">differ.</w:t>
        </w:r>
      </w:ins>
      <w:ins w:id="9290" w:author="PR Preview" w:date="2026-01-01T00:00:00Z">
        <w:r>
          <w:t xml:space="preserve"> </w:t>
        </w:r>
      </w:ins>
      <w:ins w:id="9291" w:author="PR Preview" w:date="2026-01-01T00:00:00Z">
        <w:r>
          <w:t xml:space="preserve">For a real matrix, conjugating changes nothing, so</w:t>
        </w:r>
      </w:ins>
      <w:ins w:id="9292" w:author="PR Preview" w:date="2026-01-01T00:00:00Z">
        <w:r>
          <w:t xml:space="preserve"> </w:t>
        </w:r>
      </w:ins>
      <m:oMath>
        <m:sSup>
          <m:e>
            <m:r>
              <m:rPr>
                <m:sty m:val="bi"/>
              </m:rPr>
              <m:t>A</m:t>
            </m:r>
          </m:e>
          <m:sup>
            <m:r>
              <m:rPr>
                <m:scr m:val="sans-serif"/>
                <m:sty m:val="p"/>
              </m:rPr>
              <m:t>H</m:t>
            </m:r>
          </m:sup>
        </m:sSup>
        <m:r>
          <m:rPr>
            <m:sty m:val="p"/>
          </m:rPr>
          <m:t>=</m:t>
        </m:r>
        <m:sSup>
          <m:e>
            <m:r>
              <m:rPr>
                <m:sty m:val="bi"/>
              </m:rPr>
              <m:t>A</m:t>
            </m:r>
          </m:e>
          <m:sup>
            <m:r>
              <m:rPr>
                <m:sty m:val="p"/>
              </m:rPr>
              <m:t>⊤</m:t>
            </m:r>
          </m:sup>
        </m:sSup>
      </m:oMath>
      <w:ins w:id="9293" w:author="PR Preview" w:date="2026-01-01T00:00:00Z">
        <w:r>
          <w:t xml:space="preserve">.</w:t>
        </w:r>
      </w:ins>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del w:id="9294" w:author="PR Preview" w:date="2026-01-01T00:00:00Z">
        <w:r>
          <w:delText xml:space="preserve">For involution:</w:delText>
        </w:r>
      </w:del>
      <w:del w:id="9295" w:author="PR Preview" w:date="2026-01-01T00:00:00Z">
        <w:r>
          <w:delText xml:space="preserve"> </w:delText>
        </w:r>
      </w:del>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del w:id="9296" w:author="PR Preview" w:date="2026-01-01T00:00:00Z">
        <w:r>
          <w:delText xml:space="preserve">.</w:delText>
        </w:r>
      </w:del>
    </w:p>
    <w:p>
      <w:pPr>
        <w:pStyle w:val="Compact"/>
        <w:numPr>
          <w:ilvl w:val="0"/>
          <w:numId w:val="1110"/>
        </w:numPr>
      </w:pPr>
      <w:del w:id="9297" w:author="PR Preview" w:date="2026-01-01T00:00:00Z">
        <w:r>
          <w:delText xml:space="preserve">For additivity:</w:delText>
        </w:r>
      </w:del>
      <w:del w:id="9298" w:author="PR Preview" w:date="2026-01-01T00:00:00Z">
        <w:r>
          <w:delText xml:space="preserve"> </w:delText>
        </w:r>
      </w:del>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del w:id="9299" w:author="PR Preview" w:date="2026-01-01T00:00:00Z">
        <w:r>
          <w:delText xml:space="preserve">.</w:delText>
        </w:r>
      </w:del>
    </w:p>
    <w:p>
      <w:pPr>
        <w:pStyle w:val="Compact"/>
        <w:numPr>
          <w:ilvl w:val="0"/>
          <w:numId w:val="1110"/>
        </w:numPr>
      </w:pPr>
      <w:del w:id="9300" w:author="PR Preview" w:date="2026-01-01T00:00:00Z">
        <w:r>
          <w:delText xml:space="preserve">For conjugate-homogeneity:</w:delText>
        </w:r>
      </w:del>
      <w:del w:id="9301" w:author="PR Preview" w:date="2026-01-01T00:00:00Z">
        <w:r>
          <w:delText xml:space="preserve"> </w:delText>
        </w:r>
      </w:del>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del w:id="9302" w:author="PR Preview" w:date="2026-01-01T00:00:00Z">
        <w:r>
          <w:delText xml:space="preserve">. Unlike the real transpose where</w:delText>
        </w:r>
      </w:del>
      <w:del w:id="9303" w:author="PR Preview" w:date="2026-01-01T00:00:00Z">
        <w:r>
          <w:delText xml:space="preserve"> </w:delText>
        </w:r>
      </w:del>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del w:id="9304" w:author="PR Preview" w:date="2026-01-01T00:00:00Z">
        <w:r>
          <w:delText xml:space="preserve">, scaling conjugates the scalar.</w:delText>
        </w:r>
      </w:del>
    </w:p>
    <w:p>
      <w:pPr>
        <w:numPr>
          <w:ilvl w:val="0"/>
          <w:numId w:val="1110"/>
        </w:numPr>
      </w:pPr>
      <w:ins w:id="9305" w:author="PR Preview" w:date="2026-01-01T00:00:00Z">
        <w:r>
          <w:t xml:space="preserve">For involution:</w:t>
        </w:r>
      </w:ins>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0"/>
        </w:numPr>
      </w:pPr>
      <w:ins w:id="9306" w:author="PR Preview" w:date="2026-01-01T00:00:00Z">
        <w:r>
          <w:t xml:space="preserve">For additivity:</w:t>
        </w:r>
      </w:ins>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0"/>
        </w:numPr>
      </w:pPr>
      <w:ins w:id="9307" w:author="PR Preview" w:date="2026-01-01T00:00:00Z">
        <w:r>
          <w:t xml:space="preserve">For conjugate-homogeneity:</w:t>
        </w:r>
      </w:ins>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ins w:id="9308" w:author="PR Preview" w:date="2026-01-01T00:00:00Z">
        <w:r>
          <w:t xml:space="preserve">Unlike the real transpose where</w:t>
        </w:r>
      </w:ins>
      <w:ins w:id="9309" w:author="PR Preview" w:date="2026-01-01T00:00:00Z">
        <w:r>
          <w:t xml:space="preserve"> </w:t>
        </w:r>
      </w:ins>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ins w:id="9310" w:author="PR Preview" w:date="2026-01-01T00:00:00Z">
        <w:r>
          <w:t xml:space="preserve">, scaling conjugates the scalar.</w:t>
        </w:r>
      </w:ins>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del w:id="9311" w:author="PR Preview" w:date="2026-01-01T00:00:00Z">
        <w:r>
          <w:delText xml:space="preserve">By the definition of the</w:delText>
        </w:r>
      </w:del>
      <w:del w:id="9312" w:author="PR Preview" w:date="2026-01-01T00:00:00Z">
        <w:r>
          <w:delText xml:space="preserve"> </w:delText>
        </w:r>
      </w:del>
      <w:hyperlink r:id="rId620">
        <w:del w:id="9313" w:author="PR Preview" w:date="2026-01-01T00:00:00Z">
          <w:r>
            <w:rPr>
              <w:rStyle w:val="Hyperlink"/>
            </w:rPr>
            <w:delText xml:space="preserve">absolute value</w:delText>
          </w:r>
        </w:del>
      </w:hyperlink>
      <w:del w:id="9314" w:author="PR Preview" w:date="2026-01-01T00:00:00Z">
        <w:r>
          <w:delText xml:space="preserve">,</w:delText>
        </w:r>
      </w:del>
      <w:del w:id="9315" w:author="PR Preview" w:date="2026-01-01T00:00:00Z">
        <w:r>
          <w:delText xml:space="preserve"> </w:delText>
        </w:r>
      </w:del>
      <w:del w:id="9316" w:author="PR Preview" w:date="2026-01-01T00:00:00Z">
        <w:r>
          <w:delText xml:space="preserve">each</w:delText>
        </w:r>
      </w:del>
      <w:del w:id="9317" w:author="PR Preview" w:date="2026-01-01T00:00:00Z">
        <w:r>
          <w:delText xml:space="preserve"> </w:delText>
        </w:r>
      </w:del>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del w:id="9318" w:author="PR Preview" w:date="2026-01-01T00:00:00Z">
        <w:r>
          <w:delText xml:space="preserve"> </w:delText>
        </w:r>
      </w:del>
      <w:del w:id="9319" w:author="PR Preview" w:date="2026-01-01T00:00:00Z">
        <w:r>
          <w:delText xml:space="preserve">is a nonnegative real number,</w:delText>
        </w:r>
      </w:del>
      <w:del w:id="9320" w:author="PR Preview" w:date="2026-01-01T00:00:00Z">
        <w:r>
          <w:delText xml:space="preserve"> </w:delText>
        </w:r>
      </w:del>
      <w:del w:id="9321" w:author="PR Preview" w:date="2026-01-01T00:00:00Z">
        <w:r>
          <w:delText xml:space="preserve">so their sum is too.</w:delText>
        </w:r>
      </w:del>
      <w:del w:id="9322" w:author="PR Preview" w:date="2026-01-01T00:00:00Z">
        <w:r>
          <w:delText xml:space="preserve"> </w:delText>
        </w:r>
      </w:del>
      <w:del w:id="9323" w:author="PR Preview" w:date="2026-01-01T00:00:00Z">
        <w:r>
          <w:delText xml:space="preserve">A sum of nonnegative numbers is</w:delText>
        </w:r>
      </w:del>
      <w:del w:id="9324" w:author="PR Preview" w:date="2026-01-01T00:00:00Z">
        <w:r>
          <w:delText xml:space="preserve"> </w:delText>
        </w:r>
      </w:del>
      <m:oMath>
        <m:r>
          <m:t>0</m:t>
        </m:r>
      </m:oMath>
      <w:del w:id="9325" w:author="PR Preview" w:date="2026-01-01T00:00:00Z">
        <w:r>
          <w:delText xml:space="preserve"> </w:delText>
        </w:r>
      </w:del>
      <w:del w:id="9326" w:author="PR Preview" w:date="2026-01-01T00:00:00Z">
        <w:r>
          <w:delText xml:space="preserve">only when every term is</w:delText>
        </w:r>
      </w:del>
      <w:del w:id="9327" w:author="PR Preview" w:date="2026-01-01T00:00:00Z">
        <w:r>
          <w:delText xml:space="preserve"> </w:delText>
        </w:r>
      </w:del>
      <m:oMath>
        <m:r>
          <m:t>0</m:t>
        </m:r>
      </m:oMath>
      <w:del w:id="9328" w:author="PR Preview" w:date="2026-01-01T00:00:00Z">
        <w:r>
          <w:delText xml:space="preserve">,</w:delText>
        </w:r>
      </w:del>
      <w:del w:id="9329" w:author="PR Preview" w:date="2026-01-01T00:00:00Z">
        <w:r>
          <w:delText xml:space="preserve"> </w:delText>
        </w:r>
      </w:del>
      <w:del w:id="9330" w:author="PR Preview" w:date="2026-01-01T00:00:00Z">
        <w:r>
          <w:delText xml:space="preserve">and</w:delText>
        </w:r>
      </w:del>
      <w:del w:id="9331" w:author="PR Preview" w:date="2026-01-01T00:00:00Z">
        <w:r>
          <w:delText xml:space="preserve"> </w:delText>
        </w:r>
      </w:del>
      <m:oMath>
        <m:r>
          <m:t>​</m:t>
        </m:r>
        <m:d>
          <m:dPr>
            <m:begChr m:val="|"/>
            <m:sepChr m:val=""/>
            <m:endChr m:val="|"/>
            <m:grow/>
          </m:dPr>
          <m:e>
            <m:sSub>
              <m:e>
                <m:r>
                  <m:t>z</m:t>
                </m:r>
              </m:e>
              <m:sub>
                <m:r>
                  <m:t>j</m:t>
                </m:r>
              </m:sub>
            </m:sSub>
          </m:e>
        </m:d>
        <m:sSup>
          <m:e>
            <m:r>
              <m:t>​</m:t>
            </m:r>
          </m:e>
          <m:sup>
            <m:r>
              <m:t>2</m:t>
            </m:r>
          </m:sup>
        </m:sSup>
        <m:r>
          <m:rPr>
            <m:sty m:val="p"/>
          </m:rPr>
          <m:t>=</m:t>
        </m:r>
        <m:r>
          <m:t>0</m:t>
        </m:r>
      </m:oMath>
      <w:del w:id="9332" w:author="PR Preview" w:date="2026-01-01T00:00:00Z">
        <w:r>
          <w:delText xml:space="preserve"> </w:delText>
        </w:r>
      </w:del>
      <w:del w:id="9333" w:author="PR Preview" w:date="2026-01-01T00:00:00Z">
        <w:r>
          <w:delText xml:space="preserve">only when</w:delText>
        </w:r>
      </w:del>
      <w:del w:id="9334" w:author="PR Preview" w:date="2026-01-01T00:00:00Z">
        <w:r>
          <w:delText xml:space="preserve"> </w:delText>
        </w:r>
      </w:del>
      <m:oMath>
        <m:r>
          <m:rPr>
            <m:sty m:val="p"/>
          </m:rPr>
          <m:t>Re</m:t>
        </m:r>
        <m:sSub>
          <m:e>
            <m:r>
              <m:t>z</m:t>
            </m:r>
          </m:e>
          <m:sub>
            <m:r>
              <m:t>j</m:t>
            </m:r>
          </m:sub>
        </m:sSub>
        <m:r>
          <m:rPr>
            <m:sty m:val="p"/>
          </m:rPr>
          <m:t>=</m:t>
        </m:r>
        <m:r>
          <m:rPr>
            <m:sty m:val="p"/>
          </m:rPr>
          <m:t>Im</m:t>
        </m:r>
        <m:sSub>
          <m:e>
            <m:r>
              <m:t>z</m:t>
            </m:r>
          </m:e>
          <m:sub>
            <m:r>
              <m:t>j</m:t>
            </m:r>
          </m:sub>
        </m:sSub>
        <m:r>
          <m:rPr>
            <m:sty m:val="p"/>
          </m:rPr>
          <m:t>=</m:t>
        </m:r>
        <m:r>
          <m:t>0</m:t>
        </m:r>
      </m:oMath>
      <w:del w:id="9335" w:author="PR Preview" w:date="2026-01-01T00:00:00Z">
        <w:r>
          <w:delText xml:space="preserve">, that is, when</w:delText>
        </w:r>
      </w:del>
      <w:del w:id="9336" w:author="PR Preview" w:date="2026-01-01T00:00:00Z">
        <w:r>
          <w:delText xml:space="preserve"> </w:delText>
        </w:r>
      </w:del>
      <m:oMath>
        <m:sSub>
          <m:e>
            <m:r>
              <m:t>z</m:t>
            </m:r>
          </m:e>
          <m:sub>
            <m:r>
              <m:t>j</m:t>
            </m:r>
          </m:sub>
        </m:sSub>
        <m:r>
          <m:rPr>
            <m:sty m:val="p"/>
          </m:rPr>
          <m:t>=</m:t>
        </m:r>
        <m:r>
          <m:t>0</m:t>
        </m:r>
      </m:oMath>
      <w:del w:id="9337" w:author="PR Preview" w:date="2026-01-01T00:00:00Z">
        <w:r>
          <w:delText xml:space="preserve">.</w:delText>
        </w:r>
      </w:del>
    </w:p>
    <w:p>
      <w:pPr>
        <w:pStyle w:val="FirstParagraph"/>
      </w:pPr>
      <w:ins w:id="9338" w:author="PR Preview" w:date="2026-01-01T00:00:00Z">
        <w:r>
          <w:t xml:space="preserve">By the definition of the</w:t>
        </w:r>
      </w:ins>
      <w:ins w:id="9339" w:author="PR Preview" w:date="2026-01-01T00:00:00Z">
        <w:r>
          <w:t xml:space="preserve"> </w:t>
        </w:r>
      </w:ins>
      <w:hyperlink r:id="rId620">
        <w:ins w:id="9340" w:author="PR Preview" w:date="2026-01-01T00:00:00Z">
          <w:r>
            <w:rPr>
              <w:rStyle w:val="Hyperlink"/>
            </w:rPr>
            <w:t xml:space="preserve">absolute value</w:t>
          </w:r>
        </w:ins>
      </w:hyperlink>
      <w:ins w:id="9341" w:author="PR Preview" w:date="2026-01-01T00:00:00Z">
        <w:r>
          <w:t xml:space="preserve">,</w:t>
        </w:r>
      </w:ins>
      <w:ins w:id="9342" w:author="PR Preview" w:date="2026-01-01T00:00:00Z">
        <w:r>
          <w:t xml:space="preserve"> </w:t>
        </w:r>
      </w:ins>
      <w:ins w:id="9343" w:author="PR Preview" w:date="2026-01-01T00:00:00Z">
        <w:r>
          <w:t xml:space="preserve">each</w:t>
        </w:r>
      </w:ins>
      <w:ins w:id="9344" w:author="PR Preview" w:date="2026-01-01T00:00:00Z">
        <w:r>
          <w:t xml:space="preserve"> </w:t>
        </w:r>
      </w:ins>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ins w:id="9345" w:author="PR Preview" w:date="2026-01-01T00:00:00Z">
        <w:r>
          <w:t xml:space="preserve"> </w:t>
        </w:r>
      </w:ins>
      <w:ins w:id="9346" w:author="PR Preview" w:date="2026-01-01T00:00:00Z">
        <w:r>
          <w:t xml:space="preserve">is a nonnegative real number,</w:t>
        </w:r>
      </w:ins>
      <w:ins w:id="9347" w:author="PR Preview" w:date="2026-01-01T00:00:00Z">
        <w:r>
          <w:t xml:space="preserve"> </w:t>
        </w:r>
      </w:ins>
      <w:ins w:id="9348" w:author="PR Preview" w:date="2026-01-01T00:00:00Z">
        <w:r>
          <w:t xml:space="preserve">so their sum is too.</w:t>
        </w:r>
      </w:ins>
      <w:ins w:id="9349" w:author="PR Preview" w:date="2026-01-01T00:00:00Z">
        <w:r>
          <w:t xml:space="preserve"> </w:t>
        </w:r>
      </w:ins>
      <w:ins w:id="9350" w:author="PR Preview" w:date="2026-01-01T00:00:00Z">
        <w:r>
          <w:t xml:space="preserve">A sum of nonnegative numbers is</w:t>
        </w:r>
      </w:ins>
      <w:ins w:id="9351" w:author="PR Preview" w:date="2026-01-01T00:00:00Z">
        <w:r>
          <w:t xml:space="preserve"> </w:t>
        </w:r>
      </w:ins>
      <m:oMath>
        <m:r>
          <m:t>0</m:t>
        </m:r>
      </m:oMath>
      <w:ins w:id="9352" w:author="PR Preview" w:date="2026-01-01T00:00:00Z">
        <w:r>
          <w:t xml:space="preserve"> </w:t>
        </w:r>
      </w:ins>
      <w:ins w:id="9353" w:author="PR Preview" w:date="2026-01-01T00:00:00Z">
        <w:r>
          <w:t xml:space="preserve">only when every term is</w:t>
        </w:r>
      </w:ins>
      <w:ins w:id="9354" w:author="PR Preview" w:date="2026-01-01T00:00:00Z">
        <w:r>
          <w:t xml:space="preserve"> </w:t>
        </w:r>
      </w:ins>
      <m:oMath>
        <m:r>
          <m:t>0</m:t>
        </m:r>
      </m:oMath>
      <w:ins w:id="9355" w:author="PR Preview" w:date="2026-01-01T00:00:00Z">
        <w:r>
          <w:t xml:space="preserve">,</w:t>
        </w:r>
      </w:ins>
      <w:ins w:id="9356" w:author="PR Preview" w:date="2026-01-01T00:00:00Z">
        <w:r>
          <w:t xml:space="preserve"> </w:t>
        </w:r>
      </w:ins>
      <w:ins w:id="9357" w:author="PR Preview" w:date="2026-01-01T00:00:00Z">
        <w:r>
          <w:t xml:space="preserve">and</w:t>
        </w:r>
      </w:ins>
      <w:ins w:id="9358" w:author="PR Preview" w:date="2026-01-01T00:00:00Z">
        <w:r>
          <w:t xml:space="preserve"> </w:t>
        </w:r>
      </w:ins>
      <m:oMath>
        <m:r>
          <m:t>​</m:t>
        </m:r>
        <m:d>
          <m:dPr>
            <m:begChr m:val="|"/>
            <m:sepChr m:val=""/>
            <m:endChr m:val="|"/>
            <m:grow/>
          </m:dPr>
          <m:e>
            <m:sSub>
              <m:e>
                <m:r>
                  <m:t>z</m:t>
                </m:r>
              </m:e>
              <m:sub>
                <m:r>
                  <m:t>j</m:t>
                </m:r>
              </m:sub>
            </m:sSub>
          </m:e>
        </m:d>
        <m:sSup>
          <m:e>
            <m:r>
              <m:t>​</m:t>
            </m:r>
          </m:e>
          <m:sup>
            <m:r>
              <m:t>2</m:t>
            </m:r>
          </m:sup>
        </m:sSup>
        <m:r>
          <m:rPr>
            <m:sty m:val="p"/>
          </m:rPr>
          <m:t>=</m:t>
        </m:r>
        <m:r>
          <m:t>0</m:t>
        </m:r>
      </m:oMath>
      <w:ins w:id="9359" w:author="PR Preview" w:date="2026-01-01T00:00:00Z">
        <w:r>
          <w:t xml:space="preserve"> </w:t>
        </w:r>
      </w:ins>
      <w:ins w:id="9360" w:author="PR Preview" w:date="2026-01-01T00:00:00Z">
        <w:r>
          <w:t xml:space="preserve">only when</w:t>
        </w:r>
      </w:ins>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ins w:id="9361" w:author="PR Preview" w:date="2026-01-01T00:00:00Z">
        <w:r>
          <w:t xml:space="preserve">that is, when</w:t>
        </w:r>
      </w:ins>
      <w:ins w:id="9362" w:author="PR Preview" w:date="2026-01-01T00:00:00Z">
        <w:r>
          <w:t xml:space="preserve"> </w:t>
        </w:r>
      </w:ins>
      <m:oMath>
        <m:sSub>
          <m:e>
            <m:r>
              <m:t>z</m:t>
            </m:r>
          </m:e>
          <m:sub>
            <m:r>
              <m:t>j</m:t>
            </m:r>
          </m:sub>
        </m:sSub>
        <m:r>
          <m:rPr>
            <m:sty m:val="p"/>
          </m:rPr>
          <m:t>=</m:t>
        </m:r>
        <m:r>
          <m:t>0</m:t>
        </m:r>
      </m:oMath>
      <w:ins w:id="9363" w:author="PR Preview" w:date="2026-01-01T00:00:00Z">
        <w:r>
          <w:t xml:space="preserve">.</w:t>
        </w:r>
      </w:ins>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del w:id="9364" w:author="PR Preview" w:date="2026-01-01T00:00:00Z">
        <w:r>
          <w:rPr>
            <w:i/>
            <w:iCs/>
          </w:rPr>
          <w:delText xml:space="preserve">Remark 46</w:delText>
        </w:r>
      </w:del>
      <w:del w:id="9365" w:author="PR Preview" w:date="2026-01-01T00:00:00Z">
        <w:r>
          <w:delText xml:space="preserve"> (The diagonal of a skew-Hermitian matrix). </w:delText>
        </w:r>
      </w:del>
      <w:del w:id="9366" w:author="PR Preview" w:date="2026-01-01T00:00:00Z">
        <w:r>
          <w:delText xml:space="preserve">Every entry of a skew-Hermitian matrix satisfies</w:delText>
        </w:r>
      </w:del>
      <w:del w:id="9367" w:author="PR Preview" w:date="2026-01-01T00:00:00Z">
        <w:r>
          <w:delText xml:space="preserve"> </w:delText>
        </w:r>
      </w:del>
      <m:oMath>
        <m:sSub>
          <m:e>
            <m:r>
              <m:t>a</m:t>
            </m:r>
          </m:e>
          <m:sub>
            <m:r>
              <m:t>j</m:t>
            </m:r>
            <m:r>
              <m:t>k</m:t>
            </m:r>
          </m:sub>
        </m:sSub>
        <m:r>
          <m:rPr>
            <m:sty m:val="p"/>
          </m:rPr>
          <m:t>=</m:t>
        </m:r>
        <m:r>
          <m:rPr>
            <m:sty m:val="p"/>
          </m:rPr>
          <m:t>−</m:t>
        </m:r>
        <m:bar>
          <m:barPr>
            <m:pos m:val="top"/>
          </m:barPr>
          <m:e>
            <m:sSub>
              <m:e>
                <m:r>
                  <m:t>a</m:t>
                </m:r>
              </m:e>
              <m:sub>
                <m:r>
                  <m:t>k</m:t>
                </m:r>
                <m:r>
                  <m:t>j</m:t>
                </m:r>
              </m:sub>
            </m:sSub>
          </m:e>
        </m:bar>
      </m:oMath>
      <w:del w:id="9368" w:author="PR Preview" w:date="2026-01-01T00:00:00Z">
        <w:r>
          <w:delText xml:space="preserve">.</w:delText>
        </w:r>
      </w:del>
      <w:del w:id="9369" w:author="PR Preview" w:date="2026-01-01T00:00:00Z">
        <w:r>
          <w:delText xml:space="preserve"> </w:delText>
        </w:r>
      </w:del>
      <w:del w:id="9370" w:author="PR Preview" w:date="2026-01-01T00:00:00Z">
        <w:r>
          <w:delText xml:space="preserve">In particular, its diagonal entries satisfy</w:delText>
        </w:r>
      </w:del>
      <w:del w:id="9371" w:author="PR Preview" w:date="2026-01-01T00:00:00Z">
        <w:r>
          <w:delText xml:space="preserve"> </w:delText>
        </w:r>
      </w:del>
      <m:oMath>
        <m:sSub>
          <m:e>
            <m:r>
              <m:t>a</m:t>
            </m:r>
          </m:e>
          <m:sub>
            <m:r>
              <m:t>j</m:t>
            </m:r>
            <m:r>
              <m:t>j</m:t>
            </m:r>
          </m:sub>
        </m:sSub>
        <m:r>
          <m:rPr>
            <m:sty m:val="p"/>
          </m:rPr>
          <m:t>=</m:t>
        </m:r>
        <m:r>
          <m:rPr>
            <m:sty m:val="p"/>
          </m:rPr>
          <m:t>−</m:t>
        </m:r>
        <m:bar>
          <m:barPr>
            <m:pos m:val="top"/>
          </m:barPr>
          <m:e>
            <m:sSub>
              <m:e>
                <m:r>
                  <m:t>a</m:t>
                </m:r>
              </m:e>
              <m:sub>
                <m:r>
                  <m:t>j</m:t>
                </m:r>
                <m:r>
                  <m:t>j</m:t>
                </m:r>
              </m:sub>
            </m:sSub>
          </m:e>
        </m:bar>
      </m:oMath>
      <w:del w:id="9372" w:author="PR Preview" w:date="2026-01-01T00:00:00Z">
        <w:r>
          <w:delText xml:space="preserve">,</w:delText>
        </w:r>
      </w:del>
      <w:del w:id="9373" w:author="PR Preview" w:date="2026-01-01T00:00:00Z">
        <w:r>
          <w:delText xml:space="preserve"> </w:delText>
        </w:r>
      </w:del>
      <w:del w:id="9374" w:author="PR Preview" w:date="2026-01-01T00:00:00Z">
        <w:r>
          <w:delText xml:space="preserve">which means</w:delText>
        </w:r>
      </w:del>
      <w:del w:id="9375" w:author="PR Preview" w:date="2026-01-01T00:00:00Z">
        <w:r>
          <w:delText xml:space="preserve"> </w:delText>
        </w:r>
      </w:del>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del w:id="9376" w:author="PR Preview" w:date="2026-01-01T00:00:00Z">
        <w:r>
          <w:delText xml:space="preserve">.</w:delText>
        </w:r>
      </w:del>
      <w:del w:id="9377" w:author="PR Preview" w:date="2026-01-01T00:00:00Z">
        <w:r>
          <w:delText xml:space="preserve"> </w:delText>
        </w:r>
      </w:del>
      <w:del w:id="9378" w:author="PR Preview" w:date="2026-01-01T00:00:00Z">
        <w:r>
          <w:delText xml:space="preserve">Therefore, every diagonal entry of a skew-Hermitian matrix must be purely imaginary (or zero).</w:delText>
        </w:r>
      </w:del>
      <w:del w:id="9379" w:author="PR Preview" w:date="2026-01-01T00:00:00Z">
        <w:r>
          <w:delText xml:space="preserve"> </w:delText>
        </w:r>
      </w:del>
      <w:del w:id="9380" w:author="PR Preview" w:date="2026-01-01T00:00:00Z">
        <w:r>
          <w:delText xml:space="preserve">For example,</w:delText>
        </w:r>
      </w:del>
      <w:del w:id="9381" w:author="PR Preview" w:date="2026-01-01T00:00:00Z">
        <w:r>
          <w:delText xml:space="preserve"> </w:delText>
        </w:r>
      </w:del>
      <m:oMath>
        <m:sSub>
          <m:e>
            <m:r>
              <m:t>a</m:t>
            </m:r>
          </m:e>
          <m:sub>
            <m:r>
              <m:t>j</m:t>
            </m:r>
            <m:r>
              <m:t>j</m:t>
            </m:r>
          </m:sub>
        </m:sSub>
        <m:r>
          <m:rPr>
            <m:sty m:val="p"/>
          </m:rPr>
          <m:t>=</m:t>
        </m:r>
        <m:r>
          <m:t>3</m:t>
        </m:r>
        <m:r>
          <m:t> </m:t>
        </m:r>
        <m:r>
          <m:t>i</m:t>
        </m:r>
      </m:oMath>
      <w:del w:id="9382" w:author="PR Preview" w:date="2026-01-01T00:00:00Z">
        <w:r>
          <w:delText xml:space="preserve"> </w:delText>
        </w:r>
      </w:del>
      <w:del w:id="9383" w:author="PR Preview" w:date="2026-01-01T00:00:00Z">
        <w:r>
          <w:delText xml:space="preserve">works, since</w:delText>
        </w:r>
      </w:del>
      <w:del w:id="9384" w:author="PR Preview" w:date="2026-01-01T00:00:00Z">
        <w:r>
          <w:delText xml:space="preserve"> </w:delText>
        </w:r>
      </w:del>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del w:id="9385" w:author="PR Preview" w:date="2026-01-01T00:00:00Z">
        <w:r>
          <w:delText xml:space="preserve">,</w:delText>
        </w:r>
      </w:del>
      <w:del w:id="9386" w:author="PR Preview" w:date="2026-01-01T00:00:00Z">
        <w:r>
          <w:delText xml:space="preserve"> </w:delText>
        </w:r>
      </w:del>
      <w:del w:id="9387" w:author="PR Preview" w:date="2026-01-01T00:00:00Z">
        <w:r>
          <w:delText xml:space="preserve">but</w:delText>
        </w:r>
      </w:del>
      <w:del w:id="9388" w:author="PR Preview" w:date="2026-01-01T00:00:00Z">
        <w:r>
          <w:delText xml:space="preserve"> </w:delText>
        </w:r>
      </w:del>
      <m:oMath>
        <m:sSub>
          <m:e>
            <m:r>
              <m:t>a</m:t>
            </m:r>
          </m:e>
          <m:sub>
            <m:r>
              <m:t>j</m:t>
            </m:r>
            <m:r>
              <m:t>j</m:t>
            </m:r>
          </m:sub>
        </m:sSub>
        <m:r>
          <m:rPr>
            <m:sty m:val="p"/>
          </m:rPr>
          <m:t>=</m:t>
        </m:r>
        <m:r>
          <m:t>3</m:t>
        </m:r>
      </m:oMath>
      <w:del w:id="9389" w:author="PR Preview" w:date="2026-01-01T00:00:00Z">
        <w:r>
          <w:delText xml:space="preserve"> </w:delText>
        </w:r>
      </w:del>
      <w:del w:id="9390" w:author="PR Preview" w:date="2026-01-01T00:00:00Z">
        <w:r>
          <w:delText xml:space="preserve">does not, since</w:delText>
        </w:r>
      </w:del>
      <w:del w:id="9391" w:author="PR Preview" w:date="2026-01-01T00:00:00Z">
        <w:r>
          <w:delText xml:space="preserve"> </w:delText>
        </w:r>
      </w:del>
      <m:oMath>
        <m:r>
          <m:rPr>
            <m:sty m:val="p"/>
          </m:rPr>
          <m:t>−</m:t>
        </m:r>
        <m:bar>
          <m:barPr>
            <m:pos m:val="top"/>
          </m:barPr>
          <m:e>
            <m:r>
              <m:t>3</m:t>
            </m:r>
          </m:e>
        </m:bar>
        <m:r>
          <m:rPr>
            <m:sty m:val="p"/>
          </m:rPr>
          <m:t>=</m:t>
        </m:r>
        <m:r>
          <m:rPr>
            <m:sty m:val="p"/>
          </m:rPr>
          <m:t>−</m:t>
        </m:r>
        <m:r>
          <m:t>3</m:t>
        </m:r>
      </m:oMath>
      <w:del w:id="9392" w:author="PR Preview" w:date="2026-01-01T00:00:00Z">
        <w:r>
          <w:delText xml:space="preserve">.</w:delText>
        </w:r>
      </w:del>
    </w:p>
    <w:p>
      <w:pPr>
        <w:pStyle w:val="FirstParagraph"/>
      </w:pPr>
      <w:ins w:id="9393" w:author="PR Preview" w:date="2026-01-01T00:00:00Z">
        <w:r>
          <w:rPr>
            <w:i/>
            <w:iCs/>
          </w:rPr>
          <w:t xml:space="preserve">Remark 46</w:t>
        </w:r>
      </w:ins>
      <w:ins w:id="9394" w:author="PR Preview" w:date="2026-01-01T00:00:00Z">
        <w:r>
          <w:t xml:space="preserve"> (The diagonal of a skew-Hermitian matrix). </w:t>
        </w:r>
      </w:ins>
      <w:ins w:id="9395" w:author="PR Preview" w:date="2026-01-01T00:00:00Z">
        <w:r>
          <w:t xml:space="preserve">Every entry of a skew-Hermitian matrix satisfies</w:t>
        </w:r>
      </w:ins>
      <w:ins w:id="9396" w:author="PR Preview" w:date="2026-01-01T00:00:00Z">
        <w:r>
          <w:t xml:space="preserve"> </w:t>
        </w:r>
      </w:ins>
      <m:oMath>
        <m:sSub>
          <m:e>
            <m:r>
              <m:t>a</m:t>
            </m:r>
          </m:e>
          <m:sub>
            <m:r>
              <m:t>j</m:t>
            </m:r>
            <m:r>
              <m:t>k</m:t>
            </m:r>
          </m:sub>
        </m:sSub>
        <m:r>
          <m:rPr>
            <m:sty m:val="p"/>
          </m:rPr>
          <m:t>=</m:t>
        </m:r>
        <m:r>
          <m:rPr>
            <m:sty m:val="p"/>
          </m:rPr>
          <m:t>−</m:t>
        </m:r>
        <m:bar>
          <m:barPr>
            <m:pos m:val="top"/>
          </m:barPr>
          <m:e>
            <m:sSub>
              <m:e>
                <m:r>
                  <m:t>a</m:t>
                </m:r>
              </m:e>
              <m:sub>
                <m:r>
                  <m:t>k</m:t>
                </m:r>
                <m:r>
                  <m:t>j</m:t>
                </m:r>
              </m:sub>
            </m:sSub>
          </m:e>
        </m:bar>
      </m:oMath>
      <w:ins w:id="9397" w:author="PR Preview" w:date="2026-01-01T00:00:00Z">
        <w:r>
          <w:t xml:space="preserve">.</w:t>
        </w:r>
      </w:ins>
      <w:ins w:id="9398" w:author="PR Preview" w:date="2026-01-01T00:00:00Z">
        <w:r>
          <w:t xml:space="preserve"> </w:t>
        </w:r>
      </w:ins>
      <w:ins w:id="9399" w:author="PR Preview" w:date="2026-01-01T00:00:00Z">
        <w:r>
          <w:t xml:space="preserve">In particular, its diagonal entries satisfy</w:t>
        </w:r>
      </w:ins>
      <w:ins w:id="9400" w:author="PR Preview" w:date="2026-01-01T00:00:00Z">
        <w:r>
          <w:t xml:space="preserve"> </w:t>
        </w:r>
      </w:ins>
      <m:oMath>
        <m:sSub>
          <m:e>
            <m:r>
              <m:t>a</m:t>
            </m:r>
          </m:e>
          <m:sub>
            <m:r>
              <m:t>j</m:t>
            </m:r>
            <m:r>
              <m:t>j</m:t>
            </m:r>
          </m:sub>
        </m:sSub>
        <m:r>
          <m:rPr>
            <m:sty m:val="p"/>
          </m:rPr>
          <m:t>=</m:t>
        </m:r>
        <m:r>
          <m:rPr>
            <m:sty m:val="p"/>
          </m:rPr>
          <m:t>−</m:t>
        </m:r>
        <m:bar>
          <m:barPr>
            <m:pos m:val="top"/>
          </m:barPr>
          <m:e>
            <m:sSub>
              <m:e>
                <m:r>
                  <m:t>a</m:t>
                </m:r>
              </m:e>
              <m:sub>
                <m:r>
                  <m:t>j</m:t>
                </m:r>
                <m:r>
                  <m:t>j</m:t>
                </m:r>
              </m:sub>
            </m:sSub>
          </m:e>
        </m:bar>
      </m:oMath>
      <w:ins w:id="9401" w:author="PR Preview" w:date="2026-01-01T00:00:00Z">
        <w:r>
          <w:t xml:space="preserve">,</w:t>
        </w:r>
      </w:ins>
      <w:ins w:id="9402" w:author="PR Preview" w:date="2026-01-01T00:00:00Z">
        <w:r>
          <w:t xml:space="preserve"> </w:t>
        </w:r>
      </w:ins>
      <w:ins w:id="9403" w:author="PR Preview" w:date="2026-01-01T00:00:00Z">
        <w:r>
          <w:t xml:space="preserve">which means</w:t>
        </w:r>
      </w:ins>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ins w:id="9404" w:author="PR Preview" w:date="2026-01-01T00:00:00Z">
        <w:r>
          <w:t xml:space="preserve">Therefore, every diagonal entry of a skew-Hermitian matrix must be purely imaginary (or zero).</w:t>
        </w:r>
      </w:ins>
      <w:ins w:id="9405" w:author="PR Preview" w:date="2026-01-01T00:00:00Z">
        <w:r>
          <w:t xml:space="preserve"> </w:t>
        </w:r>
      </w:ins>
      <w:ins w:id="9406" w:author="PR Preview" w:date="2026-01-01T00:00:00Z">
        <w:r>
          <w:t xml:space="preserve">For example,</w:t>
        </w:r>
      </w:ins>
      <w:ins w:id="9407" w:author="PR Preview" w:date="2026-01-01T00:00:00Z">
        <w:r>
          <w:t xml:space="preserve"> </w:t>
        </w:r>
      </w:ins>
      <m:oMath>
        <m:sSub>
          <m:e>
            <m:r>
              <m:t>a</m:t>
            </m:r>
          </m:e>
          <m:sub>
            <m:r>
              <m:t>j</m:t>
            </m:r>
            <m:r>
              <m:t>j</m:t>
            </m:r>
          </m:sub>
        </m:sSub>
        <m:r>
          <m:rPr>
            <m:sty m:val="p"/>
          </m:rPr>
          <m:t>=</m:t>
        </m:r>
        <m:r>
          <m:t>3</m:t>
        </m:r>
        <m:r>
          <m:t> </m:t>
        </m:r>
        <m:r>
          <m:t>i</m:t>
        </m:r>
      </m:oMath>
      <w:ins w:id="9408" w:author="PR Preview" w:date="2026-01-01T00:00:00Z">
        <w:r>
          <w:t xml:space="preserve"> </w:t>
        </w:r>
      </w:ins>
      <w:ins w:id="9409" w:author="PR Preview" w:date="2026-01-01T00:00:00Z">
        <w:r>
          <w:t xml:space="preserve">works, since</w:t>
        </w:r>
      </w:ins>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ins w:id="9410" w:author="PR Preview" w:date="2026-01-01T00:00:00Z">
        <w:r>
          <w:t xml:space="preserve">but</w:t>
        </w:r>
      </w:ins>
      <w:ins w:id="9411" w:author="PR Preview" w:date="2026-01-01T00:00:00Z">
        <w:r>
          <w:t xml:space="preserve"> </w:t>
        </w:r>
      </w:ins>
      <m:oMath>
        <m:sSub>
          <m:e>
            <m:r>
              <m:t>a</m:t>
            </m:r>
          </m:e>
          <m:sub>
            <m:r>
              <m:t>j</m:t>
            </m:r>
            <m:r>
              <m:t>j</m:t>
            </m:r>
          </m:sub>
        </m:sSub>
        <m:r>
          <m:rPr>
            <m:sty m:val="p"/>
          </m:rPr>
          <m:t>=</m:t>
        </m:r>
        <m:r>
          <m:t>3</m:t>
        </m:r>
      </m:oMath>
      <w:ins w:id="9412" w:author="PR Preview" w:date="2026-01-01T00:00:00Z">
        <w:r>
          <w:t xml:space="preserve"> </w:t>
        </w:r>
      </w:ins>
      <w:ins w:id="9413" w:author="PR Preview" w:date="2026-01-01T00:00:00Z">
        <w:r>
          <w:t xml:space="preserve">does not, since</w:t>
        </w:r>
      </w:ins>
      <w:ins w:id="9414" w:author="PR Preview" w:date="2026-01-01T00:00:00Z">
        <w:r>
          <w:t xml:space="preserve"> </w:t>
        </w:r>
      </w:ins>
      <m:oMath>
        <m:r>
          <m:rPr>
            <m:sty m:val="p"/>
          </m:rPr>
          <m:t>−</m:t>
        </m:r>
        <m:bar>
          <m:barPr>
            <m:pos m:val="top"/>
          </m:barPr>
          <m:e>
            <m:r>
              <m:t>3</m:t>
            </m:r>
          </m:e>
        </m:bar>
        <m:r>
          <m:rPr>
            <m:sty m:val="p"/>
          </m:rPr>
          <m:t>=</m:t>
        </m:r>
        <m:r>
          <m:rPr>
            <m:sty m:val="p"/>
          </m:rPr>
          <m:t>−</m:t>
        </m:r>
        <m:r>
          <m:t>3</m:t>
        </m:r>
      </m:oMath>
      <w:ins w:id="9415" w:author="PR Preview" w:date="2026-01-01T00:00:00Z">
        <w:r>
          <w:t xml:space="preserve">.</w:t>
        </w:r>
      </w:ins>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del w:id="9416" w:author="PR Preview" w:date="2026-01-01T00:00:00Z">
        <w:r>
          <w:delText xml:space="preserve">Adding</w:delText>
        </w:r>
      </w:del>
      <w:del w:id="9417" w:author="PR Preview" w:date="2026-01-01T00:00:00Z">
        <w:r>
          <w:delText xml:space="preserve"> </w:delText>
        </w:r>
      </w:del>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del w:id="9418" w:author="PR Preview" w:date="2026-01-01T00:00:00Z">
        <w:r>
          <w:delText xml:space="preserve"> </w:delText>
        </w:r>
      </w:del>
      <w:del w:id="9419" w:author="PR Preview" w:date="2026-01-01T00:00:00Z">
        <w:r>
          <w:delText xml:space="preserve">and</w:delText>
        </w:r>
      </w:del>
      <w:del w:id="9420" w:author="PR Preview" w:date="2026-01-01T00:00:00Z">
        <w:r>
          <w:delText xml:space="preserve"> </w:delText>
        </w:r>
      </w:del>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del w:id="9421" w:author="PR Preview" w:date="2026-01-01T00:00:00Z">
        <w:r>
          <w:delText xml:space="preserve"> </w:delText>
        </w:r>
      </w:del>
      <w:del w:id="9422" w:author="PR Preview" w:date="2026-01-01T00:00:00Z">
        <w:r>
          <w:delText xml:space="preserve">gives</w:delText>
        </w:r>
      </w:del>
      <w:del w:id="9423" w:author="PR Preview" w:date="2026-01-01T00:00:00Z">
        <w:r>
          <w:delText xml:space="preserve"> </w:delText>
        </w:r>
      </w:del>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del w:id="9424" w:author="PR Preview" w:date="2026-01-01T00:00:00Z">
        <w:r>
          <w:delText xml:space="preserve">, so</w:delText>
        </w:r>
      </w:del>
      <w:del w:id="9425" w:author="PR Preview" w:date="2026-01-01T00:00:00Z">
        <w:r>
          <w:delText xml:space="preserve"> </w:delText>
        </w:r>
      </w:del>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del w:id="9426" w:author="PR Preview" w:date="2026-01-01T00:00:00Z">
        <w:r>
          <w:delText xml:space="preserve">.</w:delText>
        </w:r>
      </w:del>
      <w:del w:id="9427" w:author="PR Preview" w:date="2026-01-01T00:00:00Z">
        <w:r>
          <w:delText xml:space="preserve"> </w:delText>
        </w:r>
      </w:del>
      <w:del w:id="9428" w:author="PR Preview" w:date="2026-01-01T00:00:00Z">
        <w:r>
          <w:delText xml:space="preserve">Subtracting the two equations gives</w:delText>
        </w:r>
      </w:del>
      <w:del w:id="9429" w:author="PR Preview" w:date="2026-01-01T00:00:00Z">
        <w:r>
          <w:delText xml:space="preserve"> </w:delText>
        </w:r>
      </w:del>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del w:id="9430" w:author="PR Preview" w:date="2026-01-01T00:00:00Z">
        <w:r>
          <w:delText xml:space="preserve">, so</w:delText>
        </w:r>
      </w:del>
      <w:del w:id="9431" w:author="PR Preview" w:date="2026-01-01T00:00:00Z">
        <w:r>
          <w:delText xml:space="preserve"> </w:delText>
        </w:r>
      </w:del>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del w:id="9432" w:author="PR Preview" w:date="2026-01-01T00:00:00Z">
        <w:r>
          <w:delText xml:space="preserve">.</w:delText>
        </w:r>
      </w:del>
    </w:p>
    <w:p>
      <w:pPr>
        <w:pStyle w:val="FirstParagraph"/>
      </w:pPr>
      <w:ins w:id="9433" w:author="PR Preview" w:date="2026-01-01T00:00:00Z">
        <w:r>
          <w:t xml:space="preserve">Adding</w:t>
        </w:r>
      </w:ins>
      <w:ins w:id="9434" w:author="PR Preview" w:date="2026-01-01T00:00:00Z">
        <w:r>
          <w:t xml:space="preserve"> </w:t>
        </w:r>
      </w:ins>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ins w:id="9435" w:author="PR Preview" w:date="2026-01-01T00:00:00Z">
        <w:r>
          <w:t xml:space="preserve"> </w:t>
        </w:r>
      </w:ins>
      <w:ins w:id="9436" w:author="PR Preview" w:date="2026-01-01T00:00:00Z">
        <w:r>
          <w:t xml:space="preserve">and</w:t>
        </w:r>
      </w:ins>
      <w:ins w:id="9437" w:author="PR Preview" w:date="2026-01-01T00:00:00Z">
        <w:r>
          <w:t xml:space="preserve"> </w:t>
        </w:r>
      </w:ins>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ins w:id="9438" w:author="PR Preview" w:date="2026-01-01T00:00:00Z">
        <w:r>
          <w:t xml:space="preserve"> </w:t>
        </w:r>
      </w:ins>
      <w:ins w:id="9439" w:author="PR Preview" w:date="2026-01-01T00:00:00Z">
        <w:r>
          <w:t xml:space="preserve">gives</w:t>
        </w:r>
      </w:ins>
      <w:ins w:id="9440" w:author="PR Preview" w:date="2026-01-01T00:00:00Z">
        <w:r>
          <w:t xml:space="preserve"> </w:t>
        </w:r>
      </w:ins>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ins w:id="9441" w:author="PR Preview" w:date="2026-01-01T00:00:00Z">
        <w:r>
          <w:t xml:space="preserve">, so</w:t>
        </w:r>
      </w:ins>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ins w:id="9442" w:author="PR Preview" w:date="2026-01-01T00:00:00Z">
        <w:r>
          <w:t xml:space="preserve">Subtracting the two equations gives</w:t>
        </w:r>
      </w:ins>
      <w:ins w:id="9443" w:author="PR Preview" w:date="2026-01-01T00:00:00Z">
        <w:r>
          <w:t xml:space="preserve"> </w:t>
        </w:r>
      </w:ins>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ins w:id="9444" w:author="PR Preview" w:date="2026-01-01T00:00:00Z">
        <w:r>
          <w:t xml:space="preserve">, so</w:t>
        </w:r>
      </w:ins>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59" Type="http://schemas.openxmlformats.org/officeDocument/2006/relationships/image" Target="media/rId259.png"/><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6"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09" Type="http://schemas.openxmlformats.org/officeDocument/2006/relationships/hyperlink" Target="algebra.qmd#def-complex-conjugate" TargetMode="External"/><Relationship Id="rId620" Type="http://schemas.openxmlformats.org/officeDocument/2006/relationships/hyperlink" Target="algebra.qmd#def-complex-modulus" TargetMode="External"/><Relationship Id="rId434"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1"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19"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2"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34" Type="http://schemas.openxmlformats.org/officeDocument/2006/relationships/hyperlink" Target="https://doi.org/10.1007/978-3-031-41026-0" TargetMode="External"/><Relationship Id="rId638" Type="http://schemas.openxmlformats.org/officeDocument/2006/relationships/hyperlink" Target="https://doi.org/10.1017/9781108583664" TargetMode="External"/><Relationship Id="rId640" Type="http://schemas.openxmlformats.org/officeDocument/2006/relationships/hyperlink" Target="https://doi.org/10.1201/9781315182780" TargetMode="External"/><Relationship Id="rId642" Type="http://schemas.openxmlformats.org/officeDocument/2006/relationships/hyperlink" Target="https://doi.org/10.1201/9781315370200" TargetMode="External"/><Relationship Id="rId459" Type="http://schemas.openxmlformats.org/officeDocument/2006/relationships/hyperlink" Target="https://en.wikipedia.org/wiki/Definite_matrix" TargetMode="External"/><Relationship Id="rId472"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46"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53" Type="http://schemas.openxmlformats.org/officeDocument/2006/relationships/hyperlink" Target="https://math.mit.edu/~gs/linearalgebra/" TargetMode="External"/><Relationship Id="rId408" Type="http://schemas.openxmlformats.org/officeDocument/2006/relationships/hyperlink" Target="https://morrison-lab.github.io/rme/chapters/Linear-models-overview.html#sec-infer-LMs" TargetMode="External"/><Relationship Id="rId671" Type="http://schemas.openxmlformats.org/officeDocument/2006/relationships/hyperlink" Target="https://ucla-biostat-216.github.io/2024fall/slides/02-vector/02-vector.html" TargetMode="External"/><Relationship Id="rId661" Type="http://schemas.openxmlformats.org/officeDocument/2006/relationships/hyperlink" Target="https://ucla-biostat-216.github.io/2024fall/slides/03-matrix/03-matrix.html" TargetMode="External"/><Relationship Id="rId669" Type="http://schemas.openxmlformats.org/officeDocument/2006/relationships/hyperlink" Target="https://ucla-biostat-216.github.io/2024fall/slides/04-vecsp/04-vecsp.html" TargetMode="External"/><Relationship Id="rId665" Type="http://schemas.openxmlformats.org/officeDocument/2006/relationships/hyperlink" Target="https://ucla-biostat-216.github.io/2024fall/slides/05-rank/05-rank.html" TargetMode="External"/><Relationship Id="rId663" Type="http://schemas.openxmlformats.org/officeDocument/2006/relationships/hyperlink" Target="https://ucla-biostat-216.github.io/2024fall/slides/06-orthproj/06-orthproj.html" TargetMode="External"/><Relationship Id="rId659" Type="http://schemas.openxmlformats.org/officeDocument/2006/relationships/hyperlink" Target="https://ucla-biostat-216.github.io/2024fall/slides/07-matinv/07-matinv.html" TargetMode="External"/><Relationship Id="rId657" Type="http://schemas.openxmlformats.org/officeDocument/2006/relationships/hyperlink" Target="https://ucla-biostat-216.github.io/2024fall/slides/08-ls/08-ls.html" TargetMode="External"/><Relationship Id="rId655" Type="http://schemas.openxmlformats.org/officeDocument/2006/relationships/hyperlink" Target="https://ucla-biostat-216.github.io/2024fall/slides/10-eig/10-eig.html" TargetMode="External"/><Relationship Id="rId667"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44" Type="http://schemas.openxmlformats.org/officeDocument/2006/relationships/hyperlink" Target="https://www.deeplearningbook.org/" TargetMode="External"/><Relationship Id="rId648" Type="http://schemas.openxmlformats.org/officeDocument/2006/relationships/hyperlink" Target="https://www.mosaic-web.org" TargetMode="External"/><Relationship Id="rId636"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75"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38"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0"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07"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2026-10-09T18:25:56Z</dcterms:created>
  <dcterms:modified xsi:type="dcterms:W3CDTF">2026-10-09T18:25:56Z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11:12:46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