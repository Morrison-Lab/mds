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has its minimizer at</w:delText>
        </w:r>
      </w:del>
      <w:del w:id="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6" w:author="PR Preview" w:date="2026-01-01T00:00:00Z">
        <w:r>
          <w:delText xml:space="preserve">, and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hyperlink r:id="rId24">
        <w:del w:id="11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fails:</w:delText>
        </w:r>
      </w:del>
      <w:del w:id="1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has</w:delText>
        </w:r>
      </w:del>
      <w:del w:id="1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but</w:delText>
        </w:r>
      </w:del>
      <w:del w:id="21" w:author="PR Preview" w:date="2026-01-01T00:00:00Z">
        <w:r>
          <w:delText xml:space="preserve"> </w:delText>
        </w:r>
      </w:del>
      <m:oMath>
        <m:r>
          <m:t>0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not a local minimizer, since</w:delText>
        </w:r>
      </w:del>
      <w:del w:id="2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for every</w:delText>
        </w:r>
      </w:del>
      <w:del w:id="2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&gt;</m:t>
        </m:r>
        <m:r>
          <m:t>0</m:t>
        </m:r>
      </m:oMath>
      <w:del w:id="28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has its minimizer at</w:t>
        </w:r>
      </w:ins>
      <w:ins w:id="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3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hyperlink r:id="rId24">
        <w:ins w:id="35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fails:</w:t>
        </w:r>
      </w:ins>
      <w:ins w:id="3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1" w:author="PR Preview" w:date="2026-01-01T00:00:00Z">
        <w:r>
          <w:t xml:space="preserve">but</w:t>
        </w:r>
      </w:ins>
      <w:ins w:id="42" w:author="PR Preview" w:date="2026-01-01T00:00:00Z">
        <w:r>
          <w:t xml:space="preserve"> </w:t>
        </w:r>
      </w:ins>
      <m:oMath>
        <m:r>
          <m:t>0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not a local minimizer,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45" w:author="PR Preview" w:date="2026-01-01T00:00:00Z">
        <w:r>
          <w:t xml:space="preserve">for every</w:t>
        </w:r>
      </w:ins>
      <w:ins w:id="4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47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del w:id="48" w:author="PR Preview" w:date="2026-01-01T00:00:00Z">
        <w:r>
          <w:rPr>
            <w:i/>
            <w:iCs/>
          </w:rPr>
          <w:delText xml:space="preserve">Proof</w:delText>
        </w:r>
      </w:del>
      <w:del w:id="49" w:author="PR Preview" w:date="2026-01-01T00:00:00Z">
        <w:r>
          <w:delText xml:space="preserve">. </w:delText>
        </w:r>
      </w:del>
      <w:del w:id="50" w:author="PR Preview" w:date="2026-01-01T00:00:00Z">
        <w:r>
          <w:delText xml:space="preserve">Take</w:delText>
        </w:r>
      </w:del>
      <w:del w:id="5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as in the definition of a local minimizer.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Fix</w:delText>
        </w:r>
      </w:del>
      <w:del w:id="5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let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be the vector with</w:delText>
        </w:r>
      </w:del>
      <w:del w:id="63" w:author="PR Preview" w:date="2026-01-01T00:00:00Z">
        <w:r>
          <w:delText xml:space="preserve"> </w:delText>
        </w:r>
      </w:del>
      <m:oMath>
        <m:r>
          <m:t>1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in entry</w:delText>
        </w:r>
      </w:del>
      <w:del w:id="66" w:author="PR Preview" w:date="2026-01-01T00:00:00Z">
        <w:r>
          <w:delText xml:space="preserve"> </w:delText>
        </w:r>
      </w:del>
      <m:oMath>
        <m:r>
          <m:t>i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0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elsewhere,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 let</w:delText>
        </w:r>
      </w:del>
      <w:del w:id="7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for</w:delText>
        </w:r>
      </w:del>
      <w:del w:id="7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</w:delText>
        </w:r>
      </w:del>
      <w:del w:id="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so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88" w:author="PR Preview" w:date="2026-01-01T00:00:00Z">
        <w:r>
          <w:delText xml:space="preserve">:</w:delText>
        </w:r>
      </w:del>
      <w:del w:id="89" w:author="PR Preview" w:date="2026-01-01T00:00:00Z">
        <w:r>
          <w:delText xml:space="preserve"> </w:delText>
        </w:r>
      </w:del>
      <m:oMath>
        <m:r>
          <m:t>0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 local minimizer of</w:delText>
        </w:r>
      </w:del>
      <w:del w:id="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</m:oMath>
      <w:del w:id="93" w:author="PR Preview" w:date="2026-01-01T00:00:00Z">
        <w:r>
          <w:delText xml:space="preserve">.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Moving</w:delText>
        </w:r>
      </w:del>
      <w:del w:id="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from</w:delText>
        </w:r>
      </w:del>
      <w:del w:id="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along</w:delText>
        </w:r>
      </w:del>
      <w:del w:id="1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changes only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so</w:delText>
        </w:r>
      </w:del>
      <w:del w:id="109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is the partial derivative</w:delText>
        </w:r>
      </w:del>
      <w:del w:id="1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which exists because the gradient does.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By</w:delText>
        </w:r>
      </w:del>
      <w:del w:id="118" w:author="PR Preview" w:date="2026-01-01T00:00:00Z">
        <w:r>
          <w:delText xml:space="preserve"> </w:delText>
        </w:r>
      </w:del>
      <w:hyperlink w:anchor="thm-fermat">
        <w:del w:id="11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equation</w:delText>
        </w:r>
      </w:del>
      <w:del w:id="125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holds for every</w:delText>
        </w:r>
      </w:del>
      <w:del w:id="128" w:author="PR Preview" w:date="2026-01-01T00:00:00Z">
        <w:r>
          <w:delText xml:space="preserve"> </w:delText>
        </w:r>
      </w:del>
      <m:oMath>
        <m:r>
          <m:t>i</m:t>
        </m:r>
      </m:oMath>
      <w:del w:id="129" w:author="PR Preview" w:date="2026-01-01T00:00:00Z">
        <w:r>
          <w:delText xml:space="preserve">, so every entry of the gradient at</w:delText>
        </w:r>
      </w:del>
      <w:del w:id="13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</w:delText>
        </w:r>
      </w:del>
      <w:del w:id="133" w:author="PR Preview" w:date="2026-01-01T00:00:00Z">
        <w:r>
          <w:delText xml:space="preserve"> </w:delText>
        </w:r>
      </w:del>
      <m:oMath>
        <m:r>
          <m:t>0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</w:delText>
        </w:r>
      </w:del>
      <w:hyperlink r:id="rId17">
        <w:del w:id="136" w:author="PR Preview" w:date="2026-01-01T00:00:00Z">
          <w:r>
            <w:rPr>
              <w:rStyle w:val="Hyperlink"/>
            </w:rPr>
            <w:delText xml:space="preserve">vector derivative</w:delText>
          </w:r>
        </w:del>
      </w:hyperlink>
      <w:del w:id="137" w:author="PR Preview" w:date="2026-01-01T00:00:00Z">
        <w:r>
          <w:delText xml:space="preserve">).</w:delText>
        </w:r>
      </w:del>
    </w:p>
    <w:p>
      <w:pPr>
        <w:pStyle w:val="BodyText"/>
      </w:pPr>
      <w:ins w:id="138" w:author="PR Preview" w:date="2026-01-01T00:00:00Z">
        <w:r>
          <w:rPr>
            <w:i/>
            <w:iCs/>
          </w:rPr>
          <w:t xml:space="preserve">Proof</w:t>
        </w:r>
      </w:ins>
      <w:ins w:id="139" w:author="PR Preview" w:date="2026-01-01T00:00:00Z">
        <w:r>
          <w:t xml:space="preserve">. </w:t>
        </w:r>
      </w:ins>
      <w:ins w:id="140" w:author="PR Preview" w:date="2026-01-01T00:00:00Z">
        <w:r>
          <w:t xml:space="preserve">Take</w:t>
        </w:r>
      </w:ins>
      <w:ins w:id="14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as in the definition of a local minimizer.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Fix</w:t>
        </w:r>
      </w:ins>
      <w:ins w:id="14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  <w:ins w:id="15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be the vector with</w:t>
        </w:r>
      </w:ins>
      <w:ins w:id="153" w:author="PR Preview" w:date="2026-01-01T00:00:00Z">
        <w:r>
          <w:t xml:space="preserve"> </w:t>
        </w:r>
      </w:ins>
      <m:oMath>
        <m:r>
          <m:t>1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in entry</w:t>
        </w:r>
      </w:ins>
      <w:ins w:id="156" w:author="PR Preview" w:date="2026-01-01T00:00:00Z">
        <w:r>
          <w:t xml:space="preserve"> </w:t>
        </w:r>
      </w:ins>
      <m:oMath>
        <m:r>
          <m:t>i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</w:t>
        </w:r>
      </w:ins>
      <w:ins w:id="159" w:author="PR Preview" w:date="2026-01-01T00:00:00Z">
        <w:r>
          <w:t xml:space="preserve"> </w:t>
        </w:r>
      </w:ins>
      <m:oMath>
        <m:r>
          <m:t>0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elsewhere,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let</w:t>
        </w:r>
      </w:ins>
      <w:ins w:id="1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</w:t>
        </w:r>
      </w:ins>
      <w:ins w:id="1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</w:t>
        </w:r>
      </w:ins>
      <w:ins w:id="17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a local minimizer of</w:t>
        </w:r>
      </w:ins>
      <w:ins w:id="1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Moving</w:t>
        </w:r>
      </w:ins>
      <w:ins w:id="1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from</w:t>
        </w:r>
      </w:ins>
      <w:ins w:id="18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along</w:t>
        </w:r>
      </w:ins>
      <w:ins w:id="1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changes only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so</w:t>
        </w:r>
      </w:ins>
      <w:ins w:id="193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is the partial derivative</w:t>
        </w:r>
      </w:ins>
      <w:ins w:id="19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which exists because the gradient does.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By</w:t>
        </w:r>
      </w:ins>
      <w:ins w:id="202" w:author="PR Preview" w:date="2026-01-01T00:00:00Z">
        <w:r>
          <w:t xml:space="preserve"> </w:t>
        </w:r>
      </w:ins>
      <w:hyperlink w:anchor="thm-fermat">
        <w:ins w:id="20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05" w:author="PR Preview" w:date="2026-01-01T00:00:00Z">
        <w:r>
          <w:t xml:space="preserve">The equation</w:t>
        </w:r>
      </w:ins>
      <w:ins w:id="206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holds for every</w:t>
        </w:r>
      </w:ins>
      <w:ins w:id="209" w:author="PR Preview" w:date="2026-01-01T00:00:00Z">
        <w:r>
          <w:t xml:space="preserve"> </w:t>
        </w:r>
      </w:ins>
      <m:oMath>
        <m:r>
          <m:t>i</m:t>
        </m:r>
      </m:oMath>
      <w:ins w:id="210" w:author="PR Preview" w:date="2026-01-01T00:00:00Z">
        <w:r>
          <w:t xml:space="preserve">, so every entry of the gradient at</w:t>
        </w:r>
      </w:ins>
      <w:ins w:id="21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</w:t>
        </w:r>
      </w:ins>
      <w:ins w:id="214" w:author="PR Preview" w:date="2026-01-01T00:00:00Z">
        <w:r>
          <w:t xml:space="preserve"> </w:t>
        </w:r>
      </w:ins>
      <m:oMath>
        <m:r>
          <m:t>0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(</w:t>
        </w:r>
      </w:ins>
      <w:hyperlink r:id="rId17">
        <w:ins w:id="217" w:author="PR Preview" w:date="2026-01-01T00:00:00Z">
          <w:r>
            <w:rPr>
              <w:rStyle w:val="Hyperlink"/>
            </w:rPr>
            <w:t xml:space="preserve">vector derivative</w:t>
          </w:r>
        </w:ins>
      </w:hyperlink>
      <w:ins w:id="218" w:author="PR Preview" w:date="2026-01-01T00:00:00Z">
        <w:r>
          <w:t xml:space="preserve">).</w:t>
        </w:r>
      </w:ins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del w:id="219" w:author="PR Preview" w:date="2026-01-01T00:00:00Z">
        <w:r>
          <w:delText xml:space="preserve">For</w:delText>
        </w:r>
      </w:del>
      <w:del w:id="2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</w:delText>
        </w:r>
      </w:del>
      <w:del w:id="223" w:author="PR Preview" w:date="2026-01-01T00:00:00Z">
        <w:r>
          <w:delText xml:space="preserve"> </w:delText>
        </w:r>
      </w:del>
      <w:hyperlink w:anchor="exm-stationary-point">
        <w:del w:id="224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any local minimizer must be the stationary point</w:delText>
        </w:r>
      </w:del>
      <w:del w:id="22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9" w:author="PR Preview" w:date="2026-01-01T00:00:00Z">
        <w:r>
          <w:delText xml:space="preserve">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It is one: completing the square,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numPr>
          <w:ilvl w:val="0"/>
          <w:numId w:val="1003"/>
        </w:numPr>
      </w:pPr>
      <w:ins w:id="234" w:author="PR Preview" w:date="2026-01-01T00:00:00Z">
        <w:r>
          <w:t xml:space="preserve">For</w:t>
        </w:r>
      </w:ins>
      <w:ins w:id="2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of</w:t>
        </w:r>
      </w:ins>
      <w:ins w:id="238" w:author="PR Preview" w:date="2026-01-01T00:00:00Z">
        <w:r>
          <w:t xml:space="preserve"> </w:t>
        </w:r>
      </w:ins>
      <w:hyperlink w:anchor="exm-stationary-point">
        <w:ins w:id="23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any local minimizer must be the stationary point</w:t>
        </w:r>
      </w:ins>
      <w:ins w:id="24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It is one: completing the square,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del w:id="247" w:author="PR Preview" w:date="2026-01-01T00:00:00Z">
        <w:r>
          <w:delText xml:space="preserve">The converse fails:</w:delText>
        </w:r>
      </w:del>
      <w:del w:id="2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has gradient</w:delText>
        </w:r>
      </w:del>
      <w:del w:id="25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2" w:author="PR Preview" w:date="2026-01-01T00:00:00Z">
        <w:r>
          <w:delText xml:space="preserve">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so</w:delText>
        </w:r>
      </w:del>
      <w:del w:id="2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is a stationary point,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but</w:delText>
        </w:r>
      </w:del>
      <w:del w:id="2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for every</w:delText>
        </w:r>
      </w:del>
      <w:del w:id="26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≠</m:t>
        </m:r>
        <m:r>
          <m:t>0</m:t>
        </m:r>
      </m:oMath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so</w:delText>
        </w:r>
      </w:del>
      <w:del w:id="2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is not a local minimizer.</w:delText>
        </w:r>
      </w:del>
    </w:p>
    <w:p>
      <w:pPr>
        <w:pStyle w:val="FirstParagraph"/>
      </w:pPr>
      <w:del w:id="270" w:author="PR Preview" w:date="2026-01-01T00:00:00Z">
        <w:r>
          <w:rPr>
            <w:b/>
            <w:bCs/>
          </w:rPr>
          <w:delText xml:space="preserve">Example 4 (A stationary point of the sum of squared errors, on real data)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 Auto data record the horsepower and fuel economy (miles per gallon)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of 392 car models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sold between 1970 and 1982.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They come from the StatLib library at Carnegie Mellon University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ship with the book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in the Python package</w:delText>
        </w:r>
      </w:del>
      <w:del w:id="286" w:author="PR Preview" w:date="2026-01-01T00:00:00Z">
        <w:r>
          <w:delText xml:space="preserve"> </w:delText>
        </w:r>
      </w:del>
      <w:hyperlink r:id="rId31">
        <w:del w:id="287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(</w:delText>
        </w:r>
      </w:del>
      <w:del w:id="290" w:author="PR Preview" w:date="2026-01-01T00:00:00Z">
        <w:r>
          <w:rPr>
            <w:rStyle w:val="VerbatimChar"/>
          </w:rPr>
          <w:delText xml:space="preserve">ISLP.load_data("Auto")</w:delText>
        </w:r>
      </w:del>
      <w:del w:id="291" w:author="PR Preview" w:date="2026-01-01T00:00:00Z">
        <w:r>
          <w:delText xml:space="preserve">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 the R package</w:delText>
        </w:r>
      </w:del>
      <w:del w:id="294" w:author="PR Preview" w:date="2026-01-01T00:00:00Z">
        <w:r>
          <w:delText xml:space="preserve"> </w:delText>
        </w:r>
      </w:del>
      <w:hyperlink r:id="rId32">
        <w:del w:id="295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(</w:delText>
        </w:r>
      </w:del>
      <w:del w:id="298" w:author="PR Preview" w:date="2026-01-01T00:00:00Z">
        <w:r>
          <w:rPr>
            <w:rStyle w:val="VerbatimChar"/>
          </w:rPr>
          <w:delText xml:space="preserve">ISLR2::Auto</w:delText>
        </w:r>
      </w:del>
      <w:del w:id="299" w:author="PR Preview" w:date="2026-01-01T00:00:00Z">
        <w:r>
          <w:delText xml:space="preserve">).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This repository holds a copy at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rStyle w:val="VerbatimChar"/>
          </w:rPr>
          <w:delText xml:space="preserve">data/auto.csv</w:delText>
        </w:r>
      </w:del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and both code tabs below read that file.</w:delText>
        </w:r>
      </w:del>
    </w:p>
    <w:p>
      <w:pPr>
        <w:numPr>
          <w:ilvl w:val="0"/>
          <w:numId w:val="1003"/>
        </w:numPr>
      </w:pPr>
      <w:ins w:id="307" w:author="PR Preview" w:date="2026-01-01T00:00:00Z">
        <w:r>
          <w:t xml:space="preserve">The converse fails:</w:t>
        </w:r>
      </w:ins>
      <w:ins w:id="3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has gradient</w:t>
        </w:r>
      </w:ins>
      <w:ins w:id="31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so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stationary point,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320" w:author="PR Preview" w:date="2026-01-01T00:00:00Z">
        <w:r>
          <w:t xml:space="preserve">for every</w:t>
        </w:r>
      </w:ins>
      <w:ins w:id="32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so</w:t>
        </w:r>
      </w:ins>
      <w:ins w:id="3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is not a local minimizer.</w:t>
        </w:r>
      </w:ins>
    </w:p>
    <w:bookmarkEnd w:id="30"/>
    <w:bookmarkStart w:id="34" w:name="exm-stationary-least-squares"/>
    <w:p>
      <w:pPr>
        <w:pStyle w:val="FirstParagraph"/>
      </w:pPr>
      <w:ins w:id="328" w:author="PR Preview" w:date="2026-01-01T00:00:00Z">
        <w:r>
          <w:rPr>
            <w:b/>
            <w:bCs/>
          </w:rPr>
          <w:t xml:space="preserve">Example 4 (A stationary point of the sum of squared errors, on real data)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The Auto data record the horsepower and fuel economy (miles per gallon)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 392 car models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sold between 1970 and 1982.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They come from the StatLib library at Carnegie Mellon University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ship with the book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rPr>
            <w:i/>
            <w:iCs/>
          </w:rPr>
          <w:t xml:space="preserve">An Introduction to Statistical Learning</w:t>
        </w:r>
      </w:ins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in the Python package</w:t>
        </w:r>
      </w:ins>
      <w:ins w:id="344" w:author="PR Preview" w:date="2026-01-01T00:00:00Z">
        <w:r>
          <w:t xml:space="preserve"> </w:t>
        </w:r>
      </w:ins>
      <w:hyperlink r:id="rId31">
        <w:ins w:id="345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(</w:t>
        </w:r>
      </w:ins>
      <w:ins w:id="348" w:author="PR Preview" w:date="2026-01-01T00:00:00Z">
        <w:r>
          <w:rPr>
            <w:rStyle w:val="VerbatimChar"/>
          </w:rPr>
          <w:t xml:space="preserve">ISLP.load_data("Auto")</w:t>
        </w:r>
      </w:ins>
      <w:ins w:id="349" w:author="PR Preview" w:date="2026-01-01T00:00:00Z">
        <w:r>
          <w:t xml:space="preserve">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and the R package</w:t>
        </w:r>
      </w:ins>
      <w:ins w:id="352" w:author="PR Preview" w:date="2026-01-01T00:00:00Z">
        <w:r>
          <w:t xml:space="preserve"> </w:t>
        </w:r>
      </w:ins>
      <w:hyperlink r:id="rId32">
        <w:ins w:id="353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(</w:t>
        </w:r>
      </w:ins>
      <w:ins w:id="356" w:author="PR Preview" w:date="2026-01-01T00:00:00Z">
        <w:r>
          <w:rPr>
            <w:rStyle w:val="VerbatimChar"/>
          </w:rPr>
          <w:t xml:space="preserve">ISLR2::Auto</w:t>
        </w:r>
      </w:ins>
      <w:ins w:id="357" w:author="PR Preview" w:date="2026-01-01T00:00:00Z">
        <w:r>
          <w:t xml:space="preserve">).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This site has a copy at</w:t>
        </w:r>
      </w:ins>
      <w:ins w:id="360" w:author="PR Preview" w:date="2026-01-01T00:00:00Z">
        <w:r>
          <w:t xml:space="preserve"> </w:t>
        </w:r>
      </w:ins>
      <w:hyperlink r:id="rId33">
        <w:ins w:id="361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65" w:author="PR Preview" w:date="2026-01-01T00:00:00Z">
        <w:r>
          <w:rPr>
            <w:rStyle w:val="ImportTok"/>
          </w:rPr>
          <w:delText xml:space="preserve">import</w:delText>
        </w:r>
      </w:del>
      <w:del w:id="366" w:author="PR Preview" w:date="2026-01-01T00:00:00Z">
        <w:r>
          <w:rPr>
            <w:rStyle w:val="NormalTok"/>
          </w:rPr>
          <w:delText xml:space="preserve"> numpy </w:delText>
        </w:r>
      </w:del>
      <w:del w:id="367" w:author="PR Preview" w:date="2026-01-01T00:00:00Z">
        <w:r>
          <w:rPr>
            <w:rStyle w:val="ImportTok"/>
          </w:rPr>
          <w:delText xml:space="preserve">as</w:delText>
        </w:r>
      </w:del>
      <w:del w:id="368" w:author="PR Preview" w:date="2026-01-01T00:00:00Z">
        <w:r>
          <w:rPr>
            <w:rStyle w:val="NormalTok"/>
          </w:rPr>
          <w:delText xml:space="preserve"> np</w:delText>
        </w:r>
      </w:del>
      <w:del w:id="369" w:author="PR Preview" w:date="2026-01-01T00:00:00Z">
        <w:r>
          <w:br/>
        </w:r>
      </w:del>
      <w:del w:id="370" w:author="PR Preview" w:date="2026-01-01T00:00:00Z">
        <w:r>
          <w:rPr>
            <w:rStyle w:val="ImportTok"/>
          </w:rPr>
          <w:delText xml:space="preserve">import</w:delText>
        </w:r>
      </w:del>
      <w:del w:id="371" w:author="PR Preview" w:date="2026-01-01T00:00:00Z">
        <w:r>
          <w:rPr>
            <w:rStyle w:val="NormalTok"/>
          </w:rPr>
          <w:delText xml:space="preserve"> pandas </w:delText>
        </w:r>
      </w:del>
      <w:del w:id="372" w:author="PR Preview" w:date="2026-01-01T00:00:00Z">
        <w:r>
          <w:rPr>
            <w:rStyle w:val="ImportTok"/>
          </w:rPr>
          <w:delText xml:space="preserve">as</w:delText>
        </w:r>
      </w:del>
      <w:del w:id="373" w:author="PR Preview" w:date="2026-01-01T00:00:00Z">
        <w:r>
          <w:rPr>
            <w:rStyle w:val="NormalTok"/>
          </w:rPr>
          <w:delText xml:space="preserve"> pd</w:delText>
        </w:r>
      </w:del>
      <w:del w:id="374" w:author="PR Preview" w:date="2026-01-01T00:00:00Z">
        <w:r>
          <w:br/>
        </w:r>
      </w:del>
      <w:del w:id="375" w:author="PR Preview" w:date="2026-01-01T00:00:00Z">
        <w:r>
          <w:br/>
        </w:r>
      </w:del>
      <w:del w:id="376" w:author="PR Preview" w:date="2026-01-01T00:00:00Z">
        <w:r>
          <w:rPr>
            <w:rStyle w:val="NormalTok"/>
          </w:rPr>
          <w:delText xml:space="preserve">auto </w:delText>
        </w:r>
      </w:del>
      <w:del w:id="377" w:author="PR Preview" w:date="2026-01-01T00:00:00Z">
        <w:r>
          <w:rPr>
            <w:rStyle w:val="OperatorTok"/>
          </w:rPr>
          <w:delText xml:space="preserve">=</w:delText>
        </w:r>
      </w:del>
      <w:del w:id="378" w:author="PR Preview" w:date="2026-01-01T00:00:00Z">
        <w:r>
          <w:rPr>
            <w:rStyle w:val="NormalTok"/>
          </w:rPr>
          <w:delText xml:space="preserve"> pd.read_csv(</w:delText>
        </w:r>
      </w:del>
      <w:del w:id="379" w:author="PR Preview" w:date="2026-01-01T00:00:00Z">
        <w:r>
          <w:rPr>
            <w:rStyle w:val="StringTok"/>
          </w:rPr>
          <w:delText xml:space="preserve">"data/auto.csv"</w:delText>
        </w:r>
      </w:del>
      <w:del w:id="380" w:author="PR Preview" w:date="2026-01-01T00:00:00Z">
        <w:r>
          <w:rPr>
            <w:rStyle w:val="NormalTok"/>
          </w:rPr>
          <w:delText xml:space="preserve">)</w:delText>
        </w:r>
      </w:del>
      <w:del w:id="381" w:author="PR Preview" w:date="2026-01-01T00:00:00Z">
        <w:r>
          <w:br/>
        </w:r>
      </w:del>
      <w:del w:id="382" w:author="PR Preview" w:date="2026-01-01T00:00:00Z">
        <w:r>
          <w:rPr>
            <w:rStyle w:val="NormalTok"/>
          </w:rPr>
          <w:delText xml:space="preserve">y </w:delText>
        </w:r>
      </w:del>
      <w:del w:id="383" w:author="PR Preview" w:date="2026-01-01T00:00:00Z">
        <w:r>
          <w:rPr>
            <w:rStyle w:val="OperatorTok"/>
          </w:rPr>
          <w:delText xml:space="preserve">=</w:delText>
        </w:r>
      </w:del>
      <w:del w:id="384" w:author="PR Preview" w:date="2026-01-01T00:00:00Z">
        <w:r>
          <w:rPr>
            <w:rStyle w:val="NormalTok"/>
          </w:rPr>
          <w:delText xml:space="preserve"> auto[</w:delText>
        </w:r>
      </w:del>
      <w:del w:id="385" w:author="PR Preview" w:date="2026-01-01T00:00:00Z">
        <w:r>
          <w:rPr>
            <w:rStyle w:val="StringTok"/>
          </w:rPr>
          <w:delText xml:space="preserve">"mpg"</w:delText>
        </w:r>
      </w:del>
      <w:del w:id="386" w:author="PR Preview" w:date="2026-01-01T00:00:00Z">
        <w:r>
          <w:rPr>
            <w:rStyle w:val="NormalTok"/>
          </w:rPr>
          <w:delText xml:space="preserve">].to_numpy(dtype</w:delText>
        </w:r>
      </w:del>
      <w:del w:id="387" w:author="PR Preview" w:date="2026-01-01T00:00:00Z">
        <w:r>
          <w:rPr>
            <w:rStyle w:val="OperatorTok"/>
          </w:rPr>
          <w:delText xml:space="preserve">=</w:delText>
        </w:r>
      </w:del>
      <w:del w:id="388" w:author="PR Preview" w:date="2026-01-01T00:00:00Z">
        <w:r>
          <w:rPr>
            <w:rStyle w:val="BuiltInTok"/>
          </w:rPr>
          <w:delText xml:space="preserve">float</w:delText>
        </w:r>
      </w:del>
      <w:del w:id="389" w:author="PR Preview" w:date="2026-01-01T00:00:00Z">
        <w:r>
          <w:rPr>
            <w:rStyle w:val="NormalTok"/>
          </w:rPr>
          <w:delText xml:space="preserve">)</w:delText>
        </w:r>
      </w:del>
      <w:del w:id="390" w:author="PR Preview" w:date="2026-01-01T00:00:00Z">
        <w:r>
          <w:br/>
        </w:r>
      </w:del>
      <w:del w:id="391" w:author="PR Preview" w:date="2026-01-01T00:00:00Z">
        <w:r>
          <w:rPr>
            <w:rStyle w:val="NormalTok"/>
          </w:rPr>
          <w:delText xml:space="preserve">X </w:delText>
        </w:r>
      </w:del>
      <w:del w:id="392" w:author="PR Preview" w:date="2026-01-01T00:00:00Z">
        <w:r>
          <w:rPr>
            <w:rStyle w:val="OperatorTok"/>
          </w:rPr>
          <w:delText xml:space="preserve">=</w:delText>
        </w:r>
      </w:del>
      <w:del w:id="393" w:author="PR Preview" w:date="2026-01-01T00:00:00Z">
        <w:r>
          <w:rPr>
            <w:rStyle w:val="NormalTok"/>
          </w:rPr>
          <w:delText xml:space="preserve"> np.column_stack([np.ones(</w:delText>
        </w:r>
      </w:del>
      <w:del w:id="394" w:author="PR Preview" w:date="2026-01-01T00:00:00Z">
        <w:r>
          <w:rPr>
            <w:rStyle w:val="BuiltInTok"/>
          </w:rPr>
          <w:delText xml:space="preserve">len</w:delText>
        </w:r>
      </w:del>
      <w:del w:id="395" w:author="PR Preview" w:date="2026-01-01T00:00:00Z">
        <w:r>
          <w:rPr>
            <w:rStyle w:val="NormalTok"/>
          </w:rPr>
          <w:delText xml:space="preserve">(auto)), auto[</w:delText>
        </w:r>
      </w:del>
      <w:del w:id="396" w:author="PR Preview" w:date="2026-01-01T00:00:00Z">
        <w:r>
          <w:rPr>
            <w:rStyle w:val="StringTok"/>
          </w:rPr>
          <w:delText xml:space="preserve">"horsepower"</w:delText>
        </w:r>
      </w:del>
      <w:del w:id="397" w:author="PR Preview" w:date="2026-01-01T00:00:00Z">
        <w:r>
          <w:rPr>
            <w:rStyle w:val="NormalTok"/>
          </w:rPr>
          <w:delText xml:space="preserve">].to_numpy(dtype</w:delText>
        </w:r>
      </w:del>
      <w:del w:id="398" w:author="PR Preview" w:date="2026-01-01T00:00:00Z">
        <w:r>
          <w:rPr>
            <w:rStyle w:val="OperatorTok"/>
          </w:rPr>
          <w:delText xml:space="preserve">=</w:delText>
        </w:r>
      </w:del>
      <w:del w:id="399" w:author="PR Preview" w:date="2026-01-01T00:00:00Z">
        <w:r>
          <w:rPr>
            <w:rStyle w:val="BuiltInTok"/>
          </w:rPr>
          <w:delText xml:space="preserve">float</w:delText>
        </w:r>
      </w:del>
      <w:del w:id="400" w:author="PR Preview" w:date="2026-01-01T00:00:00Z">
        <w:r>
          <w:rPr>
            <w:rStyle w:val="NormalTok"/>
          </w:rPr>
          <w:delText xml:space="preserve">)])</w:delText>
        </w:r>
      </w:del>
      <w:del w:id="401" w:author="PR Preview" w:date="2026-01-01T00:00:00Z">
        <w:r>
          <w:br/>
        </w:r>
      </w:del>
      <w:del w:id="402" w:author="PR Preview" w:date="2026-01-01T00:00:00Z">
        <w:r>
          <w:br/>
        </w:r>
      </w:del>
      <w:del w:id="403" w:author="PR Preview" w:date="2026-01-01T00:00:00Z">
        <w:r>
          <w:rPr>
            <w:rStyle w:val="KeywordTok"/>
          </w:rPr>
          <w:delText xml:space="preserve">def</w:delText>
        </w:r>
      </w:del>
      <w:del w:id="404" w:author="PR Preview" w:date="2026-01-01T00:00:00Z">
        <w:r>
          <w:rPr>
            <w:rStyle w:val="NormalTok"/>
          </w:rPr>
          <w:delText xml:space="preserve"> grad(beta):</w:delText>
        </w:r>
      </w:del>
      <w:del w:id="405" w:author="PR Preview" w:date="2026-01-01T00:00:00Z">
        <w:r>
          <w:br/>
        </w:r>
      </w:del>
      <w:del w:id="406" w:author="PR Preview" w:date="2026-01-01T00:00:00Z">
        <w:r>
          <w:rPr>
            <w:rStyle w:val="NormalTok"/>
          </w:rPr>
          <w:delText xml:space="preserve">    </w:delText>
        </w:r>
      </w:del>
      <w:del w:id="407" w:author="PR Preview" w:date="2026-01-01T00:00:00Z">
        <w:r>
          <w:rPr>
            <w:rStyle w:val="ControlFlowTok"/>
          </w:rPr>
          <w:delText xml:space="preserve">return</w:delText>
        </w:r>
      </w:del>
      <w:del w:id="408" w:author="PR Preview" w:date="2026-01-01T00:00:00Z">
        <w:r>
          <w:rPr>
            <w:rStyle w:val="NormalTok"/>
          </w:rPr>
          <w:delText xml:space="preserve"> </w:delText>
        </w:r>
      </w:del>
      <w:del w:id="409" w:author="PR Preview" w:date="2026-01-01T00:00:00Z">
        <w:r>
          <w:rPr>
            <w:rStyle w:val="OperatorTok"/>
          </w:rPr>
          <w:delText xml:space="preserve">-</w:delText>
        </w:r>
      </w:del>
      <w:del w:id="410" w:author="PR Preview" w:date="2026-01-01T00:00:00Z">
        <w:r>
          <w:rPr>
            <w:rStyle w:val="DecValTok"/>
          </w:rPr>
          <w:delText xml:space="preserve">2</w:delText>
        </w:r>
      </w:del>
      <w:del w:id="411" w:author="PR Preview" w:date="2026-01-01T00:00:00Z">
        <w:r>
          <w:rPr>
            <w:rStyle w:val="NormalTok"/>
          </w:rPr>
          <w:delText xml:space="preserve"> </w:delText>
        </w:r>
      </w:del>
      <w:del w:id="412" w:author="PR Preview" w:date="2026-01-01T00:00:00Z">
        <w:r>
          <w:rPr>
            <w:rStyle w:val="OperatorTok"/>
          </w:rPr>
          <w:delText xml:space="preserve">*</w:delText>
        </w:r>
      </w:del>
      <w:del w:id="413" w:author="PR Preview" w:date="2026-01-01T00:00:00Z">
        <w:r>
          <w:rPr>
            <w:rStyle w:val="NormalTok"/>
          </w:rPr>
          <w:delText xml:space="preserve"> X.T </w:delText>
        </w:r>
      </w:del>
      <w:del w:id="414" w:author="PR Preview" w:date="2026-01-01T00:00:00Z">
        <w:r>
          <w:rPr>
            <w:rStyle w:val="OperatorTok"/>
          </w:rPr>
          <w:delText xml:space="preserve">@</w:delText>
        </w:r>
      </w:del>
      <w:del w:id="415" w:author="PR Preview" w:date="2026-01-01T00:00:00Z">
        <w:r>
          <w:rPr>
            <w:rStyle w:val="NormalTok"/>
          </w:rPr>
          <w:delText xml:space="preserve"> (y </w:delText>
        </w:r>
      </w:del>
      <w:del w:id="416" w:author="PR Preview" w:date="2026-01-01T00:00:00Z">
        <w:r>
          <w:rPr>
            <w:rStyle w:val="OperatorTok"/>
          </w:rPr>
          <w:delText xml:space="preserve">-</w:delText>
        </w:r>
      </w:del>
      <w:del w:id="417" w:author="PR Preview" w:date="2026-01-01T00:00:00Z">
        <w:r>
          <w:rPr>
            <w:rStyle w:val="NormalTok"/>
          </w:rPr>
          <w:delText xml:space="preserve"> X </w:delText>
        </w:r>
      </w:del>
      <w:del w:id="418" w:author="PR Preview" w:date="2026-01-01T00:00:00Z">
        <w:r>
          <w:rPr>
            <w:rStyle w:val="OperatorTok"/>
          </w:rPr>
          <w:delText xml:space="preserve">@</w:delText>
        </w:r>
      </w:del>
      <w:del w:id="419" w:author="PR Preview" w:date="2026-01-01T00:00:00Z">
        <w:r>
          <w:rPr>
            <w:rStyle w:val="NormalTok"/>
          </w:rPr>
          <w:delText xml:space="preserve"> beta)</w:delText>
        </w:r>
      </w:del>
      <w:del w:id="420" w:author="PR Preview" w:date="2026-01-01T00:00:00Z">
        <w:r>
          <w:br/>
        </w:r>
      </w:del>
      <w:del w:id="421" w:author="PR Preview" w:date="2026-01-01T00:00:00Z">
        <w:r>
          <w:br/>
        </w:r>
      </w:del>
      <w:del w:id="422" w:author="PR Preview" w:date="2026-01-01T00:00:00Z">
        <w:r>
          <w:rPr>
            <w:rStyle w:val="NormalTok"/>
          </w:rPr>
          <w:delText xml:space="preserve">beta_hat </w:delText>
        </w:r>
      </w:del>
      <w:del w:id="423" w:author="PR Preview" w:date="2026-01-01T00:00:00Z">
        <w:r>
          <w:rPr>
            <w:rStyle w:val="OperatorTok"/>
          </w:rPr>
          <w:delText xml:space="preserve">=</w:delText>
        </w:r>
      </w:del>
      <w:del w:id="424" w:author="PR Preview" w:date="2026-01-01T00:00:00Z">
        <w:r>
          <w:rPr>
            <w:rStyle w:val="NormalTok"/>
          </w:rPr>
          <w:delText xml:space="preserve"> np.linalg.solve(X.T </w:delText>
        </w:r>
      </w:del>
      <w:del w:id="425" w:author="PR Preview" w:date="2026-01-01T00:00:00Z">
        <w:r>
          <w:rPr>
            <w:rStyle w:val="OperatorTok"/>
          </w:rPr>
          <w:delText xml:space="preserve">@</w:delText>
        </w:r>
      </w:del>
      <w:del w:id="426" w:author="PR Preview" w:date="2026-01-01T00:00:00Z">
        <w:r>
          <w:rPr>
            <w:rStyle w:val="NormalTok"/>
          </w:rPr>
          <w:delText xml:space="preserve"> X, X.T </w:delText>
        </w:r>
      </w:del>
      <w:del w:id="427" w:author="PR Preview" w:date="2026-01-01T00:00:00Z">
        <w:r>
          <w:rPr>
            <w:rStyle w:val="OperatorTok"/>
          </w:rPr>
          <w:delText xml:space="preserve">@</w:delText>
        </w:r>
      </w:del>
      <w:del w:id="428" w:author="PR Preview" w:date="2026-01-01T00:00:00Z">
        <w:r>
          <w:rPr>
            <w:rStyle w:val="NormalTok"/>
          </w:rPr>
          <w:delText xml:space="preserve"> y)</w:delText>
        </w:r>
      </w:del>
      <w:del w:id="429" w:author="PR Preview" w:date="2026-01-01T00:00:00Z">
        <w:r>
          <w:br/>
        </w:r>
      </w:del>
      <w:del w:id="430" w:author="PR Preview" w:date="2026-01-01T00:00:00Z">
        <w:r>
          <w:rPr>
            <w:rStyle w:val="NormalTok"/>
          </w:rPr>
          <w:delText xml:space="preserve">grad_hat </w:delText>
        </w:r>
      </w:del>
      <w:del w:id="431" w:author="PR Preview" w:date="2026-01-01T00:00:00Z">
        <w:r>
          <w:rPr>
            <w:rStyle w:val="OperatorTok"/>
          </w:rPr>
          <w:delText xml:space="preserve">=</w:delText>
        </w:r>
      </w:del>
      <w:del w:id="432" w:author="PR Preview" w:date="2026-01-01T00:00:00Z">
        <w:r>
          <w:rPr>
            <w:rStyle w:val="NormalTok"/>
          </w:rPr>
          <w:delText xml:space="preserve"> grad(beta_hat)</w:delText>
        </w:r>
      </w:del>
      <w:del w:id="433" w:author="PR Preview" w:date="2026-01-01T00:00:00Z">
        <w:r>
          <w:br/>
        </w:r>
      </w:del>
      <w:del w:id="434" w:author="PR Preview" w:date="2026-01-01T00:00:00Z">
        <w:r>
          <w:rPr>
            <w:rStyle w:val="NormalTok"/>
          </w:rPr>
          <w:delText xml:space="preserve">grad_zero </w:delText>
        </w:r>
      </w:del>
      <w:del w:id="435" w:author="PR Preview" w:date="2026-01-01T00:00:00Z">
        <w:r>
          <w:rPr>
            <w:rStyle w:val="OperatorTok"/>
          </w:rPr>
          <w:delText xml:space="preserve">=</w:delText>
        </w:r>
      </w:del>
      <w:del w:id="436" w:author="PR Preview" w:date="2026-01-01T00:00:00Z">
        <w:r>
          <w:rPr>
            <w:rStyle w:val="NormalTok"/>
          </w:rPr>
          <w:delText xml:space="preserve"> grad(np.zeros(</w:delText>
        </w:r>
      </w:del>
      <w:del w:id="437" w:author="PR Preview" w:date="2026-01-01T00:00:00Z">
        <w:r>
          <w:rPr>
            <w:rStyle w:val="DecValTok"/>
          </w:rPr>
          <w:delText xml:space="preserve">2</w:delText>
        </w:r>
      </w:del>
      <w:del w:id="438" w:author="PR Preview" w:date="2026-01-01T00:00:00Z">
        <w:r>
          <w:rPr>
            <w:rStyle w:val="NormalTok"/>
          </w:rPr>
          <w:delText xml:space="preserve">))</w:delText>
        </w:r>
      </w:del>
      <w:del w:id="439" w:author="PR Preview" w:date="2026-01-01T00:00:00Z">
        <w:r>
          <w:br/>
        </w:r>
      </w:del>
      <w:del w:id="440" w:author="PR Preview" w:date="2026-01-01T00:00:00Z">
        <w:r>
          <w:br/>
        </w:r>
      </w:del>
      <w:del w:id="441" w:author="PR Preview" w:date="2026-01-01T00:00:00Z">
        <w:r>
          <w:rPr>
            <w:rStyle w:val="NormalTok"/>
          </w:rPr>
          <w:delText xml:space="preserve">pd.DataFrame(</w:delText>
        </w:r>
      </w:del>
      <w:del w:id="442" w:author="PR Preview" w:date="2026-01-01T00:00:00Z">
        <w:r>
          <w:br/>
        </w:r>
      </w:del>
      <w:del w:id="443" w:author="PR Preview" w:date="2026-01-01T00:00:00Z">
        <w:r>
          <w:rPr>
            <w:rStyle w:val="NormalTok"/>
          </w:rPr>
          <w:delText xml:space="preserve">    {</w:delText>
        </w:r>
      </w:del>
      <w:del w:id="444" w:author="PR Preview" w:date="2026-01-01T00:00:00Z">
        <w:r>
          <w:rPr>
            <w:rStyle w:val="StringTok"/>
          </w:rPr>
          <w:delText xml:space="preserve">"beta"</w:delText>
        </w:r>
      </w:del>
      <w:del w:id="445" w:author="PR Preview" w:date="2026-01-01T00:00:00Z">
        <w:r>
          <w:rPr>
            <w:rStyle w:val="NormalTok"/>
          </w:rPr>
          <w:delText xml:space="preserve">: [beta_hat, np.zeros(</w:delText>
        </w:r>
      </w:del>
      <w:del w:id="446" w:author="PR Preview" w:date="2026-01-01T00:00:00Z">
        <w:r>
          <w:rPr>
            <w:rStyle w:val="DecValTok"/>
          </w:rPr>
          <w:delText xml:space="preserve">2</w:delText>
        </w:r>
      </w:del>
      <w:del w:id="447" w:author="PR Preview" w:date="2026-01-01T00:00:00Z">
        <w:r>
          <w:rPr>
            <w:rStyle w:val="NormalTok"/>
          </w:rPr>
          <w:delText xml:space="preserve">)], </w:delText>
        </w:r>
      </w:del>
      <w:del w:id="448" w:author="PR Preview" w:date="2026-01-01T00:00:00Z">
        <w:r>
          <w:rPr>
            <w:rStyle w:val="StringTok"/>
          </w:rPr>
          <w:delText xml:space="preserve">"gradient"</w:delText>
        </w:r>
      </w:del>
      <w:del w:id="449" w:author="PR Preview" w:date="2026-01-01T00:00:00Z">
        <w:r>
          <w:rPr>
            <w:rStyle w:val="NormalTok"/>
          </w:rPr>
          <w:delText xml:space="preserve">: [grad_hat, grad_zero]},</w:delText>
        </w:r>
      </w:del>
      <w:del w:id="450" w:author="PR Preview" w:date="2026-01-01T00:00:00Z">
        <w:r>
          <w:br/>
        </w:r>
      </w:del>
      <w:del w:id="451" w:author="PR Preview" w:date="2026-01-01T00:00:00Z">
        <w:r>
          <w:rPr>
            <w:rStyle w:val="NormalTok"/>
          </w:rPr>
          <w:delText xml:space="preserve">    index</w:delText>
        </w:r>
      </w:del>
      <w:del w:id="452" w:author="PR Preview" w:date="2026-01-01T00:00:00Z">
        <w:r>
          <w:rPr>
            <w:rStyle w:val="OperatorTok"/>
          </w:rPr>
          <w:delText xml:space="preserve">=</w:delText>
        </w:r>
      </w:del>
      <w:del w:id="453" w:author="PR Preview" w:date="2026-01-01T00:00:00Z">
        <w:r>
          <w:rPr>
            <w:rStyle w:val="NormalTok"/>
          </w:rPr>
          <w:delText xml:space="preserve">[</w:delText>
        </w:r>
      </w:del>
      <w:del w:id="454" w:author="PR Preview" w:date="2026-01-01T00:00:00Z">
        <w:r>
          <w:rPr>
            <w:rStyle w:val="StringTok"/>
          </w:rPr>
          <w:delText xml:space="preserve">"solution"</w:delText>
        </w:r>
      </w:del>
      <w:del w:id="455" w:author="PR Preview" w:date="2026-01-01T00:00:00Z">
        <w:r>
          <w:rPr>
            <w:rStyle w:val="NormalTok"/>
          </w:rPr>
          <w:delText xml:space="preserve">, </w:delText>
        </w:r>
      </w:del>
      <w:del w:id="456" w:author="PR Preview" w:date="2026-01-01T00:00:00Z">
        <w:r>
          <w:rPr>
            <w:rStyle w:val="StringTok"/>
          </w:rPr>
          <w:delText xml:space="preserve">"zero vector"</w:delText>
        </w:r>
      </w:del>
      <w:del w:id="457" w:author="PR Preview" w:date="2026-01-01T00:00:00Z">
        <w:r>
          <w:rPr>
            <w:rStyle w:val="NormalTok"/>
          </w:rPr>
          <w:delText xml:space="preserve">],</w:delText>
        </w:r>
      </w:del>
      <w:del w:id="458" w:author="PR Preview" w:date="2026-01-01T00:00:00Z">
        <w:r>
          <w:br/>
        </w:r>
      </w:del>
      <w:del w:id="459" w:author="PR Preview" w:date="2026-01-01T00:00:00Z">
        <w:r>
          <w:rPr>
            <w:rStyle w:val="NormalTok"/>
          </w:rPr>
          <w:delText xml:space="preserve">)</w:delText>
        </w:r>
      </w:del>
      <w:del w:id="460" w:author="PR Preview" w:date="2026-01-01T00:00:00Z">
        <w:r>
          <w:br/>
        </w:r>
      </w:del>
      <w:del w:id="461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462" w:author="PR Preview" w:date="2026-01-01T00:00:00Z">
        <w:r>
          <w:br/>
        </w:r>
      </w:del>
      <w:del w:id="463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464" w:author="PR Preview" w:date="2026-01-01T00:00:00Z">
        <w:r>
          <w:br/>
        </w:r>
      </w:del>
      <w:del w:id="465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466" w:author="PR Preview" w:date="2026-01-01T00:00:00Z">
        <w:r>
          <w:rPr>
            <w:rStyle w:val="ImportTok"/>
          </w:rPr>
          <w:t xml:space="preserve">import</w:t>
        </w:r>
      </w:ins>
      <w:ins w:id="467" w:author="PR Preview" w:date="2026-01-01T00:00:00Z">
        <w:r>
          <w:rPr>
            <w:rStyle w:val="NormalTok"/>
          </w:rPr>
          <w:t xml:space="preserve"> numpy </w:t>
        </w:r>
      </w:ins>
      <w:ins w:id="468" w:author="PR Preview" w:date="2026-01-01T00:00:00Z">
        <w:r>
          <w:rPr>
            <w:rStyle w:val="ImportTok"/>
          </w:rPr>
          <w:t xml:space="preserve">as</w:t>
        </w:r>
      </w:ins>
      <w:ins w:id="469" w:author="PR Preview" w:date="2026-01-01T00:00:00Z">
        <w:r>
          <w:rPr>
            <w:rStyle w:val="NormalTok"/>
          </w:rPr>
          <w:t xml:space="preserve"> np</w:t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ImportTok"/>
          </w:rPr>
          <w:t xml:space="preserve">import</w:t>
        </w:r>
      </w:ins>
      <w:ins w:id="472" w:author="PR Preview" w:date="2026-01-01T00:00:00Z">
        <w:r>
          <w:rPr>
            <w:rStyle w:val="NormalTok"/>
          </w:rPr>
          <w:t xml:space="preserve"> pandas </w:t>
        </w:r>
      </w:ins>
      <w:ins w:id="473" w:author="PR Preview" w:date="2026-01-01T00:00:00Z">
        <w:r>
          <w:rPr>
            <w:rStyle w:val="ImportTok"/>
          </w:rPr>
          <w:t xml:space="preserve">as</w:t>
        </w:r>
      </w:ins>
      <w:ins w:id="474" w:author="PR Preview" w:date="2026-01-01T00:00:00Z">
        <w:r>
          <w:rPr>
            <w:rStyle w:val="NormalTok"/>
          </w:rPr>
          <w:t xml:space="preserve"> pd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br/>
        </w:r>
      </w:ins>
      <w:ins w:id="477" w:author="PR Preview" w:date="2026-01-01T00:00:00Z">
        <w:r>
          <w:rPr>
            <w:rStyle w:val="NormalTok"/>
          </w:rPr>
          <w:t xml:space="preserve">auto </w:t>
        </w:r>
      </w:ins>
      <w:ins w:id="478" w:author="PR Preview" w:date="2026-01-01T00:00:00Z">
        <w:r>
          <w:rPr>
            <w:rStyle w:val="OperatorTok"/>
          </w:rPr>
          <w:t xml:space="preserve">=</w:t>
        </w:r>
      </w:ins>
      <w:ins w:id="479" w:author="PR Preview" w:date="2026-01-01T00:00:00Z">
        <w:r>
          <w:rPr>
            <w:rStyle w:val="NormalTok"/>
          </w:rPr>
          <w:t xml:space="preserve"> pd.read_csv(</w:t>
        </w:r>
      </w:ins>
      <w:ins w:id="480" w:author="PR Preview" w:date="2026-01-01T00:00:00Z">
        <w:r>
          <w:rPr>
            <w:rStyle w:val="StringTok"/>
          </w:rPr>
          <w:t xml:space="preserve">"data/auto.csv"</w:t>
        </w:r>
      </w:ins>
      <w:ins w:id="481" w:author="PR Preview" w:date="2026-01-01T00:00:00Z">
        <w:r>
          <w:rPr>
            <w:rStyle w:val="NormalTok"/>
          </w:rPr>
          <w:t xml:space="preserve">)</w:t>
        </w:r>
      </w:ins>
      <w:ins w:id="482" w:author="PR Preview" w:date="2026-01-01T00:00:00Z">
        <w:r>
          <w:br/>
        </w:r>
      </w:ins>
      <w:ins w:id="483" w:author="PR Preview" w:date="2026-01-01T00:00:00Z">
        <w:r>
          <w:rPr>
            <w:rStyle w:val="NormalTok"/>
          </w:rPr>
          <w:t xml:space="preserve">y </w:t>
        </w:r>
      </w:ins>
      <w:ins w:id="484" w:author="PR Preview" w:date="2026-01-01T00:00:00Z">
        <w:r>
          <w:rPr>
            <w:rStyle w:val="OperatorTok"/>
          </w:rPr>
          <w:t xml:space="preserve">=</w:t>
        </w:r>
      </w:ins>
      <w:ins w:id="485" w:author="PR Preview" w:date="2026-01-01T00:00:00Z">
        <w:r>
          <w:rPr>
            <w:rStyle w:val="NormalTok"/>
          </w:rPr>
          <w:t xml:space="preserve"> auto[</w:t>
        </w:r>
      </w:ins>
      <w:ins w:id="486" w:author="PR Preview" w:date="2026-01-01T00:00:00Z">
        <w:r>
          <w:rPr>
            <w:rStyle w:val="StringTok"/>
          </w:rPr>
          <w:t xml:space="preserve">"mpg"</w:t>
        </w:r>
      </w:ins>
      <w:ins w:id="487" w:author="PR Preview" w:date="2026-01-01T00:00:00Z">
        <w:r>
          <w:rPr>
            <w:rStyle w:val="NormalTok"/>
          </w:rPr>
          <w:t xml:space="preserve">].to_numpy(dtype</w:t>
        </w:r>
      </w:ins>
      <w:ins w:id="488" w:author="PR Preview" w:date="2026-01-01T00:00:00Z">
        <w:r>
          <w:rPr>
            <w:rStyle w:val="OperatorTok"/>
          </w:rPr>
          <w:t xml:space="preserve">=</w:t>
        </w:r>
      </w:ins>
      <w:ins w:id="489" w:author="PR Preview" w:date="2026-01-01T00:00:00Z">
        <w:r>
          <w:rPr>
            <w:rStyle w:val="BuiltInTok"/>
          </w:rPr>
          <w:t xml:space="preserve">float</w:t>
        </w:r>
      </w:ins>
      <w:ins w:id="490" w:author="PR Preview" w:date="2026-01-01T00:00:00Z">
        <w:r>
          <w:rPr>
            <w:rStyle w:val="NormalTok"/>
          </w:rPr>
          <w:t xml:space="preserve">)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NormalTok"/>
          </w:rPr>
          <w:t xml:space="preserve">X </w:t>
        </w:r>
      </w:ins>
      <w:ins w:id="493" w:author="PR Preview" w:date="2026-01-01T00:00:00Z">
        <w:r>
          <w:rPr>
            <w:rStyle w:val="OperatorTok"/>
          </w:rPr>
          <w:t xml:space="preserve">=</w:t>
        </w:r>
      </w:ins>
      <w:ins w:id="494" w:author="PR Preview" w:date="2026-01-01T00:00:00Z">
        <w:r>
          <w:rPr>
            <w:rStyle w:val="NormalTok"/>
          </w:rPr>
          <w:t xml:space="preserve"> np.column_stack([np.ones(</w:t>
        </w:r>
      </w:ins>
      <w:ins w:id="495" w:author="PR Preview" w:date="2026-01-01T00:00:00Z">
        <w:r>
          <w:rPr>
            <w:rStyle w:val="BuiltInTok"/>
          </w:rPr>
          <w:t xml:space="preserve">len</w:t>
        </w:r>
      </w:ins>
      <w:ins w:id="496" w:author="PR Preview" w:date="2026-01-01T00:00:00Z">
        <w:r>
          <w:rPr>
            <w:rStyle w:val="NormalTok"/>
          </w:rPr>
          <w:t xml:space="preserve">(auto)), auto[</w:t>
        </w:r>
      </w:ins>
      <w:ins w:id="497" w:author="PR Preview" w:date="2026-01-01T00:00:00Z">
        <w:r>
          <w:rPr>
            <w:rStyle w:val="StringTok"/>
          </w:rPr>
          <w:t xml:space="preserve">"horsepower"</w:t>
        </w:r>
      </w:ins>
      <w:ins w:id="498" w:author="PR Preview" w:date="2026-01-01T00:00:00Z">
        <w:r>
          <w:rPr>
            <w:rStyle w:val="NormalTok"/>
          </w:rPr>
          <w:t xml:space="preserve">].to_numpy(dtype</w:t>
        </w:r>
      </w:ins>
      <w:ins w:id="499" w:author="PR Preview" w:date="2026-01-01T00:00:00Z">
        <w:r>
          <w:rPr>
            <w:rStyle w:val="OperatorTok"/>
          </w:rPr>
          <w:t xml:space="preserve">=</w:t>
        </w:r>
      </w:ins>
      <w:ins w:id="500" w:author="PR Preview" w:date="2026-01-01T00:00:00Z">
        <w:r>
          <w:rPr>
            <w:rStyle w:val="BuiltInTok"/>
          </w:rPr>
          <w:t xml:space="preserve">float</w:t>
        </w:r>
      </w:ins>
      <w:ins w:id="501" w:author="PR Preview" w:date="2026-01-01T00:00:00Z">
        <w:r>
          <w:rPr>
            <w:rStyle w:val="NormalTok"/>
          </w:rPr>
          <w:t xml:space="preserve">)])</w:t>
        </w:r>
      </w:ins>
      <w:ins w:id="502" w:author="PR Preview" w:date="2026-01-01T00:00:00Z">
        <w:r>
          <w:br/>
        </w:r>
      </w:ins>
      <w:ins w:id="503" w:author="PR Preview" w:date="2026-01-01T00:00:00Z">
        <w:r>
          <w:br/>
        </w:r>
      </w:ins>
      <w:ins w:id="504" w:author="PR Preview" w:date="2026-01-01T00:00:00Z">
        <w:r>
          <w:rPr>
            <w:rStyle w:val="KeywordTok"/>
          </w:rPr>
          <w:t xml:space="preserve">def</w:t>
        </w:r>
      </w:ins>
      <w:ins w:id="505" w:author="PR Preview" w:date="2026-01-01T00:00:00Z">
        <w:r>
          <w:rPr>
            <w:rStyle w:val="NormalTok"/>
          </w:rPr>
          <w:t xml:space="preserve"> grad(beta):</w:t>
        </w:r>
      </w:ins>
      <w:ins w:id="506" w:author="PR Preview" w:date="2026-01-01T00:00:00Z">
        <w:r>
          <w:br/>
        </w:r>
      </w:ins>
      <w:ins w:id="507" w:author="PR Preview" w:date="2026-01-01T00:00:00Z">
        <w:r>
          <w:rPr>
            <w:rStyle w:val="NormalTok"/>
          </w:rPr>
          <w:t xml:space="preserve">    </w:t>
        </w:r>
      </w:ins>
      <w:ins w:id="508" w:author="PR Preview" w:date="2026-01-01T00:00:00Z">
        <w:r>
          <w:rPr>
            <w:rStyle w:val="ControlFlowTok"/>
          </w:rPr>
          <w:t xml:space="preserve">return</w:t>
        </w:r>
      </w:ins>
      <w:ins w:id="509" w:author="PR Preview" w:date="2026-01-01T00:00:00Z">
        <w:r>
          <w:rPr>
            <w:rStyle w:val="NormalTok"/>
          </w:rPr>
          <w:t xml:space="preserve"> </w:t>
        </w:r>
      </w:ins>
      <w:ins w:id="510" w:author="PR Preview" w:date="2026-01-01T00:00:00Z">
        <w:r>
          <w:rPr>
            <w:rStyle w:val="OperatorTok"/>
          </w:rPr>
          <w:t xml:space="preserve">-</w:t>
        </w:r>
      </w:ins>
      <w:ins w:id="511" w:author="PR Preview" w:date="2026-01-01T00:00:00Z">
        <w:r>
          <w:rPr>
            <w:rStyle w:val="DecValTok"/>
          </w:rPr>
          <w:t xml:space="preserve">2</w:t>
        </w:r>
      </w:ins>
      <w:ins w:id="512" w:author="PR Preview" w:date="2026-01-01T00:00:00Z">
        <w:r>
          <w:rPr>
            <w:rStyle w:val="NormalTok"/>
          </w:rPr>
          <w:t xml:space="preserve"> </w:t>
        </w:r>
      </w:ins>
      <w:ins w:id="513" w:author="PR Preview" w:date="2026-01-01T00:00:00Z">
        <w:r>
          <w:rPr>
            <w:rStyle w:val="OperatorTok"/>
          </w:rPr>
          <w:t xml:space="preserve">*</w:t>
        </w:r>
      </w:ins>
      <w:ins w:id="514" w:author="PR Preview" w:date="2026-01-01T00:00:00Z">
        <w:r>
          <w:rPr>
            <w:rStyle w:val="NormalTok"/>
          </w:rPr>
          <w:t xml:space="preserve"> X.T </w:t>
        </w:r>
      </w:ins>
      <w:ins w:id="515" w:author="PR Preview" w:date="2026-01-01T00:00:00Z">
        <w:r>
          <w:rPr>
            <w:rStyle w:val="OperatorTok"/>
          </w:rPr>
          <w:t xml:space="preserve">@</w:t>
        </w:r>
      </w:ins>
      <w:ins w:id="516" w:author="PR Preview" w:date="2026-01-01T00:00:00Z">
        <w:r>
          <w:rPr>
            <w:rStyle w:val="NormalTok"/>
          </w:rPr>
          <w:t xml:space="preserve"> (y </w:t>
        </w:r>
      </w:ins>
      <w:ins w:id="517" w:author="PR Preview" w:date="2026-01-01T00:00:00Z">
        <w:r>
          <w:rPr>
            <w:rStyle w:val="OperatorTok"/>
          </w:rPr>
          <w:t xml:space="preserve">-</w:t>
        </w:r>
      </w:ins>
      <w:ins w:id="518" w:author="PR Preview" w:date="2026-01-01T00:00:00Z">
        <w:r>
          <w:rPr>
            <w:rStyle w:val="NormalTok"/>
          </w:rPr>
          <w:t xml:space="preserve"> X </w:t>
        </w:r>
      </w:ins>
      <w:ins w:id="519" w:author="PR Preview" w:date="2026-01-01T00:00:00Z">
        <w:r>
          <w:rPr>
            <w:rStyle w:val="OperatorTok"/>
          </w:rPr>
          <w:t xml:space="preserve">@</w:t>
        </w:r>
      </w:ins>
      <w:ins w:id="520" w:author="PR Preview" w:date="2026-01-01T00:00:00Z">
        <w:r>
          <w:rPr>
            <w:rStyle w:val="NormalTok"/>
          </w:rPr>
          <w:t xml:space="preserve"> beta)</w:t>
        </w:r>
      </w:ins>
      <w:ins w:id="521" w:author="PR Preview" w:date="2026-01-01T00:00:00Z">
        <w:r>
          <w:br/>
        </w:r>
      </w:ins>
      <w:ins w:id="522" w:author="PR Preview" w:date="2026-01-01T00:00:00Z">
        <w:r>
          <w:br/>
        </w:r>
      </w:ins>
      <w:ins w:id="523" w:author="PR Preview" w:date="2026-01-01T00:00:00Z">
        <w:r>
          <w:rPr>
            <w:rStyle w:val="NormalTok"/>
          </w:rPr>
          <w:t xml:space="preserve">beta_hat </w:t>
        </w:r>
      </w:ins>
      <w:ins w:id="524" w:author="PR Preview" w:date="2026-01-01T00:00:00Z">
        <w:r>
          <w:rPr>
            <w:rStyle w:val="OperatorTok"/>
          </w:rPr>
          <w:t xml:space="preserve">=</w:t>
        </w:r>
      </w:ins>
      <w:ins w:id="525" w:author="PR Preview" w:date="2026-01-01T00:00:00Z">
        <w:r>
          <w:rPr>
            <w:rStyle w:val="NormalTok"/>
          </w:rPr>
          <w:t xml:space="preserve"> np.linalg.solve(X.T </w:t>
        </w:r>
      </w:ins>
      <w:ins w:id="526" w:author="PR Preview" w:date="2026-01-01T00:00:00Z">
        <w:r>
          <w:rPr>
            <w:rStyle w:val="OperatorTok"/>
          </w:rPr>
          <w:t xml:space="preserve">@</w:t>
        </w:r>
      </w:ins>
      <w:ins w:id="527" w:author="PR Preview" w:date="2026-01-01T00:00:00Z">
        <w:r>
          <w:rPr>
            <w:rStyle w:val="NormalTok"/>
          </w:rPr>
          <w:t xml:space="preserve"> X, X.T </w:t>
        </w:r>
      </w:ins>
      <w:ins w:id="528" w:author="PR Preview" w:date="2026-01-01T00:00:00Z">
        <w:r>
          <w:rPr>
            <w:rStyle w:val="OperatorTok"/>
          </w:rPr>
          <w:t xml:space="preserve">@</w:t>
        </w:r>
      </w:ins>
      <w:ins w:id="529" w:author="PR Preview" w:date="2026-01-01T00:00:00Z">
        <w:r>
          <w:rPr>
            <w:rStyle w:val="NormalTok"/>
          </w:rPr>
          <w:t xml:space="preserve"> y)</w:t>
        </w:r>
      </w:ins>
      <w:ins w:id="530" w:author="PR Preview" w:date="2026-01-01T00:00:00Z">
        <w:r>
          <w:br/>
        </w:r>
      </w:ins>
      <w:ins w:id="531" w:author="PR Preview" w:date="2026-01-01T00:00:00Z">
        <w:r>
          <w:rPr>
            <w:rStyle w:val="NormalTok"/>
          </w:rPr>
          <w:t xml:space="preserve">grad_hat </w:t>
        </w:r>
      </w:ins>
      <w:ins w:id="532" w:author="PR Preview" w:date="2026-01-01T00:00:00Z">
        <w:r>
          <w:rPr>
            <w:rStyle w:val="OperatorTok"/>
          </w:rPr>
          <w:t xml:space="preserve">=</w:t>
        </w:r>
      </w:ins>
      <w:ins w:id="533" w:author="PR Preview" w:date="2026-01-01T00:00:00Z">
        <w:r>
          <w:rPr>
            <w:rStyle w:val="NormalTok"/>
          </w:rPr>
          <w:t xml:space="preserve"> grad(beta_hat)</w:t>
        </w:r>
      </w:ins>
      <w:ins w:id="534" w:author="PR Preview" w:date="2026-01-01T00:00:00Z">
        <w:r>
          <w:br/>
        </w:r>
      </w:ins>
      <w:ins w:id="535" w:author="PR Preview" w:date="2026-01-01T00:00:00Z">
        <w:r>
          <w:rPr>
            <w:rStyle w:val="NormalTok"/>
          </w:rPr>
          <w:t xml:space="preserve">grad_zero </w:t>
        </w:r>
      </w:ins>
      <w:ins w:id="536" w:author="PR Preview" w:date="2026-01-01T00:00:00Z">
        <w:r>
          <w:rPr>
            <w:rStyle w:val="OperatorTok"/>
          </w:rPr>
          <w:t xml:space="preserve">=</w:t>
        </w:r>
      </w:ins>
      <w:ins w:id="537" w:author="PR Preview" w:date="2026-01-01T00:00:00Z">
        <w:r>
          <w:rPr>
            <w:rStyle w:val="NormalTok"/>
          </w:rPr>
          <w:t xml:space="preserve"> grad(np.zeros(</w:t>
        </w:r>
      </w:ins>
      <w:ins w:id="538" w:author="PR Preview" w:date="2026-01-01T00:00:00Z">
        <w:r>
          <w:rPr>
            <w:rStyle w:val="DecValTok"/>
          </w:rPr>
          <w:t xml:space="preserve">2</w:t>
        </w:r>
      </w:ins>
      <w:ins w:id="539" w:author="PR Preview" w:date="2026-01-01T00:00:00Z">
        <w:r>
          <w:rPr>
            <w:rStyle w:val="NormalTok"/>
          </w:rPr>
          <w:t xml:space="preserve">))</w:t>
        </w:r>
      </w:ins>
      <w:ins w:id="540" w:author="PR Preview" w:date="2026-01-01T00:00:00Z">
        <w:r>
          <w:br/>
        </w:r>
      </w:ins>
      <w:ins w:id="541" w:author="PR Preview" w:date="2026-01-01T00:00:00Z">
        <w:r>
          <w:br/>
        </w:r>
      </w:ins>
      <w:ins w:id="542" w:author="PR Preview" w:date="2026-01-01T00:00:00Z">
        <w:r>
          <w:rPr>
            <w:rStyle w:val="NormalTok"/>
          </w:rPr>
          <w:t xml:space="preserve">pd.DataFrame(</w:t>
        </w:r>
      </w:ins>
      <w:ins w:id="543" w:author="PR Preview" w:date="2026-01-01T00:00:00Z">
        <w:r>
          <w:br/>
        </w:r>
      </w:ins>
      <w:ins w:id="544" w:author="PR Preview" w:date="2026-01-01T00:00:00Z">
        <w:r>
          <w:rPr>
            <w:rStyle w:val="NormalTok"/>
          </w:rPr>
          <w:t xml:space="preserve">    {</w:t>
        </w:r>
      </w:ins>
      <w:ins w:id="545" w:author="PR Preview" w:date="2026-01-01T00:00:00Z">
        <w:r>
          <w:rPr>
            <w:rStyle w:val="StringTok"/>
          </w:rPr>
          <w:t xml:space="preserve">"beta"</w:t>
        </w:r>
      </w:ins>
      <w:ins w:id="546" w:author="PR Preview" w:date="2026-01-01T00:00:00Z">
        <w:r>
          <w:rPr>
            <w:rStyle w:val="NormalTok"/>
          </w:rPr>
          <w:t xml:space="preserve">: [beta_hat, np.zeros(</w:t>
        </w:r>
      </w:ins>
      <w:ins w:id="547" w:author="PR Preview" w:date="2026-01-01T00:00:00Z">
        <w:r>
          <w:rPr>
            <w:rStyle w:val="DecValTok"/>
          </w:rPr>
          <w:t xml:space="preserve">2</w:t>
        </w:r>
      </w:ins>
      <w:ins w:id="548" w:author="PR Preview" w:date="2026-01-01T00:00:00Z">
        <w:r>
          <w:rPr>
            <w:rStyle w:val="NormalTok"/>
          </w:rPr>
          <w:t xml:space="preserve">)], </w:t>
        </w:r>
      </w:ins>
      <w:ins w:id="549" w:author="PR Preview" w:date="2026-01-01T00:00:00Z">
        <w:r>
          <w:rPr>
            <w:rStyle w:val="StringTok"/>
          </w:rPr>
          <w:t xml:space="preserve">"gradient"</w:t>
        </w:r>
      </w:ins>
      <w:ins w:id="550" w:author="PR Preview" w:date="2026-01-01T00:00:00Z">
        <w:r>
          <w:rPr>
            <w:rStyle w:val="NormalTok"/>
          </w:rPr>
          <w:t xml:space="preserve">: [grad_hat, grad_zero]},</w:t>
        </w:r>
      </w:ins>
      <w:ins w:id="551" w:author="PR Preview" w:date="2026-01-01T00:00:00Z">
        <w:r>
          <w:br/>
        </w:r>
      </w:ins>
      <w:ins w:id="552" w:author="PR Preview" w:date="2026-01-01T00:00:00Z">
        <w:r>
          <w:rPr>
            <w:rStyle w:val="NormalTok"/>
          </w:rPr>
          <w:t xml:space="preserve">    index</w:t>
        </w:r>
      </w:ins>
      <w:ins w:id="553" w:author="PR Preview" w:date="2026-01-01T00:00:00Z">
        <w:r>
          <w:rPr>
            <w:rStyle w:val="OperatorTok"/>
          </w:rPr>
          <w:t xml:space="preserve">=</w:t>
        </w:r>
      </w:ins>
      <w:ins w:id="554" w:author="PR Preview" w:date="2026-01-01T00:00:00Z">
        <w:r>
          <w:rPr>
            <w:rStyle w:val="NormalTok"/>
          </w:rPr>
          <w:t xml:space="preserve">[</w:t>
        </w:r>
      </w:ins>
      <w:ins w:id="555" w:author="PR Preview" w:date="2026-01-01T00:00:00Z">
        <w:r>
          <w:rPr>
            <w:rStyle w:val="StringTok"/>
          </w:rPr>
          <w:t xml:space="preserve">"solution"</w:t>
        </w:r>
      </w:ins>
      <w:ins w:id="556" w:author="PR Preview" w:date="2026-01-01T00:00:00Z">
        <w:r>
          <w:rPr>
            <w:rStyle w:val="NormalTok"/>
          </w:rPr>
          <w:t xml:space="preserve">, </w:t>
        </w:r>
      </w:ins>
      <w:ins w:id="557" w:author="PR Preview" w:date="2026-01-01T00:00:00Z">
        <w:r>
          <w:rPr>
            <w:rStyle w:val="StringTok"/>
          </w:rPr>
          <w:t xml:space="preserve">"zero vector"</w:t>
        </w:r>
      </w:ins>
      <w:ins w:id="558" w:author="PR Preview" w:date="2026-01-01T00:00:00Z">
        <w:r>
          <w:rPr>
            <w:rStyle w:val="NormalTok"/>
          </w:rPr>
          <w:t xml:space="preserve">],</w:t>
        </w:r>
      </w:ins>
      <w:ins w:id="559" w:author="PR Preview" w:date="2026-01-01T00:00:00Z">
        <w:r>
          <w:br/>
        </w:r>
      </w:ins>
      <w:ins w:id="560" w:author="PR Preview" w:date="2026-01-01T00:00:00Z">
        <w:r>
          <w:rPr>
            <w:rStyle w:val="NormalTok"/>
          </w:rPr>
          <w:t xml:space="preserve">)</w:t>
        </w:r>
      </w:ins>
      <w:ins w:id="561" w:author="PR Preview" w:date="2026-01-01T00:00:00Z">
        <w:r>
          <w:br/>
        </w:r>
      </w:ins>
      <w:ins w:id="562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563" w:author="PR Preview" w:date="2026-01-01T00:00:00Z">
        <w:r>
          <w:br/>
        </w:r>
      </w:ins>
      <w:ins w:id="564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565" w:author="PR Preview" w:date="2026-01-01T00:00:00Z">
        <w:r>
          <w:br/>
        </w:r>
      </w:ins>
      <w:ins w:id="566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567" w:author="PR Preview" w:date="2026-01-01T00:00:00Z">
        <w:r>
          <w:rPr>
            <w:rStyle w:val="NormalTok"/>
          </w:rPr>
          <w:delText xml:space="preserve">auto </w:delText>
        </w:r>
      </w:del>
      <w:del w:id="568" w:author="PR Preview" w:date="2026-01-01T00:00:00Z">
        <w:r>
          <w:rPr>
            <w:rStyle w:val="OtherTok"/>
          </w:rPr>
          <w:delText xml:space="preserve">&lt;-</w:delText>
        </w:r>
      </w:del>
      <w:del w:id="569" w:author="PR Preview" w:date="2026-01-01T00:00:00Z">
        <w:r>
          <w:rPr>
            <w:rStyle w:val="NormalTok"/>
          </w:rPr>
          <w:delText xml:space="preserve"> </w:delText>
        </w:r>
      </w:del>
      <w:del w:id="570" w:author="PR Preview" w:date="2026-01-01T00:00:00Z">
        <w:r>
          <w:rPr>
            <w:rStyle w:val="FunctionTok"/>
          </w:rPr>
          <w:delText xml:space="preserve">read.csv</w:delText>
        </w:r>
      </w:del>
      <w:del w:id="571" w:author="PR Preview" w:date="2026-01-01T00:00:00Z">
        <w:r>
          <w:rPr>
            <w:rStyle w:val="NormalTok"/>
          </w:rPr>
          <w:delText xml:space="preserve">(</w:delText>
        </w:r>
      </w:del>
      <w:del w:id="572" w:author="PR Preview" w:date="2026-01-01T00:00:00Z">
        <w:r>
          <w:rPr>
            <w:rStyle w:val="StringTok"/>
          </w:rPr>
          <w:delText xml:space="preserve">"data/auto.csv"</w:delText>
        </w:r>
      </w:del>
      <w:del w:id="573" w:author="PR Preview" w:date="2026-01-01T00:00:00Z">
        <w:r>
          <w:rPr>
            <w:rStyle w:val="NormalTok"/>
          </w:rPr>
          <w:delText xml:space="preserve">)</w:delText>
        </w:r>
      </w:del>
      <w:del w:id="574" w:author="PR Preview" w:date="2026-01-01T00:00:00Z">
        <w:r>
          <w:br/>
        </w:r>
      </w:del>
      <w:del w:id="575" w:author="PR Preview" w:date="2026-01-01T00:00:00Z">
        <w:r>
          <w:rPr>
            <w:rStyle w:val="NormalTok"/>
          </w:rPr>
          <w:delText xml:space="preserve">y </w:delText>
        </w:r>
      </w:del>
      <w:del w:id="576" w:author="PR Preview" w:date="2026-01-01T00:00:00Z">
        <w:r>
          <w:rPr>
            <w:rStyle w:val="OtherTok"/>
          </w:rPr>
          <w:delText xml:space="preserve">&lt;-</w:delText>
        </w:r>
      </w:del>
      <w:del w:id="577" w:author="PR Preview" w:date="2026-01-01T00:00:00Z">
        <w:r>
          <w:rPr>
            <w:rStyle w:val="NormalTok"/>
          </w:rPr>
          <w:delText xml:space="preserve"> auto</w:delText>
        </w:r>
      </w:del>
      <w:del w:id="578" w:author="PR Preview" w:date="2026-01-01T00:00:00Z">
        <w:r>
          <w:rPr>
            <w:rStyle w:val="SpecialCharTok"/>
          </w:rPr>
          <w:delText xml:space="preserve">$</w:delText>
        </w:r>
      </w:del>
      <w:del w:id="579" w:author="PR Preview" w:date="2026-01-01T00:00:00Z">
        <w:r>
          <w:rPr>
            <w:rStyle w:val="NormalTok"/>
          </w:rPr>
          <w:delText xml:space="preserve">mpg</w:delText>
        </w:r>
      </w:del>
      <w:del w:id="580" w:author="PR Preview" w:date="2026-01-01T00:00:00Z">
        <w:r>
          <w:br/>
        </w:r>
      </w:del>
      <w:del w:id="581" w:author="PR Preview" w:date="2026-01-01T00:00:00Z">
        <w:r>
          <w:rPr>
            <w:rStyle w:val="NormalTok"/>
          </w:rPr>
          <w:delText xml:space="preserve">X </w:delText>
        </w:r>
      </w:del>
      <w:del w:id="582" w:author="PR Preview" w:date="2026-01-01T00:00:00Z">
        <w:r>
          <w:rPr>
            <w:rStyle w:val="OtherTok"/>
          </w:rPr>
          <w:delText xml:space="preserve">&lt;-</w:delText>
        </w:r>
      </w:del>
      <w:del w:id="583" w:author="PR Preview" w:date="2026-01-01T00:00:00Z">
        <w:r>
          <w:rPr>
            <w:rStyle w:val="NormalTok"/>
          </w:rPr>
          <w:delText xml:space="preserve"> </w:delText>
        </w:r>
      </w:del>
      <w:del w:id="584" w:author="PR Preview" w:date="2026-01-01T00:00:00Z">
        <w:r>
          <w:rPr>
            <w:rStyle w:val="FunctionTok"/>
          </w:rPr>
          <w:delText xml:space="preserve">cbind</w:delText>
        </w:r>
      </w:del>
      <w:del w:id="585" w:author="PR Preview" w:date="2026-01-01T00:00:00Z">
        <w:r>
          <w:rPr>
            <w:rStyle w:val="NormalTok"/>
          </w:rPr>
          <w:delText xml:space="preserve">(</w:delText>
        </w:r>
      </w:del>
      <w:del w:id="586" w:author="PR Preview" w:date="2026-01-01T00:00:00Z">
        <w:r>
          <w:rPr>
            <w:rStyle w:val="DecValTok"/>
          </w:rPr>
          <w:delText xml:space="preserve">1</w:delText>
        </w:r>
      </w:del>
      <w:del w:id="587" w:author="PR Preview" w:date="2026-01-01T00:00:00Z">
        <w:r>
          <w:rPr>
            <w:rStyle w:val="NormalTok"/>
          </w:rPr>
          <w:delText xml:space="preserve">, auto</w:delText>
        </w:r>
      </w:del>
      <w:del w:id="588" w:author="PR Preview" w:date="2026-01-01T00:00:00Z">
        <w:r>
          <w:rPr>
            <w:rStyle w:val="SpecialCharTok"/>
          </w:rPr>
          <w:delText xml:space="preserve">$</w:delText>
        </w:r>
      </w:del>
      <w:del w:id="589" w:author="PR Preview" w:date="2026-01-01T00:00:00Z">
        <w:r>
          <w:rPr>
            <w:rStyle w:val="NormalTok"/>
          </w:rPr>
          <w:delText xml:space="preserve">horsepower)</w:delText>
        </w:r>
      </w:del>
      <w:del w:id="590" w:author="PR Preview" w:date="2026-01-01T00:00:00Z">
        <w:r>
          <w:br/>
        </w:r>
      </w:del>
      <w:del w:id="591" w:author="PR Preview" w:date="2026-01-01T00:00:00Z">
        <w:r>
          <w:br/>
        </w:r>
      </w:del>
      <w:del w:id="592" w:author="PR Preview" w:date="2026-01-01T00:00:00Z">
        <w:r>
          <w:rPr>
            <w:rStyle w:val="NormalTok"/>
          </w:rPr>
          <w:delText xml:space="preserve">grad </w:delText>
        </w:r>
      </w:del>
      <w:del w:id="593" w:author="PR Preview" w:date="2026-01-01T00:00:00Z">
        <w:r>
          <w:rPr>
            <w:rStyle w:val="OtherTok"/>
          </w:rPr>
          <w:delText xml:space="preserve">&lt;-</w:delText>
        </w:r>
      </w:del>
      <w:del w:id="594" w:author="PR Preview" w:date="2026-01-01T00:00:00Z">
        <w:r>
          <w:rPr>
            <w:rStyle w:val="NormalTok"/>
          </w:rPr>
          <w:delText xml:space="preserve"> </w:delText>
        </w:r>
      </w:del>
      <w:del w:id="595" w:author="PR Preview" w:date="2026-01-01T00:00:00Z">
        <w:r>
          <w:rPr>
            <w:rStyle w:val="ControlFlowTok"/>
          </w:rPr>
          <w:delText xml:space="preserve">function</w:delText>
        </w:r>
      </w:del>
      <w:del w:id="596" w:author="PR Preview" w:date="2026-01-01T00:00:00Z">
        <w:r>
          <w:rPr>
            <w:rStyle w:val="NormalTok"/>
          </w:rPr>
          <w:delText xml:space="preserve">(beta) </w:delText>
        </w:r>
      </w:del>
      <w:del w:id="597" w:author="PR Preview" w:date="2026-01-01T00:00:00Z">
        <w:r>
          <w:rPr>
            <w:rStyle w:val="SpecialCharTok"/>
          </w:rPr>
          <w:delText xml:space="preserve">-</w:delText>
        </w:r>
      </w:del>
      <w:del w:id="598" w:author="PR Preview" w:date="2026-01-01T00:00:00Z">
        <w:r>
          <w:rPr>
            <w:rStyle w:val="DecValTok"/>
          </w:rPr>
          <w:delText xml:space="preserve">2</w:delText>
        </w:r>
      </w:del>
      <w:del w:id="599" w:author="PR Preview" w:date="2026-01-01T00:00:00Z">
        <w:r>
          <w:rPr>
            <w:rStyle w:val="NormalTok"/>
          </w:rPr>
          <w:delText xml:space="preserve"> </w:delText>
        </w:r>
      </w:del>
      <w:del w:id="600" w:author="PR Preview" w:date="2026-01-01T00:00:00Z">
        <w:r>
          <w:rPr>
            <w:rStyle w:val="SpecialCharTok"/>
          </w:rPr>
          <w:delText xml:space="preserve">*</w:delText>
        </w:r>
      </w:del>
      <w:del w:id="601" w:author="PR Preview" w:date="2026-01-01T00:00:00Z">
        <w:r>
          <w:rPr>
            <w:rStyle w:val="NormalTok"/>
          </w:rPr>
          <w:delText xml:space="preserve"> </w:delText>
        </w:r>
      </w:del>
      <w:del w:id="602" w:author="PR Preview" w:date="2026-01-01T00:00:00Z">
        <w:r>
          <w:rPr>
            <w:rStyle w:val="FunctionTok"/>
          </w:rPr>
          <w:delText xml:space="preserve">t</w:delText>
        </w:r>
      </w:del>
      <w:del w:id="603" w:author="PR Preview" w:date="2026-01-01T00:00:00Z">
        <w:r>
          <w:rPr>
            <w:rStyle w:val="NormalTok"/>
          </w:rPr>
          <w:delText xml:space="preserve">(X) </w:delText>
        </w:r>
      </w:del>
      <w:del w:id="604" w:author="PR Preview" w:date="2026-01-01T00:00:00Z">
        <w:r>
          <w:rPr>
            <w:rStyle w:val="SpecialCharTok"/>
          </w:rPr>
          <w:delText xml:space="preserve">%*%</w:delText>
        </w:r>
      </w:del>
      <w:del w:id="605" w:author="PR Preview" w:date="2026-01-01T00:00:00Z">
        <w:r>
          <w:rPr>
            <w:rStyle w:val="NormalTok"/>
          </w:rPr>
          <w:delText xml:space="preserve"> (y </w:delText>
        </w:r>
      </w:del>
      <w:del w:id="606" w:author="PR Preview" w:date="2026-01-01T00:00:00Z">
        <w:r>
          <w:rPr>
            <w:rStyle w:val="SpecialCharTok"/>
          </w:rPr>
          <w:delText xml:space="preserve">-</w:delText>
        </w:r>
      </w:del>
      <w:del w:id="607" w:author="PR Preview" w:date="2026-01-01T00:00:00Z">
        <w:r>
          <w:rPr>
            <w:rStyle w:val="NormalTok"/>
          </w:rPr>
          <w:delText xml:space="preserve"> X </w:delText>
        </w:r>
      </w:del>
      <w:del w:id="608" w:author="PR Preview" w:date="2026-01-01T00:00:00Z">
        <w:r>
          <w:rPr>
            <w:rStyle w:val="SpecialCharTok"/>
          </w:rPr>
          <w:delText xml:space="preserve">%*%</w:delText>
        </w:r>
      </w:del>
      <w:del w:id="609" w:author="PR Preview" w:date="2026-01-01T00:00:00Z">
        <w:r>
          <w:rPr>
            <w:rStyle w:val="NormalTok"/>
          </w:rPr>
          <w:delText xml:space="preserve"> beta)</w:delText>
        </w:r>
      </w:del>
      <w:del w:id="610" w:author="PR Preview" w:date="2026-01-01T00:00:00Z">
        <w:r>
          <w:br/>
        </w:r>
      </w:del>
      <w:del w:id="611" w:author="PR Preview" w:date="2026-01-01T00:00:00Z">
        <w:r>
          <w:br/>
        </w:r>
      </w:del>
      <w:del w:id="612" w:author="PR Preview" w:date="2026-01-01T00:00:00Z">
        <w:r>
          <w:rPr>
            <w:rStyle w:val="NormalTok"/>
          </w:rPr>
          <w:delText xml:space="preserve">beta_hat </w:delText>
        </w:r>
      </w:del>
      <w:del w:id="613" w:author="PR Preview" w:date="2026-01-01T00:00:00Z">
        <w:r>
          <w:rPr>
            <w:rStyle w:val="OtherTok"/>
          </w:rPr>
          <w:delText xml:space="preserve">&lt;-</w:delText>
        </w:r>
      </w:del>
      <w:del w:id="614" w:author="PR Preview" w:date="2026-01-01T00:00:00Z">
        <w:r>
          <w:rPr>
            <w:rStyle w:val="NormalTok"/>
          </w:rPr>
          <w:delText xml:space="preserve"> </w:delText>
        </w:r>
      </w:del>
      <w:del w:id="615" w:author="PR Preview" w:date="2026-01-01T00:00:00Z">
        <w:r>
          <w:rPr>
            <w:rStyle w:val="FunctionTok"/>
          </w:rPr>
          <w:delText xml:space="preserve">solve</w:delText>
        </w:r>
      </w:del>
      <w:del w:id="616" w:author="PR Preview" w:date="2026-01-01T00:00:00Z">
        <w:r>
          <w:rPr>
            <w:rStyle w:val="NormalTok"/>
          </w:rPr>
          <w:delText xml:space="preserve">(</w:delText>
        </w:r>
      </w:del>
      <w:del w:id="617" w:author="PR Preview" w:date="2026-01-01T00:00:00Z">
        <w:r>
          <w:rPr>
            <w:rStyle w:val="FunctionTok"/>
          </w:rPr>
          <w:delText xml:space="preserve">t</w:delText>
        </w:r>
      </w:del>
      <w:del w:id="618" w:author="PR Preview" w:date="2026-01-01T00:00:00Z">
        <w:r>
          <w:rPr>
            <w:rStyle w:val="NormalTok"/>
          </w:rPr>
          <w:delText xml:space="preserve">(X) </w:delText>
        </w:r>
      </w:del>
      <w:del w:id="619" w:author="PR Preview" w:date="2026-01-01T00:00:00Z">
        <w:r>
          <w:rPr>
            <w:rStyle w:val="SpecialCharTok"/>
          </w:rPr>
          <w:delText xml:space="preserve">%*%</w:delText>
        </w:r>
      </w:del>
      <w:del w:id="620" w:author="PR Preview" w:date="2026-01-01T00:00:00Z">
        <w:r>
          <w:rPr>
            <w:rStyle w:val="NormalTok"/>
          </w:rPr>
          <w:delText xml:space="preserve"> X, </w:delText>
        </w:r>
      </w:del>
      <w:del w:id="621" w:author="PR Preview" w:date="2026-01-01T00:00:00Z">
        <w:r>
          <w:rPr>
            <w:rStyle w:val="FunctionTok"/>
          </w:rPr>
          <w:delText xml:space="preserve">t</w:delText>
        </w:r>
      </w:del>
      <w:del w:id="622" w:author="PR Preview" w:date="2026-01-01T00:00:00Z">
        <w:r>
          <w:rPr>
            <w:rStyle w:val="NormalTok"/>
          </w:rPr>
          <w:delText xml:space="preserve">(X) </w:delText>
        </w:r>
      </w:del>
      <w:del w:id="623" w:author="PR Preview" w:date="2026-01-01T00:00:00Z">
        <w:r>
          <w:rPr>
            <w:rStyle w:val="SpecialCharTok"/>
          </w:rPr>
          <w:delText xml:space="preserve">%*%</w:delText>
        </w:r>
      </w:del>
      <w:del w:id="624" w:author="PR Preview" w:date="2026-01-01T00:00:00Z">
        <w:r>
          <w:rPr>
            <w:rStyle w:val="NormalTok"/>
          </w:rPr>
          <w:delText xml:space="preserve"> y)</w:delText>
        </w:r>
      </w:del>
      <w:del w:id="625" w:author="PR Preview" w:date="2026-01-01T00:00:00Z">
        <w:r>
          <w:br/>
        </w:r>
      </w:del>
      <w:del w:id="626" w:author="PR Preview" w:date="2026-01-01T00:00:00Z">
        <w:r>
          <w:rPr>
            <w:rStyle w:val="NormalTok"/>
          </w:rPr>
          <w:delText xml:space="preserve">grad_hat </w:delText>
        </w:r>
      </w:del>
      <w:del w:id="627" w:author="PR Preview" w:date="2026-01-01T00:00:00Z">
        <w:r>
          <w:rPr>
            <w:rStyle w:val="OtherTok"/>
          </w:rPr>
          <w:delText xml:space="preserve">&lt;-</w:delText>
        </w:r>
      </w:del>
      <w:del w:id="628" w:author="PR Preview" w:date="2026-01-01T00:00:00Z">
        <w:r>
          <w:rPr>
            <w:rStyle w:val="NormalTok"/>
          </w:rPr>
          <w:delText xml:space="preserve"> </w:delText>
        </w:r>
      </w:del>
      <w:del w:id="629" w:author="PR Preview" w:date="2026-01-01T00:00:00Z">
        <w:r>
          <w:rPr>
            <w:rStyle w:val="FunctionTok"/>
          </w:rPr>
          <w:delText xml:space="preserve">grad</w:delText>
        </w:r>
      </w:del>
      <w:del w:id="630" w:author="PR Preview" w:date="2026-01-01T00:00:00Z">
        <w:r>
          <w:rPr>
            <w:rStyle w:val="NormalTok"/>
          </w:rPr>
          <w:delText xml:space="preserve">(beta_hat)</w:delText>
        </w:r>
      </w:del>
      <w:del w:id="631" w:author="PR Preview" w:date="2026-01-01T00:00:00Z">
        <w:r>
          <w:br/>
        </w:r>
      </w:del>
      <w:del w:id="632" w:author="PR Preview" w:date="2026-01-01T00:00:00Z">
        <w:r>
          <w:rPr>
            <w:rStyle w:val="NormalTok"/>
          </w:rPr>
          <w:delText xml:space="preserve">grad_zero </w:delText>
        </w:r>
      </w:del>
      <w:del w:id="633" w:author="PR Preview" w:date="2026-01-01T00:00:00Z">
        <w:r>
          <w:rPr>
            <w:rStyle w:val="OtherTok"/>
          </w:rPr>
          <w:delText xml:space="preserve">&lt;-</w:delText>
        </w:r>
      </w:del>
      <w:del w:id="634" w:author="PR Preview" w:date="2026-01-01T00:00:00Z">
        <w:r>
          <w:rPr>
            <w:rStyle w:val="NormalTok"/>
          </w:rPr>
          <w:delText xml:space="preserve"> </w:delText>
        </w:r>
      </w:del>
      <w:del w:id="635" w:author="PR Preview" w:date="2026-01-01T00:00:00Z">
        <w:r>
          <w:rPr>
            <w:rStyle w:val="FunctionTok"/>
          </w:rPr>
          <w:delText xml:space="preserve">grad</w:delText>
        </w:r>
      </w:del>
      <w:del w:id="636" w:author="PR Preview" w:date="2026-01-01T00:00:00Z">
        <w:r>
          <w:rPr>
            <w:rStyle w:val="NormalTok"/>
          </w:rPr>
          <w:delText xml:space="preserve">(</w:delText>
        </w:r>
      </w:del>
      <w:del w:id="637" w:author="PR Preview" w:date="2026-01-01T00:00:00Z">
        <w:r>
          <w:rPr>
            <w:rStyle w:val="FunctionTok"/>
          </w:rPr>
          <w:delText xml:space="preserve">c</w:delText>
        </w:r>
      </w:del>
      <w:del w:id="638" w:author="PR Preview" w:date="2026-01-01T00:00:00Z">
        <w:r>
          <w:rPr>
            <w:rStyle w:val="NormalTok"/>
          </w:rPr>
          <w:delText xml:space="preserve">(</w:delText>
        </w:r>
      </w:del>
      <w:del w:id="639" w:author="PR Preview" w:date="2026-01-01T00:00:00Z">
        <w:r>
          <w:rPr>
            <w:rStyle w:val="DecValTok"/>
          </w:rPr>
          <w:delText xml:space="preserve">0</w:delText>
        </w:r>
      </w:del>
      <w:del w:id="640" w:author="PR Preview" w:date="2026-01-01T00:00:00Z">
        <w:r>
          <w:rPr>
            <w:rStyle w:val="NormalTok"/>
          </w:rPr>
          <w:delText xml:space="preserve">, </w:delText>
        </w:r>
      </w:del>
      <w:del w:id="641" w:author="PR Preview" w:date="2026-01-01T00:00:00Z">
        <w:r>
          <w:rPr>
            <w:rStyle w:val="DecValTok"/>
          </w:rPr>
          <w:delText xml:space="preserve">0</w:delText>
        </w:r>
      </w:del>
      <w:del w:id="642" w:author="PR Preview" w:date="2026-01-01T00:00:00Z">
        <w:r>
          <w:rPr>
            <w:rStyle w:val="NormalTok"/>
          </w:rPr>
          <w:delText xml:space="preserve">))</w:delText>
        </w:r>
      </w:del>
      <w:del w:id="643" w:author="PR Preview" w:date="2026-01-01T00:00:00Z">
        <w:r>
          <w:br/>
        </w:r>
      </w:del>
      <w:del w:id="644" w:author="PR Preview" w:date="2026-01-01T00:00:00Z">
        <w:r>
          <w:br/>
        </w:r>
      </w:del>
      <w:del w:id="645" w:author="PR Preview" w:date="2026-01-01T00:00:00Z">
        <w:r>
          <w:rPr>
            <w:rStyle w:val="FunctionTok"/>
          </w:rPr>
          <w:delText xml:space="preserve">list</w:delText>
        </w:r>
      </w:del>
      <w:del w:id="646" w:author="PR Preview" w:date="2026-01-01T00:00:00Z">
        <w:r>
          <w:rPr>
            <w:rStyle w:val="NormalTok"/>
          </w:rPr>
          <w:delText xml:space="preserve">(</w:delText>
        </w:r>
      </w:del>
      <w:del w:id="647" w:author="PR Preview" w:date="2026-01-01T00:00:00Z">
        <w:r>
          <w:br/>
        </w:r>
      </w:del>
      <w:del w:id="648" w:author="PR Preview" w:date="2026-01-01T00:00:00Z">
        <w:r>
          <w:rPr>
            <w:rStyle w:val="NormalTok"/>
          </w:rPr>
          <w:delText xml:space="preserve">  </w:delText>
        </w:r>
      </w:del>
      <w:del w:id="649" w:author="PR Preview" w:date="2026-01-01T00:00:00Z">
        <w:r>
          <w:rPr>
            <w:rStyle w:val="AttributeTok"/>
          </w:rPr>
          <w:delText xml:space="preserve">solution =</w:delText>
        </w:r>
      </w:del>
      <w:del w:id="650" w:author="PR Preview" w:date="2026-01-01T00:00:00Z">
        <w:r>
          <w:rPr>
            <w:rStyle w:val="NormalTok"/>
          </w:rPr>
          <w:delText xml:space="preserve"> </w:delText>
        </w:r>
      </w:del>
      <w:del w:id="651" w:author="PR Preview" w:date="2026-01-01T00:00:00Z">
        <w:r>
          <w:rPr>
            <w:rStyle w:val="FunctionTok"/>
          </w:rPr>
          <w:delText xml:space="preserve">list</w:delText>
        </w:r>
      </w:del>
      <w:del w:id="652" w:author="PR Preview" w:date="2026-01-01T00:00:00Z">
        <w:r>
          <w:rPr>
            <w:rStyle w:val="NormalTok"/>
          </w:rPr>
          <w:delText xml:space="preserve">(</w:delText>
        </w:r>
      </w:del>
      <w:del w:id="653" w:author="PR Preview" w:date="2026-01-01T00:00:00Z">
        <w:r>
          <w:rPr>
            <w:rStyle w:val="AttributeTok"/>
          </w:rPr>
          <w:delText xml:space="preserve">beta =</w:delText>
        </w:r>
      </w:del>
      <w:del w:id="654" w:author="PR Preview" w:date="2026-01-01T00:00:00Z">
        <w:r>
          <w:rPr>
            <w:rStyle w:val="NormalTok"/>
          </w:rPr>
          <w:delText xml:space="preserve"> </w:delText>
        </w:r>
      </w:del>
      <w:del w:id="655" w:author="PR Preview" w:date="2026-01-01T00:00:00Z">
        <w:r>
          <w:rPr>
            <w:rStyle w:val="FunctionTok"/>
          </w:rPr>
          <w:delText xml:space="preserve">c</w:delText>
        </w:r>
      </w:del>
      <w:del w:id="656" w:author="PR Preview" w:date="2026-01-01T00:00:00Z">
        <w:r>
          <w:rPr>
            <w:rStyle w:val="NormalTok"/>
          </w:rPr>
          <w:delText xml:space="preserve">(beta_hat), </w:delText>
        </w:r>
      </w:del>
      <w:del w:id="657" w:author="PR Preview" w:date="2026-01-01T00:00:00Z">
        <w:r>
          <w:rPr>
            <w:rStyle w:val="AttributeTok"/>
          </w:rPr>
          <w:delText xml:space="preserve">gradient =</w:delText>
        </w:r>
      </w:del>
      <w:del w:id="658" w:author="PR Preview" w:date="2026-01-01T00:00:00Z">
        <w:r>
          <w:rPr>
            <w:rStyle w:val="NormalTok"/>
          </w:rPr>
          <w:delText xml:space="preserve"> </w:delText>
        </w:r>
      </w:del>
      <w:del w:id="659" w:author="PR Preview" w:date="2026-01-01T00:00:00Z">
        <w:r>
          <w:rPr>
            <w:rStyle w:val="FunctionTok"/>
          </w:rPr>
          <w:delText xml:space="preserve">c</w:delText>
        </w:r>
      </w:del>
      <w:del w:id="660" w:author="PR Preview" w:date="2026-01-01T00:00:00Z">
        <w:r>
          <w:rPr>
            <w:rStyle w:val="NormalTok"/>
          </w:rPr>
          <w:delText xml:space="preserve">(grad_hat)),</w:delText>
        </w:r>
      </w:del>
      <w:del w:id="661" w:author="PR Preview" w:date="2026-01-01T00:00:00Z">
        <w:r>
          <w:br/>
        </w:r>
      </w:del>
      <w:del w:id="662" w:author="PR Preview" w:date="2026-01-01T00:00:00Z">
        <w:r>
          <w:rPr>
            <w:rStyle w:val="NormalTok"/>
          </w:rPr>
          <w:delText xml:space="preserve">  </w:delText>
        </w:r>
      </w:del>
      <w:del w:id="663" w:author="PR Preview" w:date="2026-01-01T00:00:00Z">
        <w:r>
          <w:rPr>
            <w:rStyle w:val="AttributeTok"/>
          </w:rPr>
          <w:delText xml:space="preserve">zero_vector =</w:delText>
        </w:r>
      </w:del>
      <w:del w:id="664" w:author="PR Preview" w:date="2026-01-01T00:00:00Z">
        <w:r>
          <w:rPr>
            <w:rStyle w:val="NormalTok"/>
          </w:rPr>
          <w:delText xml:space="preserve"> </w:delText>
        </w:r>
      </w:del>
      <w:del w:id="665" w:author="PR Preview" w:date="2026-01-01T00:00:00Z">
        <w:r>
          <w:rPr>
            <w:rStyle w:val="FunctionTok"/>
          </w:rPr>
          <w:delText xml:space="preserve">list</w:delText>
        </w:r>
      </w:del>
      <w:del w:id="666" w:author="PR Preview" w:date="2026-01-01T00:00:00Z">
        <w:r>
          <w:rPr>
            <w:rStyle w:val="NormalTok"/>
          </w:rPr>
          <w:delText xml:space="preserve">(</w:delText>
        </w:r>
      </w:del>
      <w:del w:id="667" w:author="PR Preview" w:date="2026-01-01T00:00:00Z">
        <w:r>
          <w:rPr>
            <w:rStyle w:val="AttributeTok"/>
          </w:rPr>
          <w:delText xml:space="preserve">beta =</w:delText>
        </w:r>
      </w:del>
      <w:del w:id="668" w:author="PR Preview" w:date="2026-01-01T00:00:00Z">
        <w:r>
          <w:rPr>
            <w:rStyle w:val="NormalTok"/>
          </w:rPr>
          <w:delText xml:space="preserve"> </w:delText>
        </w:r>
      </w:del>
      <w:del w:id="669" w:author="PR Preview" w:date="2026-01-01T00:00:00Z">
        <w:r>
          <w:rPr>
            <w:rStyle w:val="FunctionTok"/>
          </w:rPr>
          <w:delText xml:space="preserve">c</w:delText>
        </w:r>
      </w:del>
      <w:del w:id="670" w:author="PR Preview" w:date="2026-01-01T00:00:00Z">
        <w:r>
          <w:rPr>
            <w:rStyle w:val="NormalTok"/>
          </w:rPr>
          <w:delText xml:space="preserve">(</w:delText>
        </w:r>
      </w:del>
      <w:del w:id="671" w:author="PR Preview" w:date="2026-01-01T00:00:00Z">
        <w:r>
          <w:rPr>
            <w:rStyle w:val="DecValTok"/>
          </w:rPr>
          <w:delText xml:space="preserve">0</w:delText>
        </w:r>
      </w:del>
      <w:del w:id="672" w:author="PR Preview" w:date="2026-01-01T00:00:00Z">
        <w:r>
          <w:rPr>
            <w:rStyle w:val="NormalTok"/>
          </w:rPr>
          <w:delText xml:space="preserve">, </w:delText>
        </w:r>
      </w:del>
      <w:del w:id="673" w:author="PR Preview" w:date="2026-01-01T00:00:00Z">
        <w:r>
          <w:rPr>
            <w:rStyle w:val="DecValTok"/>
          </w:rPr>
          <w:delText xml:space="preserve">0</w:delText>
        </w:r>
      </w:del>
      <w:del w:id="674" w:author="PR Preview" w:date="2026-01-01T00:00:00Z">
        <w:r>
          <w:rPr>
            <w:rStyle w:val="NormalTok"/>
          </w:rPr>
          <w:delText xml:space="preserve">), </w:delText>
        </w:r>
      </w:del>
      <w:del w:id="675" w:author="PR Preview" w:date="2026-01-01T00:00:00Z">
        <w:r>
          <w:rPr>
            <w:rStyle w:val="AttributeTok"/>
          </w:rPr>
          <w:delText xml:space="preserve">gradient =</w:delText>
        </w:r>
      </w:del>
      <w:del w:id="676" w:author="PR Preview" w:date="2026-01-01T00:00:00Z">
        <w:r>
          <w:rPr>
            <w:rStyle w:val="NormalTok"/>
          </w:rPr>
          <w:delText xml:space="preserve"> </w:delText>
        </w:r>
      </w:del>
      <w:del w:id="677" w:author="PR Preview" w:date="2026-01-01T00:00:00Z">
        <w:r>
          <w:rPr>
            <w:rStyle w:val="FunctionTok"/>
          </w:rPr>
          <w:delText xml:space="preserve">c</w:delText>
        </w:r>
      </w:del>
      <w:del w:id="678" w:author="PR Preview" w:date="2026-01-01T00:00:00Z">
        <w:r>
          <w:rPr>
            <w:rStyle w:val="NormalTok"/>
          </w:rPr>
          <w:delText xml:space="preserve">(grad_zero))</w:delText>
        </w:r>
      </w:del>
      <w:del w:id="679" w:author="PR Preview" w:date="2026-01-01T00:00:00Z">
        <w:r>
          <w:br/>
        </w:r>
      </w:del>
      <w:del w:id="680" w:author="PR Preview" w:date="2026-01-01T00:00:00Z">
        <w:r>
          <w:rPr>
            <w:rStyle w:val="NormalTok"/>
          </w:rPr>
          <w:delText xml:space="preserve">)</w:delText>
        </w:r>
      </w:del>
      <w:del w:id="681" w:author="PR Preview" w:date="2026-01-01T00:00:00Z">
        <w:r>
          <w:br/>
        </w:r>
      </w:del>
      <w:del w:id="682" w:author="PR Preview" w:date="2026-01-01T00:00:00Z">
        <w:r>
          <w:rPr>
            <w:rStyle w:val="CommentTok"/>
          </w:rPr>
          <w:delText xml:space="preserve">#&gt; $solution</w:delText>
        </w:r>
      </w:del>
      <w:del w:id="683" w:author="PR Preview" w:date="2026-01-01T00:00:00Z">
        <w:r>
          <w:br/>
        </w:r>
      </w:del>
      <w:del w:id="684" w:author="PR Preview" w:date="2026-01-01T00:00:00Z">
        <w:r>
          <w:rPr>
            <w:rStyle w:val="CommentTok"/>
          </w:rPr>
          <w:delText xml:space="preserve">#&gt; $solution$beta</w:delText>
        </w:r>
      </w:del>
      <w:del w:id="685" w:author="PR Preview" w:date="2026-01-01T00:00:00Z">
        <w:r>
          <w:br/>
        </w:r>
      </w:del>
      <w:del w:id="686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687" w:author="PR Preview" w:date="2026-01-01T00:00:00Z">
        <w:r>
          <w:br/>
        </w:r>
      </w:del>
      <w:del w:id="688" w:author="PR Preview" w:date="2026-01-01T00:00:00Z">
        <w:r>
          <w:rPr>
            <w:rStyle w:val="CommentTok"/>
          </w:rPr>
          <w:delText xml:space="preserve">#&gt; </w:delText>
        </w:r>
      </w:del>
      <w:del w:id="689" w:author="PR Preview" w:date="2026-01-01T00:00:00Z">
        <w:r>
          <w:br/>
        </w:r>
      </w:del>
      <w:del w:id="690" w:author="PR Preview" w:date="2026-01-01T00:00:00Z">
        <w:r>
          <w:rPr>
            <w:rStyle w:val="CommentTok"/>
          </w:rPr>
          <w:delText xml:space="preserve">#&gt; $solution$gradient</w:delText>
        </w:r>
      </w:del>
      <w:del w:id="691" w:author="PR Preview" w:date="2026-01-01T00:00:00Z">
        <w:r>
          <w:br/>
        </w:r>
      </w:del>
      <w:del w:id="692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693" w:author="PR Preview" w:date="2026-01-01T00:00:00Z">
        <w:r>
          <w:br/>
        </w:r>
      </w:del>
      <w:del w:id="694" w:author="PR Preview" w:date="2026-01-01T00:00:00Z">
        <w:r>
          <w:rPr>
            <w:rStyle w:val="CommentTok"/>
          </w:rPr>
          <w:delText xml:space="preserve">#&gt; </w:delText>
        </w:r>
      </w:del>
      <w:del w:id="695" w:author="PR Preview" w:date="2026-01-01T00:00:00Z">
        <w:r>
          <w:br/>
        </w:r>
      </w:del>
      <w:del w:id="696" w:author="PR Preview" w:date="2026-01-01T00:00:00Z">
        <w:r>
          <w:rPr>
            <w:rStyle w:val="CommentTok"/>
          </w:rPr>
          <w:delText xml:space="preserve">#&gt; </w:delText>
        </w:r>
      </w:del>
      <w:del w:id="697" w:author="PR Preview" w:date="2026-01-01T00:00:00Z">
        <w:r>
          <w:br/>
        </w:r>
      </w:del>
      <w:del w:id="698" w:author="PR Preview" w:date="2026-01-01T00:00:00Z">
        <w:r>
          <w:rPr>
            <w:rStyle w:val="CommentTok"/>
          </w:rPr>
          <w:delText xml:space="preserve">#&gt; $zero_vector</w:delText>
        </w:r>
      </w:del>
      <w:del w:id="699" w:author="PR Preview" w:date="2026-01-01T00:00:00Z">
        <w:r>
          <w:br/>
        </w:r>
      </w:del>
      <w:del w:id="700" w:author="PR Preview" w:date="2026-01-01T00:00:00Z">
        <w:r>
          <w:rPr>
            <w:rStyle w:val="CommentTok"/>
          </w:rPr>
          <w:delText xml:space="preserve">#&gt; $zero_vector$beta</w:delText>
        </w:r>
      </w:del>
      <w:del w:id="701" w:author="PR Preview" w:date="2026-01-01T00:00:00Z">
        <w:r>
          <w:br/>
        </w:r>
      </w:del>
      <w:del w:id="702" w:author="PR Preview" w:date="2026-01-01T00:00:00Z">
        <w:r>
          <w:rPr>
            <w:rStyle w:val="CommentTok"/>
          </w:rPr>
          <w:delText xml:space="preserve">#&gt; [1] 0 0</w:delText>
        </w:r>
      </w:del>
      <w:del w:id="703" w:author="PR Preview" w:date="2026-01-01T00:00:00Z">
        <w:r>
          <w:br/>
        </w:r>
      </w:del>
      <w:del w:id="704" w:author="PR Preview" w:date="2026-01-01T00:00:00Z">
        <w:r>
          <w:rPr>
            <w:rStyle w:val="CommentTok"/>
          </w:rPr>
          <w:delText xml:space="preserve">#&gt; </w:delText>
        </w:r>
      </w:del>
      <w:del w:id="705" w:author="PR Preview" w:date="2026-01-01T00:00:00Z">
        <w:r>
          <w:br/>
        </w:r>
      </w:del>
      <w:del w:id="706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707" w:author="PR Preview" w:date="2026-01-01T00:00:00Z">
        <w:r>
          <w:br/>
        </w:r>
      </w:del>
      <w:del w:id="708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709" w:author="PR Preview" w:date="2026-01-01T00:00:00Z">
        <w:r>
          <w:rPr>
            <w:rStyle w:val="NormalTok"/>
          </w:rPr>
          <w:t xml:space="preserve">auto </w:t>
        </w:r>
      </w:ins>
      <w:ins w:id="710" w:author="PR Preview" w:date="2026-01-01T00:00:00Z">
        <w:r>
          <w:rPr>
            <w:rStyle w:val="OtherTok"/>
          </w:rPr>
          <w:t xml:space="preserve">&lt;-</w:t>
        </w:r>
      </w:ins>
      <w:ins w:id="711" w:author="PR Preview" w:date="2026-01-01T00:00:00Z">
        <w:r>
          <w:rPr>
            <w:rStyle w:val="NormalTok"/>
          </w:rPr>
          <w:t xml:space="preserve"> </w:t>
        </w:r>
      </w:ins>
      <w:ins w:id="712" w:author="PR Preview" w:date="2026-01-01T00:00:00Z">
        <w:r>
          <w:rPr>
            <w:rStyle w:val="FunctionTok"/>
          </w:rPr>
          <w:t xml:space="preserve">read.csv</w:t>
        </w:r>
      </w:ins>
      <w:ins w:id="713" w:author="PR Preview" w:date="2026-01-01T00:00:00Z">
        <w:r>
          <w:rPr>
            <w:rStyle w:val="NormalTok"/>
          </w:rPr>
          <w:t xml:space="preserve">(</w:t>
        </w:r>
      </w:ins>
      <w:ins w:id="714" w:author="PR Preview" w:date="2026-01-01T00:00:00Z">
        <w:r>
          <w:rPr>
            <w:rStyle w:val="StringTok"/>
          </w:rPr>
          <w:t xml:space="preserve">"data/auto.csv"</w:t>
        </w:r>
      </w:ins>
      <w:ins w:id="715" w:author="PR Preview" w:date="2026-01-01T00:00:00Z">
        <w:r>
          <w:rPr>
            <w:rStyle w:val="NormalTok"/>
          </w:rPr>
          <w:t xml:space="preserve">)</w:t>
        </w:r>
      </w:ins>
      <w:ins w:id="716" w:author="PR Preview" w:date="2026-01-01T00:00:00Z">
        <w:r>
          <w:br/>
        </w:r>
      </w:ins>
      <w:ins w:id="717" w:author="PR Preview" w:date="2026-01-01T00:00:00Z">
        <w:r>
          <w:rPr>
            <w:rStyle w:val="NormalTok"/>
          </w:rPr>
          <w:t xml:space="preserve">y </w:t>
        </w:r>
      </w:ins>
      <w:ins w:id="718" w:author="PR Preview" w:date="2026-01-01T00:00:00Z">
        <w:r>
          <w:rPr>
            <w:rStyle w:val="OtherTok"/>
          </w:rPr>
          <w:t xml:space="preserve">&lt;-</w:t>
        </w:r>
      </w:ins>
      <w:ins w:id="719" w:author="PR Preview" w:date="2026-01-01T00:00:00Z">
        <w:r>
          <w:rPr>
            <w:rStyle w:val="NormalTok"/>
          </w:rPr>
          <w:t xml:space="preserve"> auto</w:t>
        </w:r>
      </w:ins>
      <w:ins w:id="720" w:author="PR Preview" w:date="2026-01-01T00:00:00Z">
        <w:r>
          <w:rPr>
            <w:rStyle w:val="SpecialCharTok"/>
          </w:rPr>
          <w:t xml:space="preserve">$</w:t>
        </w:r>
      </w:ins>
      <w:ins w:id="721" w:author="PR Preview" w:date="2026-01-01T00:00:00Z">
        <w:r>
          <w:rPr>
            <w:rStyle w:val="NormalTok"/>
          </w:rPr>
          <w:t xml:space="preserve">mpg</w:t>
        </w:r>
      </w:ins>
      <w:ins w:id="722" w:author="PR Preview" w:date="2026-01-01T00:00:00Z">
        <w:r>
          <w:br/>
        </w:r>
      </w:ins>
      <w:ins w:id="723" w:author="PR Preview" w:date="2026-01-01T00:00:00Z">
        <w:r>
          <w:rPr>
            <w:rStyle w:val="NormalTok"/>
          </w:rPr>
          <w:t xml:space="preserve">X </w:t>
        </w:r>
      </w:ins>
      <w:ins w:id="724" w:author="PR Preview" w:date="2026-01-01T00:00:00Z">
        <w:r>
          <w:rPr>
            <w:rStyle w:val="OtherTok"/>
          </w:rPr>
          <w:t xml:space="preserve">&lt;-</w:t>
        </w:r>
      </w:ins>
      <w:ins w:id="725" w:author="PR Preview" w:date="2026-01-01T00:00:00Z">
        <w:r>
          <w:rPr>
            <w:rStyle w:val="NormalTok"/>
          </w:rPr>
          <w:t xml:space="preserve"> </w:t>
        </w:r>
      </w:ins>
      <w:ins w:id="726" w:author="PR Preview" w:date="2026-01-01T00:00:00Z">
        <w:r>
          <w:rPr>
            <w:rStyle w:val="FunctionTok"/>
          </w:rPr>
          <w:t xml:space="preserve">cbind</w:t>
        </w:r>
      </w:ins>
      <w:ins w:id="727" w:author="PR Preview" w:date="2026-01-01T00:00:00Z">
        <w:r>
          <w:rPr>
            <w:rStyle w:val="NormalTok"/>
          </w:rPr>
          <w:t xml:space="preserve">(</w:t>
        </w:r>
      </w:ins>
      <w:ins w:id="728" w:author="PR Preview" w:date="2026-01-01T00:00:00Z">
        <w:r>
          <w:rPr>
            <w:rStyle w:val="DecValTok"/>
          </w:rPr>
          <w:t xml:space="preserve">1</w:t>
        </w:r>
      </w:ins>
      <w:ins w:id="729" w:author="PR Preview" w:date="2026-01-01T00:00:00Z">
        <w:r>
          <w:rPr>
            <w:rStyle w:val="NormalTok"/>
          </w:rPr>
          <w:t xml:space="preserve">, auto</w:t>
        </w:r>
      </w:ins>
      <w:ins w:id="730" w:author="PR Preview" w:date="2026-01-01T00:00:00Z">
        <w:r>
          <w:rPr>
            <w:rStyle w:val="SpecialCharTok"/>
          </w:rPr>
          <w:t xml:space="preserve">$</w:t>
        </w:r>
      </w:ins>
      <w:ins w:id="731" w:author="PR Preview" w:date="2026-01-01T00:00:00Z">
        <w:r>
          <w:rPr>
            <w:rStyle w:val="NormalTok"/>
          </w:rPr>
          <w:t xml:space="preserve">horsepower)</w:t>
        </w:r>
      </w:ins>
      <w:ins w:id="732" w:author="PR Preview" w:date="2026-01-01T00:00:00Z">
        <w:r>
          <w:br/>
        </w:r>
      </w:ins>
      <w:ins w:id="733" w:author="PR Preview" w:date="2026-01-01T00:00:00Z">
        <w:r>
          <w:br/>
        </w:r>
      </w:ins>
      <w:ins w:id="734" w:author="PR Preview" w:date="2026-01-01T00:00:00Z">
        <w:r>
          <w:rPr>
            <w:rStyle w:val="NormalTok"/>
          </w:rPr>
          <w:t xml:space="preserve">grad </w:t>
        </w:r>
      </w:ins>
      <w:ins w:id="735" w:author="PR Preview" w:date="2026-01-01T00:00:00Z">
        <w:r>
          <w:rPr>
            <w:rStyle w:val="OtherTok"/>
          </w:rPr>
          <w:t xml:space="preserve">&lt;-</w:t>
        </w:r>
      </w:ins>
      <w:ins w:id="736" w:author="PR Preview" w:date="2026-01-01T00:00:00Z">
        <w:r>
          <w:rPr>
            <w:rStyle w:val="NormalTok"/>
          </w:rPr>
          <w:t xml:space="preserve"> </w:t>
        </w:r>
      </w:ins>
      <w:ins w:id="737" w:author="PR Preview" w:date="2026-01-01T00:00:00Z">
        <w:r>
          <w:rPr>
            <w:rStyle w:val="ControlFlowTok"/>
          </w:rPr>
          <w:t xml:space="preserve">function</w:t>
        </w:r>
      </w:ins>
      <w:ins w:id="738" w:author="PR Preview" w:date="2026-01-01T00:00:00Z">
        <w:r>
          <w:rPr>
            <w:rStyle w:val="NormalTok"/>
          </w:rPr>
          <w:t xml:space="preserve">(beta) </w:t>
        </w:r>
      </w:ins>
      <w:ins w:id="739" w:author="PR Preview" w:date="2026-01-01T00:00:00Z">
        <w:r>
          <w:rPr>
            <w:rStyle w:val="SpecialCharTok"/>
          </w:rPr>
          <w:t xml:space="preserve">-</w:t>
        </w:r>
      </w:ins>
      <w:ins w:id="740" w:author="PR Preview" w:date="2026-01-01T00:00:00Z">
        <w:r>
          <w:rPr>
            <w:rStyle w:val="DecValTok"/>
          </w:rPr>
          <w:t xml:space="preserve">2</w:t>
        </w:r>
      </w:ins>
      <w:ins w:id="741" w:author="PR Preview" w:date="2026-01-01T00:00:00Z">
        <w:r>
          <w:rPr>
            <w:rStyle w:val="NormalTok"/>
          </w:rPr>
          <w:t xml:space="preserve"> </w:t>
        </w:r>
      </w:ins>
      <w:ins w:id="742" w:author="PR Preview" w:date="2026-01-01T00:00:00Z">
        <w:r>
          <w:rPr>
            <w:rStyle w:val="SpecialCharTok"/>
          </w:rPr>
          <w:t xml:space="preserve">*</w:t>
        </w:r>
      </w:ins>
      <w:ins w:id="743" w:author="PR Preview" w:date="2026-01-01T00:00:00Z">
        <w:r>
          <w:rPr>
            <w:rStyle w:val="NormalTok"/>
          </w:rPr>
          <w:t xml:space="preserve"> </w:t>
        </w:r>
      </w:ins>
      <w:ins w:id="744" w:author="PR Preview" w:date="2026-01-01T00:00:00Z">
        <w:r>
          <w:rPr>
            <w:rStyle w:val="FunctionTok"/>
          </w:rPr>
          <w:t xml:space="preserve">t</w:t>
        </w:r>
      </w:ins>
      <w:ins w:id="745" w:author="PR Preview" w:date="2026-01-01T00:00:00Z">
        <w:r>
          <w:rPr>
            <w:rStyle w:val="NormalTok"/>
          </w:rPr>
          <w:t xml:space="preserve">(X) </w:t>
        </w:r>
      </w:ins>
      <w:ins w:id="746" w:author="PR Preview" w:date="2026-01-01T00:00:00Z">
        <w:r>
          <w:rPr>
            <w:rStyle w:val="SpecialCharTok"/>
          </w:rPr>
          <w:t xml:space="preserve">%*%</w:t>
        </w:r>
      </w:ins>
      <w:ins w:id="747" w:author="PR Preview" w:date="2026-01-01T00:00:00Z">
        <w:r>
          <w:rPr>
            <w:rStyle w:val="NormalTok"/>
          </w:rPr>
          <w:t xml:space="preserve"> (y </w:t>
        </w:r>
      </w:ins>
      <w:ins w:id="748" w:author="PR Preview" w:date="2026-01-01T00:00:00Z">
        <w:r>
          <w:rPr>
            <w:rStyle w:val="SpecialCharTok"/>
          </w:rPr>
          <w:t xml:space="preserve">-</w:t>
        </w:r>
      </w:ins>
      <w:ins w:id="749" w:author="PR Preview" w:date="2026-01-01T00:00:00Z">
        <w:r>
          <w:rPr>
            <w:rStyle w:val="NormalTok"/>
          </w:rPr>
          <w:t xml:space="preserve"> X </w:t>
        </w:r>
      </w:ins>
      <w:ins w:id="750" w:author="PR Preview" w:date="2026-01-01T00:00:00Z">
        <w:r>
          <w:rPr>
            <w:rStyle w:val="SpecialCharTok"/>
          </w:rPr>
          <w:t xml:space="preserve">%*%</w:t>
        </w:r>
      </w:ins>
      <w:ins w:id="751" w:author="PR Preview" w:date="2026-01-01T00:00:00Z">
        <w:r>
          <w:rPr>
            <w:rStyle w:val="NormalTok"/>
          </w:rPr>
          <w:t xml:space="preserve"> beta)</w:t>
        </w:r>
      </w:ins>
      <w:ins w:id="752" w:author="PR Preview" w:date="2026-01-01T00:00:00Z">
        <w:r>
          <w:br/>
        </w:r>
      </w:ins>
      <w:ins w:id="753" w:author="PR Preview" w:date="2026-01-01T00:00:00Z">
        <w:r>
          <w:br/>
        </w:r>
      </w:ins>
      <w:ins w:id="754" w:author="PR Preview" w:date="2026-01-01T00:00:00Z">
        <w:r>
          <w:rPr>
            <w:rStyle w:val="NormalTok"/>
          </w:rPr>
          <w:t xml:space="preserve">beta_hat </w:t>
        </w:r>
      </w:ins>
      <w:ins w:id="755" w:author="PR Preview" w:date="2026-01-01T00:00:00Z">
        <w:r>
          <w:rPr>
            <w:rStyle w:val="OtherTok"/>
          </w:rPr>
          <w:t xml:space="preserve">&lt;-</w:t>
        </w:r>
      </w:ins>
      <w:ins w:id="756" w:author="PR Preview" w:date="2026-01-01T00:00:00Z">
        <w:r>
          <w:rPr>
            <w:rStyle w:val="NormalTok"/>
          </w:rPr>
          <w:t xml:space="preserve"> </w:t>
        </w:r>
      </w:ins>
      <w:ins w:id="757" w:author="PR Preview" w:date="2026-01-01T00:00:00Z">
        <w:r>
          <w:rPr>
            <w:rStyle w:val="FunctionTok"/>
          </w:rPr>
          <w:t xml:space="preserve">solve</w:t>
        </w:r>
      </w:ins>
      <w:ins w:id="758" w:author="PR Preview" w:date="2026-01-01T00:00:00Z">
        <w:r>
          <w:rPr>
            <w:rStyle w:val="NormalTok"/>
          </w:rPr>
          <w:t xml:space="preserve">(</w:t>
        </w:r>
      </w:ins>
      <w:ins w:id="759" w:author="PR Preview" w:date="2026-01-01T00:00:00Z">
        <w:r>
          <w:rPr>
            <w:rStyle w:val="FunctionTok"/>
          </w:rPr>
          <w:t xml:space="preserve">t</w:t>
        </w:r>
      </w:ins>
      <w:ins w:id="760" w:author="PR Preview" w:date="2026-01-01T00:00:00Z">
        <w:r>
          <w:rPr>
            <w:rStyle w:val="NormalTok"/>
          </w:rPr>
          <w:t xml:space="preserve">(X) </w:t>
        </w:r>
      </w:ins>
      <w:ins w:id="761" w:author="PR Preview" w:date="2026-01-01T00:00:00Z">
        <w:r>
          <w:rPr>
            <w:rStyle w:val="SpecialCharTok"/>
          </w:rPr>
          <w:t xml:space="preserve">%*%</w:t>
        </w:r>
      </w:ins>
      <w:ins w:id="762" w:author="PR Preview" w:date="2026-01-01T00:00:00Z">
        <w:r>
          <w:rPr>
            <w:rStyle w:val="NormalTok"/>
          </w:rPr>
          <w:t xml:space="preserve"> X, </w:t>
        </w:r>
      </w:ins>
      <w:ins w:id="763" w:author="PR Preview" w:date="2026-01-01T00:00:00Z">
        <w:r>
          <w:rPr>
            <w:rStyle w:val="FunctionTok"/>
          </w:rPr>
          <w:t xml:space="preserve">t</w:t>
        </w:r>
      </w:ins>
      <w:ins w:id="764" w:author="PR Preview" w:date="2026-01-01T00:00:00Z">
        <w:r>
          <w:rPr>
            <w:rStyle w:val="NormalTok"/>
          </w:rPr>
          <w:t xml:space="preserve">(X) </w:t>
        </w:r>
      </w:ins>
      <w:ins w:id="765" w:author="PR Preview" w:date="2026-01-01T00:00:00Z">
        <w:r>
          <w:rPr>
            <w:rStyle w:val="SpecialCharTok"/>
          </w:rPr>
          <w:t xml:space="preserve">%*%</w:t>
        </w:r>
      </w:ins>
      <w:ins w:id="766" w:author="PR Preview" w:date="2026-01-01T00:00:00Z">
        <w:r>
          <w:rPr>
            <w:rStyle w:val="NormalTok"/>
          </w:rPr>
          <w:t xml:space="preserve"> y)</w:t>
        </w:r>
      </w:ins>
      <w:ins w:id="767" w:author="PR Preview" w:date="2026-01-01T00:00:00Z">
        <w:r>
          <w:br/>
        </w:r>
      </w:ins>
      <w:ins w:id="768" w:author="PR Preview" w:date="2026-01-01T00:00:00Z">
        <w:r>
          <w:rPr>
            <w:rStyle w:val="NormalTok"/>
          </w:rPr>
          <w:t xml:space="preserve">grad_hat </w:t>
        </w:r>
      </w:ins>
      <w:ins w:id="769" w:author="PR Preview" w:date="2026-01-01T00:00:00Z">
        <w:r>
          <w:rPr>
            <w:rStyle w:val="OtherTok"/>
          </w:rPr>
          <w:t xml:space="preserve">&lt;-</w:t>
        </w:r>
      </w:ins>
      <w:ins w:id="770" w:author="PR Preview" w:date="2026-01-01T00:00:00Z">
        <w:r>
          <w:rPr>
            <w:rStyle w:val="NormalTok"/>
          </w:rPr>
          <w:t xml:space="preserve"> </w:t>
        </w:r>
      </w:ins>
      <w:ins w:id="771" w:author="PR Preview" w:date="2026-01-01T00:00:00Z">
        <w:r>
          <w:rPr>
            <w:rStyle w:val="FunctionTok"/>
          </w:rPr>
          <w:t xml:space="preserve">grad</w:t>
        </w:r>
      </w:ins>
      <w:ins w:id="772" w:author="PR Preview" w:date="2026-01-01T00:00:00Z">
        <w:r>
          <w:rPr>
            <w:rStyle w:val="NormalTok"/>
          </w:rPr>
          <w:t xml:space="preserve">(beta_hat)</w:t>
        </w:r>
      </w:ins>
      <w:ins w:id="773" w:author="PR Preview" w:date="2026-01-01T00:00:00Z">
        <w:r>
          <w:br/>
        </w:r>
      </w:ins>
      <w:ins w:id="774" w:author="PR Preview" w:date="2026-01-01T00:00:00Z">
        <w:r>
          <w:rPr>
            <w:rStyle w:val="NormalTok"/>
          </w:rPr>
          <w:t xml:space="preserve">grad_zero </w:t>
        </w:r>
      </w:ins>
      <w:ins w:id="775" w:author="PR Preview" w:date="2026-01-01T00:00:00Z">
        <w:r>
          <w:rPr>
            <w:rStyle w:val="OtherTok"/>
          </w:rPr>
          <w:t xml:space="preserve">&lt;-</w:t>
        </w:r>
      </w:ins>
      <w:ins w:id="776" w:author="PR Preview" w:date="2026-01-01T00:00:00Z">
        <w:r>
          <w:rPr>
            <w:rStyle w:val="NormalTok"/>
          </w:rPr>
          <w:t xml:space="preserve"> </w:t>
        </w:r>
      </w:ins>
      <w:ins w:id="777" w:author="PR Preview" w:date="2026-01-01T00:00:00Z">
        <w:r>
          <w:rPr>
            <w:rStyle w:val="FunctionTok"/>
          </w:rPr>
          <w:t xml:space="preserve">grad</w:t>
        </w:r>
      </w:ins>
      <w:ins w:id="778" w:author="PR Preview" w:date="2026-01-01T00:00:00Z">
        <w:r>
          <w:rPr>
            <w:rStyle w:val="NormalTok"/>
          </w:rPr>
          <w:t xml:space="preserve">(</w:t>
        </w:r>
      </w:ins>
      <w:ins w:id="779" w:author="PR Preview" w:date="2026-01-01T00:00:00Z">
        <w:r>
          <w:rPr>
            <w:rStyle w:val="FunctionTok"/>
          </w:rPr>
          <w:t xml:space="preserve">c</w:t>
        </w:r>
      </w:ins>
      <w:ins w:id="780" w:author="PR Preview" w:date="2026-01-01T00:00:00Z">
        <w:r>
          <w:rPr>
            <w:rStyle w:val="NormalTok"/>
          </w:rPr>
          <w:t xml:space="preserve">(</w:t>
        </w:r>
      </w:ins>
      <w:ins w:id="781" w:author="PR Preview" w:date="2026-01-01T00:00:00Z">
        <w:r>
          <w:rPr>
            <w:rStyle w:val="DecValTok"/>
          </w:rPr>
          <w:t xml:space="preserve">0</w:t>
        </w:r>
      </w:ins>
      <w:ins w:id="782" w:author="PR Preview" w:date="2026-01-01T00:00:00Z">
        <w:r>
          <w:rPr>
            <w:rStyle w:val="NormalTok"/>
          </w:rPr>
          <w:t xml:space="preserve">, </w:t>
        </w:r>
      </w:ins>
      <w:ins w:id="783" w:author="PR Preview" w:date="2026-01-01T00:00:00Z">
        <w:r>
          <w:rPr>
            <w:rStyle w:val="DecValTok"/>
          </w:rPr>
          <w:t xml:space="preserve">0</w:t>
        </w:r>
      </w:ins>
      <w:ins w:id="784" w:author="PR Preview" w:date="2026-01-01T00:00:00Z">
        <w:r>
          <w:rPr>
            <w:rStyle w:val="NormalTok"/>
          </w:rPr>
          <w:t xml:space="preserve">))</w:t>
        </w:r>
      </w:ins>
      <w:ins w:id="785" w:author="PR Preview" w:date="2026-01-01T00:00:00Z">
        <w:r>
          <w:br/>
        </w:r>
      </w:ins>
      <w:ins w:id="786" w:author="PR Preview" w:date="2026-01-01T00:00:00Z">
        <w:r>
          <w:br/>
        </w:r>
      </w:ins>
      <w:ins w:id="787" w:author="PR Preview" w:date="2026-01-01T00:00:00Z">
        <w:r>
          <w:rPr>
            <w:rStyle w:val="FunctionTok"/>
          </w:rPr>
          <w:t xml:space="preserve">list</w:t>
        </w:r>
      </w:ins>
      <w:ins w:id="788" w:author="PR Preview" w:date="2026-01-01T00:00:00Z">
        <w:r>
          <w:rPr>
            <w:rStyle w:val="NormalTok"/>
          </w:rPr>
          <w:t xml:space="preserve">(</w:t>
        </w:r>
      </w:ins>
      <w:ins w:id="789" w:author="PR Preview" w:date="2026-01-01T00:00:00Z">
        <w:r>
          <w:br/>
        </w:r>
      </w:ins>
      <w:ins w:id="790" w:author="PR Preview" w:date="2026-01-01T00:00:00Z">
        <w:r>
          <w:rPr>
            <w:rStyle w:val="NormalTok"/>
          </w:rPr>
          <w:t xml:space="preserve">  </w:t>
        </w:r>
      </w:ins>
      <w:ins w:id="791" w:author="PR Preview" w:date="2026-01-01T00:00:00Z">
        <w:r>
          <w:rPr>
            <w:rStyle w:val="AttributeTok"/>
          </w:rPr>
          <w:t xml:space="preserve">solution =</w:t>
        </w:r>
      </w:ins>
      <w:ins w:id="792" w:author="PR Preview" w:date="2026-01-01T00:00:00Z">
        <w:r>
          <w:rPr>
            <w:rStyle w:val="NormalTok"/>
          </w:rPr>
          <w:t xml:space="preserve"> </w:t>
        </w:r>
      </w:ins>
      <w:ins w:id="793" w:author="PR Preview" w:date="2026-01-01T00:00:00Z">
        <w:r>
          <w:rPr>
            <w:rStyle w:val="FunctionTok"/>
          </w:rPr>
          <w:t xml:space="preserve">list</w:t>
        </w:r>
      </w:ins>
      <w:ins w:id="794" w:author="PR Preview" w:date="2026-01-01T00:00:00Z">
        <w:r>
          <w:rPr>
            <w:rStyle w:val="NormalTok"/>
          </w:rPr>
          <w:t xml:space="preserve">(</w:t>
        </w:r>
      </w:ins>
      <w:ins w:id="795" w:author="PR Preview" w:date="2026-01-01T00:00:00Z">
        <w:r>
          <w:rPr>
            <w:rStyle w:val="AttributeTok"/>
          </w:rPr>
          <w:t xml:space="preserve">beta =</w:t>
        </w:r>
      </w:ins>
      <w:ins w:id="796" w:author="PR Preview" w:date="2026-01-01T00:00:00Z">
        <w:r>
          <w:rPr>
            <w:rStyle w:val="NormalTok"/>
          </w:rPr>
          <w:t xml:space="preserve"> </w:t>
        </w:r>
      </w:ins>
      <w:ins w:id="797" w:author="PR Preview" w:date="2026-01-01T00:00:00Z">
        <w:r>
          <w:rPr>
            <w:rStyle w:val="FunctionTok"/>
          </w:rPr>
          <w:t xml:space="preserve">c</w:t>
        </w:r>
      </w:ins>
      <w:ins w:id="798" w:author="PR Preview" w:date="2026-01-01T00:00:00Z">
        <w:r>
          <w:rPr>
            <w:rStyle w:val="NormalTok"/>
          </w:rPr>
          <w:t xml:space="preserve">(beta_hat), </w:t>
        </w:r>
      </w:ins>
      <w:ins w:id="799" w:author="PR Preview" w:date="2026-01-01T00:00:00Z">
        <w:r>
          <w:rPr>
            <w:rStyle w:val="AttributeTok"/>
          </w:rPr>
          <w:t xml:space="preserve">gradient =</w:t>
        </w:r>
      </w:ins>
      <w:ins w:id="800" w:author="PR Preview" w:date="2026-01-01T00:00:00Z">
        <w:r>
          <w:rPr>
            <w:rStyle w:val="NormalTok"/>
          </w:rPr>
          <w:t xml:space="preserve"> </w:t>
        </w:r>
      </w:ins>
      <w:ins w:id="801" w:author="PR Preview" w:date="2026-01-01T00:00:00Z">
        <w:r>
          <w:rPr>
            <w:rStyle w:val="FunctionTok"/>
          </w:rPr>
          <w:t xml:space="preserve">c</w:t>
        </w:r>
      </w:ins>
      <w:ins w:id="802" w:author="PR Preview" w:date="2026-01-01T00:00:00Z">
        <w:r>
          <w:rPr>
            <w:rStyle w:val="NormalTok"/>
          </w:rPr>
          <w:t xml:space="preserve">(grad_hat)),</w:t>
        </w:r>
      </w:ins>
      <w:ins w:id="803" w:author="PR Preview" w:date="2026-01-01T00:00:00Z">
        <w:r>
          <w:br/>
        </w:r>
      </w:ins>
      <w:ins w:id="804" w:author="PR Preview" w:date="2026-01-01T00:00:00Z">
        <w:r>
          <w:rPr>
            <w:rStyle w:val="NormalTok"/>
          </w:rPr>
          <w:t xml:space="preserve">  </w:t>
        </w:r>
      </w:ins>
      <w:ins w:id="805" w:author="PR Preview" w:date="2026-01-01T00:00:00Z">
        <w:r>
          <w:rPr>
            <w:rStyle w:val="AttributeTok"/>
          </w:rPr>
          <w:t xml:space="preserve">zero_vector =</w:t>
        </w:r>
      </w:ins>
      <w:ins w:id="806" w:author="PR Preview" w:date="2026-01-01T00:00:00Z">
        <w:r>
          <w:rPr>
            <w:rStyle w:val="NormalTok"/>
          </w:rPr>
          <w:t xml:space="preserve"> </w:t>
        </w:r>
      </w:ins>
      <w:ins w:id="807" w:author="PR Preview" w:date="2026-01-01T00:00:00Z">
        <w:r>
          <w:rPr>
            <w:rStyle w:val="FunctionTok"/>
          </w:rPr>
          <w:t xml:space="preserve">list</w:t>
        </w:r>
      </w:ins>
      <w:ins w:id="808" w:author="PR Preview" w:date="2026-01-01T00:00:00Z">
        <w:r>
          <w:rPr>
            <w:rStyle w:val="NormalTok"/>
          </w:rPr>
          <w:t xml:space="preserve">(</w:t>
        </w:r>
      </w:ins>
      <w:ins w:id="809" w:author="PR Preview" w:date="2026-01-01T00:00:00Z">
        <w:r>
          <w:rPr>
            <w:rStyle w:val="AttributeTok"/>
          </w:rPr>
          <w:t xml:space="preserve">beta =</w:t>
        </w:r>
      </w:ins>
      <w:ins w:id="810" w:author="PR Preview" w:date="2026-01-01T00:00:00Z">
        <w:r>
          <w:rPr>
            <w:rStyle w:val="NormalTok"/>
          </w:rPr>
          <w:t xml:space="preserve"> </w:t>
        </w:r>
      </w:ins>
      <w:ins w:id="811" w:author="PR Preview" w:date="2026-01-01T00:00:00Z">
        <w:r>
          <w:rPr>
            <w:rStyle w:val="FunctionTok"/>
          </w:rPr>
          <w:t xml:space="preserve">c</w:t>
        </w:r>
      </w:ins>
      <w:ins w:id="812" w:author="PR Preview" w:date="2026-01-01T00:00:00Z">
        <w:r>
          <w:rPr>
            <w:rStyle w:val="NormalTok"/>
          </w:rPr>
          <w:t xml:space="preserve">(</w:t>
        </w:r>
      </w:ins>
      <w:ins w:id="813" w:author="PR Preview" w:date="2026-01-01T00:00:00Z">
        <w:r>
          <w:rPr>
            <w:rStyle w:val="DecValTok"/>
          </w:rPr>
          <w:t xml:space="preserve">0</w:t>
        </w:r>
      </w:ins>
      <w:ins w:id="814" w:author="PR Preview" w:date="2026-01-01T00:00:00Z">
        <w:r>
          <w:rPr>
            <w:rStyle w:val="NormalTok"/>
          </w:rPr>
          <w:t xml:space="preserve">, </w:t>
        </w:r>
      </w:ins>
      <w:ins w:id="815" w:author="PR Preview" w:date="2026-01-01T00:00:00Z">
        <w:r>
          <w:rPr>
            <w:rStyle w:val="DecValTok"/>
          </w:rPr>
          <w:t xml:space="preserve">0</w:t>
        </w:r>
      </w:ins>
      <w:ins w:id="816" w:author="PR Preview" w:date="2026-01-01T00:00:00Z">
        <w:r>
          <w:rPr>
            <w:rStyle w:val="NormalTok"/>
          </w:rPr>
          <w:t xml:space="preserve">), </w:t>
        </w:r>
      </w:ins>
      <w:ins w:id="817" w:author="PR Preview" w:date="2026-01-01T00:00:00Z">
        <w:r>
          <w:rPr>
            <w:rStyle w:val="AttributeTok"/>
          </w:rPr>
          <w:t xml:space="preserve">gradient =</w:t>
        </w:r>
      </w:ins>
      <w:ins w:id="818" w:author="PR Preview" w:date="2026-01-01T00:00:00Z">
        <w:r>
          <w:rPr>
            <w:rStyle w:val="NormalTok"/>
          </w:rPr>
          <w:t xml:space="preserve"> </w:t>
        </w:r>
      </w:ins>
      <w:ins w:id="819" w:author="PR Preview" w:date="2026-01-01T00:00:00Z">
        <w:r>
          <w:rPr>
            <w:rStyle w:val="FunctionTok"/>
          </w:rPr>
          <w:t xml:space="preserve">c</w:t>
        </w:r>
      </w:ins>
      <w:ins w:id="820" w:author="PR Preview" w:date="2026-01-01T00:00:00Z">
        <w:r>
          <w:rPr>
            <w:rStyle w:val="NormalTok"/>
          </w:rPr>
          <w:t xml:space="preserve">(grad_zero))</w:t>
        </w:r>
      </w:ins>
      <w:ins w:id="821" w:author="PR Preview" w:date="2026-01-01T00:00:00Z">
        <w:r>
          <w:br/>
        </w:r>
      </w:ins>
      <w:ins w:id="822" w:author="PR Preview" w:date="2026-01-01T00:00:00Z">
        <w:r>
          <w:rPr>
            <w:rStyle w:val="NormalTok"/>
          </w:rPr>
          <w:t xml:space="preserve">)</w:t>
        </w:r>
      </w:ins>
      <w:ins w:id="823" w:author="PR Preview" w:date="2026-01-01T00:00:00Z">
        <w:r>
          <w:br/>
        </w:r>
      </w:ins>
      <w:ins w:id="824" w:author="PR Preview" w:date="2026-01-01T00:00:00Z">
        <w:r>
          <w:rPr>
            <w:rStyle w:val="CommentTok"/>
          </w:rPr>
          <w:t xml:space="preserve">#&gt; $solution</w:t>
        </w:r>
      </w:ins>
      <w:ins w:id="825" w:author="PR Preview" w:date="2026-01-01T00:00:00Z">
        <w:r>
          <w:br/>
        </w:r>
      </w:ins>
      <w:ins w:id="826" w:author="PR Preview" w:date="2026-01-01T00:00:00Z">
        <w:r>
          <w:rPr>
            <w:rStyle w:val="CommentTok"/>
          </w:rPr>
          <w:t xml:space="preserve">#&gt; $solution$beta</w:t>
        </w:r>
      </w:ins>
      <w:ins w:id="827" w:author="PR Preview" w:date="2026-01-01T00:00:00Z">
        <w:r>
          <w:br/>
        </w:r>
      </w:ins>
      <w:ins w:id="828" w:author="PR Preview" w:date="2026-01-01T00:00:00Z">
        <w:r>
          <w:rPr>
            <w:rStyle w:val="CommentTok"/>
          </w:rPr>
          <w:t xml:space="preserve">#&gt; [1] 39.9358610 -0.1578447</w:t>
        </w:r>
      </w:ins>
      <w:ins w:id="829" w:author="PR Preview" w:date="2026-01-01T00:00:00Z">
        <w:r>
          <w:br/>
        </w:r>
      </w:ins>
      <w:ins w:id="830" w:author="PR Preview" w:date="2026-01-01T00:00:00Z">
        <w:r>
          <w:rPr>
            <w:rStyle w:val="CommentTok"/>
          </w:rPr>
          <w:t xml:space="preserve">#&gt; </w:t>
        </w:r>
      </w:ins>
      <w:ins w:id="831" w:author="PR Preview" w:date="2026-01-01T00:00:00Z">
        <w:r>
          <w:br/>
        </w:r>
      </w:ins>
      <w:ins w:id="832" w:author="PR Preview" w:date="2026-01-01T00:00:00Z">
        <w:r>
          <w:rPr>
            <w:rStyle w:val="CommentTok"/>
          </w:rPr>
          <w:t xml:space="preserve">#&gt; $solution$gradient</w:t>
        </w:r>
      </w:ins>
      <w:ins w:id="833" w:author="PR Preview" w:date="2026-01-01T00:00:00Z">
        <w:r>
          <w:br/>
        </w:r>
      </w:ins>
      <w:ins w:id="834" w:author="PR Preview" w:date="2026-01-01T00:00:00Z">
        <w:r>
          <w:rPr>
            <w:rStyle w:val="CommentTok"/>
          </w:rPr>
          <w:t xml:space="preserve">#&gt; [1] 9.471535e-12 6.662049e-11</w:t>
        </w:r>
      </w:ins>
      <w:ins w:id="835" w:author="PR Preview" w:date="2026-01-01T00:00:00Z">
        <w:r>
          <w:br/>
        </w:r>
      </w:ins>
      <w:ins w:id="836" w:author="PR Preview" w:date="2026-01-01T00:00:00Z">
        <w:r>
          <w:rPr>
            <w:rStyle w:val="CommentTok"/>
          </w:rPr>
          <w:t xml:space="preserve">#&gt; </w:t>
        </w:r>
      </w:ins>
      <w:ins w:id="837" w:author="PR Preview" w:date="2026-01-01T00:00:00Z">
        <w:r>
          <w:br/>
        </w:r>
      </w:ins>
      <w:ins w:id="838" w:author="PR Preview" w:date="2026-01-01T00:00:00Z">
        <w:r>
          <w:rPr>
            <w:rStyle w:val="CommentTok"/>
          </w:rPr>
          <w:t xml:space="preserve">#&gt; </w:t>
        </w:r>
      </w:ins>
      <w:ins w:id="839" w:author="PR Preview" w:date="2026-01-01T00:00:00Z">
        <w:r>
          <w:br/>
        </w:r>
      </w:ins>
      <w:ins w:id="840" w:author="PR Preview" w:date="2026-01-01T00:00:00Z">
        <w:r>
          <w:rPr>
            <w:rStyle w:val="CommentTok"/>
          </w:rPr>
          <w:t xml:space="preserve">#&gt; $zero_vector</w:t>
        </w:r>
      </w:ins>
      <w:ins w:id="841" w:author="PR Preview" w:date="2026-01-01T00:00:00Z">
        <w:r>
          <w:br/>
        </w:r>
      </w:ins>
      <w:ins w:id="842" w:author="PR Preview" w:date="2026-01-01T00:00:00Z">
        <w:r>
          <w:rPr>
            <w:rStyle w:val="CommentTok"/>
          </w:rPr>
          <w:t xml:space="preserve">#&gt; $zero_vector$beta</w:t>
        </w:r>
      </w:ins>
      <w:ins w:id="843" w:author="PR Preview" w:date="2026-01-01T00:00:00Z">
        <w:r>
          <w:br/>
        </w:r>
      </w:ins>
      <w:ins w:id="844" w:author="PR Preview" w:date="2026-01-01T00:00:00Z">
        <w:r>
          <w:rPr>
            <w:rStyle w:val="CommentTok"/>
          </w:rPr>
          <w:t xml:space="preserve">#&gt; [1] 0 0</w:t>
        </w:r>
      </w:ins>
      <w:ins w:id="845" w:author="PR Preview" w:date="2026-01-01T00:00:00Z">
        <w:r>
          <w:br/>
        </w:r>
      </w:ins>
      <w:ins w:id="846" w:author="PR Preview" w:date="2026-01-01T00:00:00Z">
        <w:r>
          <w:rPr>
            <w:rStyle w:val="CommentTok"/>
          </w:rPr>
          <w:t xml:space="preserve">#&gt; </w:t>
        </w:r>
      </w:ins>
      <w:ins w:id="847" w:author="PR Preview" w:date="2026-01-01T00:00:00Z">
        <w:r>
          <w:br/>
        </w:r>
      </w:ins>
      <w:ins w:id="848" w:author="PR Preview" w:date="2026-01-01T00:00:00Z">
        <w:r>
          <w:rPr>
            <w:rStyle w:val="CommentTok"/>
          </w:rPr>
          <w:t xml:space="preserve">#&gt; $zero_vector$gradient</w:t>
        </w:r>
      </w:ins>
      <w:ins w:id="849" w:author="PR Preview" w:date="2026-01-01T00:00:00Z">
        <w:r>
          <w:br/>
        </w:r>
      </w:ins>
      <w:ins w:id="850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851" w:author="PR Preview" w:date="2026-01-01T00:00:00Z">
        <w:r>
          <w:delText xml:space="preserve">The solution is an intercept of 39.9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miles per gallon and a slope of -0.158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miles per gallon per unit of horsepower.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The largest entry of the gradient there is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1.7e-10,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zero up to rounding error,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against 1,737,438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at the zero vector.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So the solution is a stationary point (</w:delText>
        </w:r>
      </w:del>
      <w:hyperlink w:anchor="def-stationary-point">
        <w:del w:id="86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869" w:author="PR Preview" w:date="2026-01-01T00:00:00Z">
        <w:r>
          <w:delText xml:space="preserve">),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 the zero vector is not.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874" w:author="PR Preview" w:date="2026-01-01T00:00:00Z">
        <w:r>
          <w:t xml:space="preserve">The solution is an intercept of 39.9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miles per gallon and a slope of -0.158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miles per gallon per unit of horsepower.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The largest entry of the gradient there is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6.7e-11,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zero up to rounding error,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against 1,737,438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at the zero vector.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So the solution is a stationary point (</w:t>
        </w:r>
      </w:ins>
      <w:hyperlink w:anchor="def-stationary-point">
        <w:ins w:id="89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92" w:author="PR Preview" w:date="2026-01-01T00:00:00Z">
        <w:r>
          <w:t xml:space="preserve">),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and the zero vector is not.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library fits above agree with the solution of that equation.</w:t>
        </w:r>
      </w:ins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del w:id="897" w:author="PR Preview" w:date="2026-01-01T00:00:00Z">
        <w:r>
          <w:rPr>
            <w:b/>
            <w:bCs/>
          </w:rPr>
          <w:delText xml:space="preserve">Example 5 (The remainder point for</w:delText>
        </w:r>
      </w:del>
      <w:del w:id="89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899" w:author="PR Preview" w:date="2026-01-01T00:00:00Z">
        <w:r>
          <w:rPr>
            <w:b/>
            <w:bCs/>
          </w:rPr>
          <w:delText xml:space="preserve">)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Take</w:delText>
        </w:r>
      </w:del>
      <w:del w:id="90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on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06" w:author="PR Preview" w:date="2026-01-01T00:00:00Z">
        <w:r>
          <w:delText xml:space="preserve">, so</w:delText>
        </w:r>
      </w:del>
      <w:del w:id="90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del w:id="908" w:author="PR Preview" w:date="2026-01-01T00:00:00Z">
        <w:r>
          <w:delText xml:space="preserve">.</w:delText>
        </w:r>
      </w:del>
      <w:del w:id="909" w:author="PR Preview" w:date="2026-01-01T00:00:00Z">
        <w:r>
          <w:delText xml:space="preserve"> </w:delText>
        </w:r>
      </w:del>
      <w:hyperlink w:anchor="thm-taylor-1d">
        <w:del w:id="91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says</w:delText>
        </w:r>
      </w:del>
      <w:del w:id="913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for some</w:delText>
        </w:r>
      </w:del>
      <w:del w:id="916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17" w:author="PR Preview" w:date="2026-01-01T00:00:00Z">
        <w:r>
          <w:delText xml:space="preserve">.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Solving,</w:delText>
        </w:r>
      </w:del>
      <w:del w:id="920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so</w:delText>
        </w:r>
      </w:del>
      <w:del w:id="924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(</w:delText>
        </w:r>
      </w:del>
      <w:hyperlink r:id="rId37">
        <w:del w:id="927" w:author="PR Preview" w:date="2026-01-01T00:00:00Z">
          <w:r>
            <w:rPr>
              <w:rStyle w:val="Hyperlink"/>
            </w:rPr>
            <w:delText xml:space="preserve">natural logarithm</w:delText>
          </w:r>
        </w:del>
      </w:hyperlink>
      <w:del w:id="928" w:author="PR Preview" w:date="2026-01-01T00:00:00Z">
        <w:r>
          <w:delText xml:space="preserve">), which is in</w:delText>
        </w:r>
      </w:del>
      <w:del w:id="9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30" w:author="PR Preview" w:date="2026-01-01T00:00:00Z">
        <w:r>
          <w:delText xml:space="preserve">.</w:delText>
        </w:r>
      </w:del>
    </w:p>
    <w:p>
      <w:pPr>
        <w:pStyle w:val="BodyText"/>
      </w:pPr>
      <w:ins w:id="931" w:author="PR Preview" w:date="2026-01-01T00:00:00Z">
        <w:r>
          <w:rPr>
            <w:b/>
            <w:bCs/>
          </w:rPr>
          <w:t xml:space="preserve">Example 5 (The remainder point for</w:t>
        </w:r>
      </w:ins>
      <w:ins w:id="93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933" w:author="PR Preview" w:date="2026-01-01T00:00:00Z">
        <w:r>
          <w:rPr>
            <w:b/>
            <w:bCs/>
          </w:rPr>
          <w:t xml:space="preserve">)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Take</w:t>
        </w:r>
      </w:ins>
      <w:ins w:id="93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on</w:t>
        </w:r>
      </w:ins>
      <w:ins w:id="9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4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ins w:id="94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says</w:t>
        </w:r>
      </w:ins>
      <w:ins w:id="944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for some</w:t>
        </w:r>
      </w:ins>
      <w:ins w:id="94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48" w:author="PR Preview" w:date="2026-01-01T00:00:00Z">
        <w:r>
          <w:t xml:space="preserve">.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Solving,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51" w:author="PR Preview" w:date="2026-01-01T00:00:00Z">
        <w:r>
          <w:t xml:space="preserve">so</w:t>
        </w:r>
      </w:ins>
      <w:ins w:id="952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(</w:t>
        </w:r>
      </w:ins>
      <w:hyperlink r:id="rId37">
        <w:ins w:id="955" w:author="PR Preview" w:date="2026-01-01T00:00:00Z">
          <w:r>
            <w:rPr>
              <w:rStyle w:val="Hyperlink"/>
            </w:rPr>
            <w:t xml:space="preserve">natural logarithm</w:t>
          </w:r>
        </w:ins>
      </w:hyperlink>
      <w:ins w:id="956" w:author="PR Preview" w:date="2026-01-01T00:00:00Z">
        <w:r>
          <w:t xml:space="preserve">), which is in</w:t>
        </w:r>
      </w:ins>
      <w:ins w:id="9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58" w:author="PR Preview" w:date="2026-01-01T00:00:00Z">
        <w:r>
          <w:t xml:space="preserve">.</w:t>
        </w:r>
      </w:ins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959" w:author="PR Preview" w:date="2026-01-01T00:00:00Z">
        <w:r>
          <w:delText xml:space="preserve">using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del w:id="961" w:author="PR Preview" w:date="2026-01-01T00:00:00Z">
        <w:r>
          <w:delText xml:space="preserve">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Multiplying out directly gives the same:</w:delText>
        </w:r>
      </w:del>
    </w:p>
    <w:p>
      <w:pPr>
        <w:pStyle w:val="FirstParagraph"/>
      </w:pPr>
      <w:ins w:id="964" w:author="PR Preview" w:date="2026-01-01T00:00:00Z">
        <w:r>
          <w:t xml:space="preserve">using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65" w:author="PR Preview" w:date="2026-01-01T00:00:00Z">
        <w:r>
          <w:t xml:space="preserve">Multiplying out directly gives the same: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has</w:delText>
        </w:r>
      </w:del>
      <w:del w:id="9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for every</w:delText>
        </w:r>
      </w:del>
      <w:del w:id="9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2</m:t>
        </m:r>
      </m:oMath>
      <w:del w:id="972" w:author="PR Preview" w:date="2026-01-01T00:00:00Z">
        <w:r>
          <w:delText xml:space="preserve">,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so</w:delText>
        </w:r>
      </w:del>
      <w:del w:id="975" w:author="PR Preview" w:date="2026-01-01T00:00:00Z">
        <w:r>
          <w:delText xml:space="preserve"> </w:delText>
        </w:r>
      </w:del>
      <m:oMath>
        <m:r>
          <m:t>2</m:t>
        </m:r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is a strict local minimizer (any</w:delText>
        </w:r>
      </w:del>
      <w:del w:id="97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works).</w:delText>
        </w:r>
      </w:del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983" w:author="PR Preview" w:date="2026-01-01T00:00:00Z">
        <w:r>
          <w:t xml:space="preserve">for every</w:t>
        </w:r>
      </w:ins>
      <w:ins w:id="9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2</m:t>
        </m:r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so</w:t>
        </w:r>
      </w:ins>
      <w:ins w:id="988" w:author="PR Preview" w:date="2026-01-01T00:00:00Z">
        <w:r>
          <w:t xml:space="preserve"> </w:t>
        </w:r>
      </w:ins>
      <m:oMath>
        <m:r>
          <m:t>2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is a strict local minimizer (any</w:t>
        </w:r>
      </w:ins>
      <w:ins w:id="99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works).</w:t>
        </w:r>
      </w:ins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del w:id="994" w:author="PR Preview" w:date="2026-01-01T00:00:00Z">
        <w:r>
          <w:delText xml:space="preserve">The second step is the</w:delText>
        </w:r>
      </w:del>
      <w:del w:id="995" w:author="PR Preview" w:date="2026-01-01T00:00:00Z">
        <w:r>
          <w:delText xml:space="preserve"> </w:delText>
        </w:r>
      </w:del>
      <w:hyperlink r:id="rId53">
        <w:del w:id="996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997" w:author="PR Preview" w:date="2026-01-01T00:00:00Z">
        <w:r>
          <w:delText xml:space="preserve">.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The last step applies</w:delText>
        </w:r>
      </w:del>
      <w:del w:id="1000" w:author="PR Preview" w:date="2026-01-01T00:00:00Z">
        <w:r>
          <w:delText xml:space="preserve"> </w:delText>
        </w:r>
      </w:del>
      <w:hyperlink r:id="rId54">
        <w:del w:id="1001" w:author="PR Preview" w:date="2026-01-01T00:00:00Z">
          <w:r>
            <w:rPr>
              <w:rStyle w:val="Hyperlink"/>
            </w:rPr>
            <w:delText xml:space="preserve">orthogonal matrices preserve length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to</w:delText>
        </w:r>
      </w:del>
      <w:del w:id="100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which is orthogonal because</w:delText>
        </w:r>
      </w:del>
      <w:del w:id="10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(</w:delText>
        </w:r>
      </w:del>
      <w:hyperlink r:id="rId55">
        <w:del w:id="1011" w:author="PR Preview" w:date="2026-01-01T00:00:00Z">
          <w:r>
            <w:rPr>
              <w:rStyle w:val="Hyperlink"/>
            </w:rPr>
            <w:delText xml:space="preserve">orthogonal matrix</w:delText>
          </w:r>
        </w:del>
      </w:hyperlink>
      <w:del w:id="1012" w:author="PR Preview" w:date="2026-01-01T00:00:00Z">
        <w:r>
          <w:delText xml:space="preserve">).</w:delText>
        </w:r>
      </w:del>
    </w:p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Example 8 (Checking the bound)</w:delText>
        </w:r>
      </w:del>
      <w:del w:id="10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has eigenvalues</w:delText>
        </w:r>
      </w:del>
      <w:del w:id="1017" w:author="PR Preview" w:date="2026-01-01T00:00:00Z">
        <w:r>
          <w:delText xml:space="preserve"> </w:delText>
        </w:r>
      </w:del>
      <m:oMath>
        <m:r>
          <m:t>3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and</w:delText>
        </w:r>
      </w:del>
      <w:del w:id="1020" w:author="PR Preview" w:date="2026-01-01T00:00:00Z">
        <w:r>
          <w:delText xml:space="preserve"> </w:delText>
        </w:r>
      </w:del>
      <m:oMath>
        <m:r>
          <m:t>1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(</w:delText>
        </w:r>
      </w:del>
      <w:hyperlink r:id="rId56">
        <w:del w:id="1023" w:author="PR Preview" w:date="2026-01-01T00:00:00Z">
          <w:r>
            <w:rPr>
              <w:rStyle w:val="Hyperlink"/>
            </w:rPr>
            <w:delText xml:space="preserve">eigenvalue example</w:delText>
          </w:r>
        </w:del>
      </w:hyperlink>
      <w:del w:id="1024" w:author="PR Preview" w:date="2026-01-01T00:00:00Z">
        <w:r>
          <w:delText xml:space="preserve">), so</w:delText>
        </w:r>
      </w:del>
      <w:del w:id="102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del w:id="1026" w:author="PR Preview" w:date="2026-01-01T00:00:00Z">
        <w:r>
          <w:delText xml:space="preserve">.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At</w:delText>
        </w:r>
      </w:del>
      <w:del w:id="10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30" w:author="PR Preview" w:date="2026-01-01T00:00:00Z">
        <w:r>
          <w:delText xml:space="preserve">,</w:delText>
        </w:r>
      </w:del>
      <w:del w:id="103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del w:id="1032" w:author="PR Preview" w:date="2026-01-01T00:00:00Z">
        <w:r>
          <w:delText xml:space="preserve">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At</w:delText>
        </w:r>
      </w:del>
      <w:del w:id="10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36" w:author="PR Preview" w:date="2026-01-01T00:00:00Z">
        <w:r>
          <w:delText xml:space="preserve">,</w:delText>
        </w:r>
      </w:del>
      <w:del w:id="10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del w:id="1038" w:author="PR Preview" w:date="2026-01-01T00:00:00Z">
        <w:r>
          <w:delText xml:space="preserve">: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 bound holds with equality, since this</w:delText>
        </w:r>
      </w:del>
      <w:del w:id="10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h</m:t>
            </m:r>
          </m:e>
        </m:acc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is an eigenvector for</w:delText>
        </w:r>
      </w:del>
      <w:del w:id="104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1045" w:author="PR Preview" w:date="2026-01-01T00:00:00Z">
        <w:r>
          <w:delText xml:space="preserve">.</w:delText>
        </w:r>
      </w:del>
    </w:p>
    <w:p>
      <w:pPr>
        <w:pStyle w:val="FirstParagraph"/>
      </w:pPr>
      <w:ins w:id="1046" w:author="PR Preview" w:date="2026-01-01T00:00:00Z">
        <w:r>
          <w:t xml:space="preserve">The second step is the</w:t>
        </w:r>
      </w:ins>
      <w:ins w:id="1047" w:author="PR Preview" w:date="2026-01-01T00:00:00Z">
        <w:r>
          <w:t xml:space="preserve"> </w:t>
        </w:r>
      </w:ins>
      <w:hyperlink r:id="rId53">
        <w:ins w:id="1048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1049" w:author="PR Preview" w:date="2026-01-01T00:00:00Z">
        <w:r>
          <w:t xml:space="preserve">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The last step applies</w:t>
        </w:r>
      </w:ins>
      <w:ins w:id="1052" w:author="PR Preview" w:date="2026-01-01T00:00:00Z">
        <w:r>
          <w:t xml:space="preserve"> </w:t>
        </w:r>
      </w:ins>
      <w:hyperlink r:id="rId54">
        <w:ins w:id="1053" w:author="PR Preview" w:date="2026-01-01T00:00:00Z">
          <w:r>
            <w:rPr>
              <w:rStyle w:val="Hyperlink"/>
            </w:rPr>
            <w:t xml:space="preserve">orthogonal matrices preserve length</w:t>
          </w:r>
        </w:ins>
      </w:hyperlink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to</w:t>
        </w:r>
      </w:ins>
      <w:ins w:id="105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57" w:author="PR Preview" w:date="2026-01-01T00:00:00Z">
        <w:r>
          <w:t xml:space="preserve">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which is orthogonal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1060" w:author="PR Preview" w:date="2026-01-01T00:00:00Z">
        <w:r>
          <w:t xml:space="preserve">(</w:t>
        </w:r>
      </w:ins>
      <w:hyperlink r:id="rId55">
        <w:ins w:id="1061" w:author="PR Preview" w:date="2026-01-01T00:00:00Z">
          <w:r>
            <w:rPr>
              <w:rStyle w:val="Hyperlink"/>
            </w:rPr>
            <w:t xml:space="preserve">orthogonal matrix</w:t>
          </w:r>
        </w:ins>
      </w:hyperlink>
      <w:ins w:id="1062" w:author="PR Preview" w:date="2026-01-01T00:00:00Z">
        <w:r>
          <w:t xml:space="preserve">).</w:t>
        </w:r>
      </w:ins>
    </w:p>
    <w:bookmarkStart w:id="57" w:name="exm-qf-eigen-bound"/>
    <w:p>
      <w:pPr>
        <w:pStyle w:val="BodyText"/>
      </w:pPr>
      <w:ins w:id="1063" w:author="PR Preview" w:date="2026-01-01T00:00:00Z">
        <w:r>
          <w:rPr>
            <w:b/>
            <w:bCs/>
          </w:rPr>
          <w:t xml:space="preserve">Example 8 (Checking the bound)</w:t>
        </w:r>
      </w:ins>
      <w:ins w:id="10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has eigenvalues</w:t>
        </w:r>
      </w:ins>
      <w:ins w:id="1067" w:author="PR Preview" w:date="2026-01-01T00:00:00Z">
        <w:r>
          <w:t xml:space="preserve"> </w:t>
        </w:r>
      </w:ins>
      <m:oMath>
        <m:r>
          <m:t>3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</w:t>
        </w:r>
      </w:ins>
      <w:ins w:id="1070" w:author="PR Preview" w:date="2026-01-01T00:00:00Z">
        <w:r>
          <w:t xml:space="preserve"> </w:t>
        </w:r>
      </w:ins>
      <m:oMath>
        <m:r>
          <m:t>1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(</w:t>
        </w:r>
      </w:ins>
      <w:hyperlink r:id="rId56">
        <w:ins w:id="1073" w:author="PR Preview" w:date="2026-01-01T00:00:00Z">
          <w:r>
            <w:rPr>
              <w:rStyle w:val="Hyperlink"/>
            </w:rPr>
            <w:t xml:space="preserve">eigenvalue example</w:t>
          </w:r>
        </w:ins>
      </w:hyperlink>
      <w:ins w:id="1074" w:author="PR Preview" w:date="2026-01-01T00:00:00Z">
        <w:r>
          <w:t xml:space="preserve">), so</w:t>
        </w:r>
      </w:ins>
      <w:ins w:id="107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At</w:t>
        </w:r>
      </w:ins>
      <w:ins w:id="10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0" w:author="PR Preview" w:date="2026-01-01T00:00:00Z">
        <w:r>
          <w:t xml:space="preserve">,</w:t>
        </w:r>
      </w:ins>
      <w:ins w:id="108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ins w:id="1082" w:author="PR Preview" w:date="2026-01-01T00:00:00Z">
        <w:r>
          <w:t xml:space="preserve">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At</w:t>
        </w:r>
      </w:ins>
      <w:ins w:id="10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ins w:id="1087" w:author="PR Preview" w:date="2026-01-01T00:00:00Z">
        <w:r>
          <w:t xml:space="preserve">the bound holds with equality, since this</w:t>
        </w:r>
      </w:ins>
      <w:ins w:id="10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h</m:t>
            </m:r>
          </m:e>
        </m:acc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is an eigenvector for</w:t>
        </w:r>
      </w:ins>
      <w:ins w:id="109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1092" w:author="PR Preview" w:date="2026-01-01T00:00:00Z">
        <w:r>
          <w:t xml:space="preserve">.</w:t>
        </w:r>
      </w:ins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del w:id="1093" w:author="PR Preview" w:date="2026-01-01T00:00:00Z">
        <w:r>
          <w:rPr>
            <w:b/>
            <w:bCs/>
          </w:rPr>
          <w:delText xml:space="preserve">Example 9 (Checking the bound)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Let</w:delText>
        </w:r>
      </w:del>
      <w:del w:id="1096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del w:id="1097" w:author="PR Preview" w:date="2026-01-01T00:00:00Z">
        <w:r>
          <w:delText xml:space="preserve">, so</w:delText>
        </w:r>
      </w:del>
      <w:del w:id="10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0.2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works,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and</w:delText>
        </w:r>
      </w:del>
      <w:del w:id="11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04" w:author="PR Preview" w:date="2026-01-01T00:00:00Z">
        <w:r>
          <w:delText xml:space="preserve">, so</w:delText>
        </w:r>
      </w:del>
      <w:del w:id="11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del w:id="1106" w:author="PR Preview" w:date="2026-01-01T00:00:00Z">
        <w:r>
          <w:delText xml:space="preserve">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Then</w:delText>
        </w:r>
      </w:del>
      <w:del w:id="110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and</w:delText>
        </w:r>
      </w:del>
      <w:del w:id="11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del w:id="1114" w:author="PR Preview" w:date="2026-01-01T00:00:00Z">
        <w:r>
          <w:delText xml:space="preserve">.</w:delText>
        </w:r>
      </w:del>
    </w:p>
    <w:p>
      <w:pPr>
        <w:pStyle w:val="BodyText"/>
      </w:pPr>
      <w:ins w:id="1115" w:author="PR Preview" w:date="2026-01-01T00:00:00Z">
        <w:r>
          <w:rPr>
            <w:b/>
            <w:bCs/>
          </w:rPr>
          <w:t xml:space="preserve">Example 9 (Checking the bound)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Let</w:t>
        </w:r>
      </w:ins>
      <w:ins w:id="1118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ins w:id="1119" w:author="PR Preview" w:date="2026-01-01T00:00:00Z">
        <w:r>
          <w:t xml:space="preserve">, so</w:t>
        </w:r>
      </w:ins>
      <w:ins w:id="11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0.2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works,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and</w:t>
        </w:r>
      </w:ins>
      <w:ins w:id="11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6" w:author="PR Preview" w:date="2026-01-01T00:00:00Z">
        <w:r>
          <w:t xml:space="preserve">, so</w:t>
        </w:r>
      </w:ins>
      <w:ins w:id="11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ins w:id="1128" w:author="PR Preview" w:date="2026-01-01T00:00:00Z">
        <w:r>
          <w:t xml:space="preserve">.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3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has the stationary point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(</w:delText>
        </w:r>
      </w:del>
      <w:hyperlink w:anchor="exm-stationary-point">
        <w:del w:id="113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138" w:author="PR Preview" w:date="2026-01-01T00:00:00Z">
        <w:r>
          <w:delText xml:space="preserve">),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and its Hessian is</w:delText>
        </w:r>
      </w:del>
      <w:del w:id="114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142" w:author="PR Preview" w:date="2026-01-01T00:00:00Z">
        <w:r>
          <w:delText xml:space="preserve">,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which is positive definite, so</w:delText>
        </w:r>
      </w:del>
      <w:del w:id="114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is a strict local minimizer.</w:delText>
        </w:r>
      </w:del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has the stationary point</w:t>
        </w:r>
      </w:ins>
      <w:ins w:id="11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(</w:t>
        </w:r>
      </w:ins>
      <w:hyperlink w:anchor="exm-stationary-point">
        <w:ins w:id="115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54" w:author="PR Preview" w:date="2026-01-01T00:00:00Z">
        <w:r>
          <w:t xml:space="preserve">),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 its Hessian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57" w:author="PR Preview" w:date="2026-01-01T00:00:00Z">
        <w:r>
          <w:t xml:space="preserve">which is positive definite, so</w:t>
        </w:r>
      </w:ins>
      <w:ins w:id="115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is a strict local minimizer.</w:t>
        </w:r>
      </w:ins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del w:id="1161" w:author="PR Preview" w:date="2026-01-01T00:00:00Z">
        <w:r>
          <w:rPr>
            <w:b/>
            <w:bCs/>
          </w:rPr>
          <w:delText xml:space="preserve">Example 11 (The condition is sufficient, not necessary)</w:delText>
        </w:r>
      </w:del>
      <w:del w:id="11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and</w:delText>
        </w:r>
      </w:del>
      <w:del w:id="116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both have gradient</w:delText>
        </w:r>
      </w:del>
      <w:del w:id="11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at</w:delText>
        </w:r>
      </w:del>
      <w:del w:id="11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and the same Hessian there,</w:delText>
        </w:r>
      </w:del>
      <w:del w:id="117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175" w:author="PR Preview" w:date="2026-01-01T00:00:00Z">
        <w:r>
          <w:delText xml:space="preserve">,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since</w:delText>
        </w:r>
      </w:del>
      <w:del w:id="117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at</w:delText>
        </w:r>
      </w:del>
      <w:del w:id="11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That Hessian is not positive definite (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gives</w:delText>
        </w:r>
      </w:del>
      <w:del w:id="1187" w:author="PR Preview" w:date="2026-01-01T00:00:00Z">
        <w:r>
          <w:delText xml:space="preserve"> </w:delText>
        </w:r>
      </w:del>
      <m:oMath>
        <m:r>
          <m:t>0</m:t>
        </m:r>
      </m:oMath>
      <w:del w:id="1188" w:author="PR Preview" w:date="2026-01-01T00:00:00Z">
        <w:r>
          <w:delText xml:space="preserve">),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so</w:delText>
        </w:r>
      </w:del>
      <w:del w:id="1191" w:author="PR Preview" w:date="2026-01-01T00:00:00Z">
        <w:r>
          <w:delText xml:space="preserve"> </w:delText>
        </w:r>
      </w:del>
      <w:hyperlink w:anchor="thm-second-order-condition">
        <w:del w:id="119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says nothing about either function.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In fact</w:delText>
        </w:r>
      </w:del>
      <w:del w:id="11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a strict local minimizer of</w:delText>
        </w:r>
      </w:del>
      <w:del w:id="1200" w:author="PR Preview" w:date="2026-01-01T00:00:00Z">
        <w:r>
          <w:delText xml:space="preserve"> </w:delText>
        </w:r>
      </w:del>
      <m:oMath>
        <m:r>
          <m:t>f</m:t>
        </m:r>
      </m:oMath>
      <w:del w:id="1201" w:author="PR Preview" w:date="2026-01-01T00:00:00Z">
        <w:r>
          <w:delText xml:space="preserve">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since</w:delText>
        </w:r>
      </w:del>
      <w:del w:id="12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for</w:delText>
        </w:r>
      </w:del>
      <w:del w:id="12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208" w:author="PR Preview" w:date="2026-01-01T00:00:00Z">
        <w:r>
          <w:delText xml:space="preserve">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but not a local minimizer of</w:delText>
        </w:r>
      </w:del>
      <w:del w:id="1211" w:author="PR Preview" w:date="2026-01-01T00:00:00Z">
        <w:r>
          <w:delText xml:space="preserve"> </w:delText>
        </w:r>
      </w:del>
      <m:oMath>
        <m:r>
          <m:t>g</m:t>
        </m:r>
      </m:oMath>
      <w:del w:id="1212" w:author="PR Preview" w:date="2026-01-01T00:00:00Z">
        <w:r>
          <w:delText xml:space="preserve">, since</w:delText>
        </w:r>
      </w:del>
      <w:del w:id="121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for</w:delText>
        </w:r>
      </w:del>
      <w:del w:id="12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≠</m:t>
        </m:r>
        <m:r>
          <m:t>0</m:t>
        </m:r>
      </m:oMath>
      <w:del w:id="1217" w:author="PR Preview" w:date="2026-01-01T00:00:00Z">
        <w:r>
          <w:delText xml:space="preserve">.</w:delText>
        </w:r>
      </w:del>
    </w:p>
    <w:p>
      <w:pPr>
        <w:pStyle w:val="FirstParagraph"/>
      </w:pPr>
      <w:ins w:id="1218" w:author="PR Preview" w:date="2026-01-01T00:00:00Z">
        <w:r>
          <w:rPr>
            <w:b/>
            <w:bCs/>
          </w:rPr>
          <w:t xml:space="preserve">Example 11 (The condition is sufficient, not necessary)</w:t>
        </w:r>
      </w:ins>
      <w:ins w:id="12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and</w:t>
        </w:r>
      </w:ins>
      <w:ins w:id="122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both have gradient</w:t>
        </w:r>
      </w:ins>
      <w:ins w:id="12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at</w:t>
        </w:r>
      </w:ins>
      <w:ins w:id="12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and the same Hessian there,</w:t>
        </w:r>
      </w:ins>
      <w:ins w:id="123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1235" w:author="PR Preview" w:date="2026-01-01T00:00:00Z">
        <w:r>
          <w:t xml:space="preserve">at</w:t>
        </w:r>
      </w:ins>
      <w:ins w:id="12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237" w:author="PR Preview" w:date="2026-01-01T00:00:00Z">
        <w:r>
          <w:t xml:space="preserve">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That Hessian is not positive definite (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gives</w:t>
        </w:r>
      </w:ins>
      <w:ins w:id="1242" w:author="PR Preview" w:date="2026-01-01T00:00:00Z">
        <w:r>
          <w:t xml:space="preserve"> </w:t>
        </w:r>
      </w:ins>
      <m:oMath>
        <m:r>
          <m:t>0</m:t>
        </m:r>
      </m:oMath>
      <w:ins w:id="1243" w:author="PR Preview" w:date="2026-01-01T00:00:00Z">
        <w:r>
          <w:t xml:space="preserve">),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so</w:t>
        </w:r>
      </w:ins>
      <w:ins w:id="1246" w:author="PR Preview" w:date="2026-01-01T00:00:00Z">
        <w:r>
          <w:t xml:space="preserve"> </w:t>
        </w:r>
      </w:ins>
      <w:hyperlink w:anchor="thm-second-order-condition">
        <w:ins w:id="124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says nothing about either function.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In fact</w:t>
        </w:r>
      </w:ins>
      <w:ins w:id="12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a strict local minimizer of</w:t>
        </w:r>
      </w:ins>
      <w:ins w:id="1255" w:author="PR Preview" w:date="2026-01-01T00:00:00Z">
        <w:r>
          <w:t xml:space="preserve"> </w:t>
        </w:r>
      </w:ins>
      <m:oMath>
        <m:r>
          <m:t>f</m:t>
        </m:r>
      </m:oMath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since</w:t>
        </w:r>
      </w:ins>
      <w:ins w:id="12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for</w:t>
        </w:r>
      </w:ins>
      <w:ins w:id="12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263" w:author="PR Preview" w:date="2026-01-01T00:00:00Z">
        <w:r>
          <w:t xml:space="preserve">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but not a local minimizer of</w:t>
        </w:r>
      </w:ins>
      <w:ins w:id="1266" w:author="PR Preview" w:date="2026-01-01T00:00:00Z">
        <w:r>
          <w:t xml:space="preserve"> </w:t>
        </w:r>
      </w:ins>
      <m:oMath>
        <m:r>
          <m:t>g</m:t>
        </m:r>
      </m:oMath>
      <w:ins w:id="1267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68" w:author="PR Preview" w:date="2026-01-01T00:00:00Z">
        <w:r>
          <w:t xml:space="preserve">for</w:t>
        </w:r>
      </w:ins>
      <w:ins w:id="126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1270" w:author="PR Preview" w:date="2026-01-01T00:00:00Z">
        <w:r>
          <w:t xml:space="preserve">.</w:t>
        </w:r>
      </w:ins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is convex but not strictly convex:</w:delText>
        </w:r>
      </w:del>
      <w:del w:id="12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for every</w:delText>
        </w:r>
      </w:del>
      <w:del w:id="127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del w:id="1277" w:author="PR Preview" w:date="2026-01-01T00:00:00Z">
        <w:r>
          <w:delText xml:space="preserve">,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so the inequality holds, but never strictly.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It is also concave.</w:delText>
        </w:r>
      </w:del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 convex but not strictly convex: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84" w:author="PR Preview" w:date="2026-01-01T00:00:00Z">
        <w:r>
          <w:t xml:space="preserve">for every</w:t>
        </w:r>
      </w:ins>
      <w:ins w:id="12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ins w:id="1286" w:author="PR Preview" w:date="2026-01-01T00:00:00Z">
        <w:r>
          <w:t xml:space="preserve">,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so the inequality holds, but never strictly.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It is also concave.</w:t>
        </w:r>
      </w:ins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del w:id="1291" w:author="PR Preview" w:date="2026-01-01T00:00:00Z">
        <w:r>
          <w:delText xml:space="preserve">The minimum of two convex functions need not be convex:</w:delText>
        </w:r>
      </w:del>
      <w:del w:id="129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has</w:delText>
        </w:r>
      </w:del>
      <w:del w:id="129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96" w:author="PR Preview" w:date="2026-01-01T00:00:00Z">
        <w:r>
          <w:delText xml:space="preserve">,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but at the midpoint</w:delText>
        </w:r>
      </w:del>
      <w:del w:id="129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00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1301" w:author="PR Preview" w:date="2026-01-01T00:00:00Z">
        <w:r>
          <w:t xml:space="preserve">The minimum of two convex functions need not be convex:</w:t>
        </w:r>
      </w:ins>
      <w:ins w:id="130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05" w:author="PR Preview" w:date="2026-01-01T00:00:00Z">
        <w:r>
          <w:t xml:space="preserve">but at the midpoint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306" w:author="PR Preview" w:date="2026-01-01T00:00:00Z">
        <w:r>
          <w:delText xml:space="preserve">so</w:delText>
        </w:r>
      </w:del>
      <w:del w:id="1307" w:author="PR Preview" w:date="2026-01-01T00:00:00Z">
        <w:r>
          <w:delText xml:space="preserve"> </w:delText>
        </w:r>
      </w:del>
      <m:oMath>
        <m:r>
          <m:t>f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is convex.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The Hessian is not positive definite (</w:delText>
        </w:r>
      </w:del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gives</w:delText>
        </w:r>
      </w:del>
      <w:del w:id="1314" w:author="PR Preview" w:date="2026-01-01T00:00:00Z">
        <w:r>
          <w:delText xml:space="preserve"> </w:delText>
        </w:r>
      </w:del>
      <m:oMath>
        <m:r>
          <m:t>0</m:t>
        </m:r>
      </m:oMath>
      <w:del w:id="1315" w:author="PR Preview" w:date="2026-01-01T00:00:00Z">
        <w:r>
          <w:delText xml:space="preserve">),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so part 2 does not apply,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and in fact</w:delText>
        </w:r>
      </w:del>
      <w:del w:id="1320" w:author="PR Preview" w:date="2026-01-01T00:00:00Z">
        <w:r>
          <w:delText xml:space="preserve"> </w:delText>
        </w:r>
      </w:del>
      <m:oMath>
        <m:r>
          <m:t>f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is not strictly convex: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along</w:delText>
        </w:r>
      </w:del>
      <w:del w:id="13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26" w:author="PR Preview" w:date="2026-01-01T00:00:00Z">
        <w:r>
          <w:delText xml:space="preserve">,</w:delText>
        </w:r>
      </w:del>
      <w:del w:id="1327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and</w:delText>
        </w:r>
      </w:del>
      <w:del w:id="13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is linear in</w:delText>
        </w:r>
      </w:del>
      <w:del w:id="1333" w:author="PR Preview" w:date="2026-01-01T00:00:00Z">
        <w:r>
          <w:delText xml:space="preserve"> </w:delText>
        </w:r>
      </w:del>
      <m:oMath>
        <m:r>
          <m:t>t</m:t>
        </m:r>
      </m:oMath>
      <w:del w:id="1334" w:author="PR Preview" w:date="2026-01-01T00:00:00Z">
        <w:r>
          <w:delText xml:space="preserve">,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so the convexity inequality holds with equality there.</w:delText>
        </w:r>
      </w:del>
    </w:p>
    <w:p>
      <w:pPr>
        <w:pStyle w:val="FirstParagraph"/>
      </w:pPr>
      <w:del w:id="1337" w:author="PR Preview" w:date="2026-01-01T00:00:00Z">
        <w:r>
          <w:rPr>
            <w:b/>
            <w:bCs/>
          </w:rPr>
          <w:delText xml:space="preserve">Example 23 (Strictly convex with a singular Hessian)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Part 2 is sufficient but not necessary.</w:delText>
        </w:r>
      </w:del>
      <w:del w:id="13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has</w:delText>
        </w:r>
      </w:del>
      <w:del w:id="13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344" w:author="PR Preview" w:date="2026-01-01T00:00:00Z">
        <w:r>
          <w:delText xml:space="preserve">, so</w:delText>
        </w:r>
      </w:del>
      <w:del w:id="134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is</w:delText>
        </w:r>
      </w:del>
      <w:del w:id="1348" w:author="PR Preview" w:date="2026-01-01T00:00:00Z">
        <w:r>
          <w:delText xml:space="preserve"> </w:delText>
        </w:r>
      </w:del>
      <w:hyperlink r:id="rId99">
        <w:del w:id="1349" w:author="PR Preview" w:date="2026-01-01T00:00:00Z">
          <w:r>
            <w:rPr>
              <w:rStyle w:val="Hyperlink"/>
            </w:rPr>
            <w:delText xml:space="preserve">singular</w:delText>
          </w:r>
        </w:del>
      </w:hyperlink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and not positive definite.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Yet</w:delText>
        </w:r>
      </w:del>
      <w:del w:id="1354" w:author="PR Preview" w:date="2026-01-01T00:00:00Z">
        <w:r>
          <w:delText xml:space="preserve"> </w:delText>
        </w:r>
      </w:del>
      <m:oMath>
        <m:r>
          <m:t>f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strictly convex, by the strict form of</w:delText>
        </w:r>
      </w:del>
      <w:del w:id="1357" w:author="PR Preview" w:date="2026-01-01T00:00:00Z">
        <w:r>
          <w:delText xml:space="preserve"> </w:delText>
        </w:r>
      </w:del>
      <w:hyperlink w:anchor="eq-supporting-hyperplane">
        <w:del w:id="135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359" w:author="PR Preview" w:date="2026-01-01T00:00:00Z">
        <w:r>
          <w:delText xml:space="preserve">: for</w:delText>
        </w:r>
      </w:del>
      <w:del w:id="13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y</m:t>
        </m:r>
      </m:oMath>
      <w:del w:id="136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1362" w:author="PR Preview" w:date="2026-01-01T00:00:00Z">
        <w:r>
          <w:delText xml:space="preserve">which is positive:</w:delText>
        </w:r>
      </w:del>
      <w:del w:id="13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364" w:author="PR Preview" w:date="2026-01-01T00:00:00Z">
        <w:r>
          <w:delText xml:space="preserve">, and</w:delText>
        </w:r>
      </w:del>
      <w:del w:id="13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would need</w:delText>
        </w:r>
      </w:del>
      <w:del w:id="136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and then</w:delText>
        </w:r>
      </w:del>
      <w:del w:id="13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del w:id="137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1373" w:author="PR Preview" w:date="2026-01-01T00:00:00Z">
        <w:r>
          <w:t xml:space="preserve">so</w:t>
        </w:r>
      </w:ins>
      <w:ins w:id="1374" w:author="PR Preview" w:date="2026-01-01T00:00:00Z">
        <w:r>
          <w:t xml:space="preserve"> </w:t>
        </w:r>
      </w:ins>
      <m:oMath>
        <m:r>
          <m:t>f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is convex.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The Hessian is not positive definite (</w:t>
        </w:r>
      </w:ins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gives</w:t>
        </w:r>
      </w:ins>
      <w:ins w:id="1381" w:author="PR Preview" w:date="2026-01-01T00:00:00Z">
        <w:r>
          <w:t xml:space="preserve"> </w:t>
        </w:r>
      </w:ins>
      <m:oMath>
        <m:r>
          <m:t>0</m:t>
        </m:r>
      </m:oMath>
      <w:ins w:id="1382" w:author="PR Preview" w:date="2026-01-01T00:00:00Z">
        <w:r>
          <w:t xml:space="preserve">),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so part 2 does not apply,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and in fact</w:t>
        </w:r>
      </w:ins>
      <w:ins w:id="1387" w:author="PR Preview" w:date="2026-01-01T00:00:00Z">
        <w:r>
          <w:t xml:space="preserve"> </w:t>
        </w:r>
      </w:ins>
      <m:oMath>
        <m:r>
          <m:t>f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is not strictly convex: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along</w:t>
        </w:r>
      </w:ins>
      <w:ins w:id="13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9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94" w:author="PR Preview" w:date="2026-01-01T00:00:00Z">
        <w:r>
          <w:t xml:space="preserve">and</w:t>
        </w:r>
      </w:ins>
      <w:ins w:id="13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linear in</w:t>
        </w:r>
      </w:ins>
      <w:ins w:id="1398" w:author="PR Preview" w:date="2026-01-01T00:00:00Z">
        <w:r>
          <w:t xml:space="preserve"> </w:t>
        </w:r>
      </w:ins>
      <m:oMath>
        <m:r>
          <m:t>t</m:t>
        </m:r>
      </m:oMath>
      <w:ins w:id="1399" w:author="PR Preview" w:date="2026-01-01T00:00:00Z">
        <w:r>
          <w:t xml:space="preserve">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so the convexity inequality holds with equality there.</w:t>
        </w:r>
      </w:ins>
    </w:p>
    <w:bookmarkEnd w:id="98"/>
    <w:bookmarkStart w:id="100" w:name="exm-convex-hessian-not-necessary"/>
    <w:p>
      <w:pPr>
        <w:pStyle w:val="FirstParagraph"/>
      </w:pPr>
      <w:ins w:id="1402" w:author="PR Preview" w:date="2026-01-01T00:00:00Z">
        <w:r>
          <w:rPr>
            <w:b/>
            <w:bCs/>
          </w:rPr>
          <w:t xml:space="preserve">Example 23 (Strictly convex with a singular Hessian)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Part 2 is sufficient but not necessary.</w:t>
        </w:r>
      </w:ins>
      <w:ins w:id="14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408" w:author="PR Preview" w:date="2026-01-01T00:00:00Z">
        <w:r>
          <w:t xml:space="preserve">so</w:t>
        </w:r>
      </w:ins>
      <w:ins w:id="140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is</w:t>
        </w:r>
      </w:ins>
      <w:ins w:id="1412" w:author="PR Preview" w:date="2026-01-01T00:00:00Z">
        <w:r>
          <w:t xml:space="preserve"> </w:t>
        </w:r>
      </w:ins>
      <w:hyperlink r:id="rId99">
        <w:ins w:id="1413" w:author="PR Preview" w:date="2026-01-01T00:00:00Z">
          <w:r>
            <w:rPr>
              <w:rStyle w:val="Hyperlink"/>
            </w:rPr>
            <w:t xml:space="preserve">singular</w:t>
          </w:r>
        </w:ins>
      </w:hyperlink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 not positive definite.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Yet</w:t>
        </w:r>
      </w:ins>
      <w:ins w:id="1418" w:author="PR Preview" w:date="2026-01-01T00:00:00Z">
        <w:r>
          <w:t xml:space="preserve"> </w:t>
        </w:r>
      </w:ins>
      <m:oMath>
        <m:r>
          <m:t>f</m:t>
        </m:r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is strictly convex, by the strict form of</w:t>
        </w:r>
      </w:ins>
      <w:ins w:id="1421" w:author="PR Preview" w:date="2026-01-01T00:00:00Z">
        <w:r>
          <w:t xml:space="preserve"> </w:t>
        </w:r>
      </w:ins>
      <w:hyperlink w:anchor="eq-supporting-hyperplane">
        <w:ins w:id="142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23" w:author="PR Preview" w:date="2026-01-01T00:00:00Z">
        <w:r>
          <w:t xml:space="preserve">: for</w:t>
        </w:r>
      </w:ins>
      <w:ins w:id="14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y</m:t>
        </m:r>
      </m:oMath>
      <w:ins w:id="142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ins w:id="1426" w:author="PR Preview" w:date="2026-01-01T00:00:00Z">
        <w:r>
          <w:t xml:space="preserve">which is positive:</w:t>
        </w:r>
      </w:ins>
      <w:ins w:id="14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428" w:author="PR Preview" w:date="2026-01-01T00:00:00Z">
        <w:r>
          <w:t xml:space="preserve">, and</w:t>
        </w:r>
      </w:ins>
      <w:ins w:id="14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would need</w:t>
        </w:r>
      </w:ins>
      <w:ins w:id="143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del w:id="1435" w:author="PR Preview" w:date="2026-01-01T00:00:00Z">
        <w:r>
          <w:rPr>
            <w:b/>
            <w:bCs/>
          </w:rPr>
          <w:delText xml:space="preserve">Example 25 (A line as a feasible set)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With the single constraint</w:delText>
        </w:r>
      </w:del>
      <w:del w:id="1438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the feasible set is the line</w:delText>
        </w:r>
      </w:del>
      <w:del w:id="14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del w:id="1443" w:author="PR Preview" w:date="2026-01-01T00:00:00Z">
        <w:r>
          <w:delText xml:space="preserve">.</w:delText>
        </w:r>
      </w:del>
      <w:del w:id="144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is feasible, since</w:delText>
        </w:r>
      </w:del>
      <w:del w:id="144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del w:id="1448" w:author="PR Preview" w:date="2026-01-01T00:00:00Z">
        <w:r>
          <w:delText xml:space="preserve">;</w:delText>
        </w:r>
      </w:del>
      <w:del w:id="14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not feasible, since</w:delText>
        </w:r>
      </w:del>
      <w:del w:id="145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del w:id="1453" w:author="PR Preview" w:date="2026-01-01T00:00:00Z">
        <w:r>
          <w:delText xml:space="preserve">.</w:delText>
        </w:r>
      </w:del>
    </w:p>
    <w:p>
      <w:pPr>
        <w:pStyle w:val="BodyText"/>
      </w:pPr>
      <w:ins w:id="1454" w:author="PR Preview" w:date="2026-01-01T00:00:00Z">
        <w:r>
          <w:rPr>
            <w:b/>
            <w:bCs/>
          </w:rPr>
          <w:t xml:space="preserve">Example 25 (A line as a feasible set)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With the single constraint</w:t>
        </w:r>
      </w:ins>
      <w:ins w:id="1457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feasible set is the line</w:t>
        </w:r>
      </w:ins>
      <w:ins w:id="146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is feasible,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is not feasible, since</w:t>
        </w:r>
      </w:ins>
      <w:ins w:id="146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ins w:id="1469" w:author="PR Preview" w:date="2026-01-01T00:00:00Z">
        <w:r>
          <w:t xml:space="preserve">.</w:t>
        </w:r>
      </w:ins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del w:id="1470" w:author="PR Preview" w:date="2026-01-01T00:00:00Z">
        <w:r>
          <w:rPr>
            <w:b/>
            <w:bCs/>
          </w:rPr>
          <w:delText xml:space="preserve">Example 26 (Minimizing over a line)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In the problem of minimizing</w:delText>
        </w:r>
      </w:del>
      <w:del w:id="147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subject to</w:delText>
        </w:r>
      </w:del>
      <w:del w:id="1476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477" w:author="PR Preview" w:date="2026-01-01T00:00:00Z">
        <w:r>
          <w:delText xml:space="preserve">,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the objective function is</w:delText>
        </w:r>
      </w:del>
      <w:del w:id="14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481" w:author="PR Preview" w:date="2026-01-01T00:00:00Z">
        <w:r>
          <w:delText xml:space="preserve">,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and the feasible set is the line of</w:delText>
        </w:r>
      </w:del>
      <w:del w:id="1484" w:author="PR Preview" w:date="2026-01-01T00:00:00Z">
        <w:r>
          <w:delText xml:space="preserve"> </w:delText>
        </w:r>
      </w:del>
      <w:hyperlink w:anchor="exm-feasible-set">
        <w:del w:id="148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486" w:author="PR Preview" w:date="2026-01-01T00:00:00Z">
        <w:r>
          <w:delText xml:space="preserve">.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The feasible point</w:delText>
        </w:r>
      </w:del>
      <w:del w:id="148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has</w:delText>
        </w:r>
      </w:del>
      <w:del w:id="14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del w:id="1493" w:author="PR Preview" w:date="2026-01-01T00:00:00Z">
        <w:r>
          <w:delText xml:space="preserve">.</w:delText>
        </w:r>
      </w:del>
      <w:del w:id="14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minimizes</w:delText>
        </w:r>
      </w:del>
      <w:del w:id="1497" w:author="PR Preview" w:date="2026-01-01T00:00:00Z">
        <w:r>
          <w:delText xml:space="preserve"> </w:delText>
        </w:r>
      </w:del>
      <m:oMath>
        <m:r>
          <m:t>f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over all of</w:delText>
        </w:r>
      </w:del>
      <w:del w:id="15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01" w:author="PR Preview" w:date="2026-01-01T00:00:00Z">
        <w:r>
          <w:delText xml:space="preserve">, with</w:delText>
        </w:r>
      </w:del>
      <w:del w:id="15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03" w:author="PR Preview" w:date="2026-01-01T00:00:00Z">
        <w:r>
          <w:delText xml:space="preserve">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but it is not a minimizer over the feasible set, because it is not feasible.</w:delText>
        </w:r>
      </w:del>
    </w:p>
    <w:p>
      <w:pPr>
        <w:pStyle w:val="BodyText"/>
      </w:pPr>
      <w:ins w:id="1506" w:author="PR Preview" w:date="2026-01-01T00:00:00Z">
        <w:r>
          <w:rPr>
            <w:b/>
            <w:bCs/>
          </w:rPr>
          <w:t xml:space="preserve">Example 26 (Minimizing over a line)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In the problem of minimizing</w:t>
        </w:r>
      </w:ins>
      <w:ins w:id="150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subject to</w:t>
        </w:r>
      </w:ins>
      <w:ins w:id="1512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513" w:author="PR Preview" w:date="2026-01-01T00:00:00Z">
        <w:r>
          <w:t xml:space="preserve">,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the objective function is</w:t>
        </w:r>
      </w:ins>
      <w:ins w:id="15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517" w:author="PR Preview" w:date="2026-01-01T00:00:00Z">
        <w:r>
          <w:t xml:space="preserve">,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and the feasible set is the line of</w:t>
        </w:r>
      </w:ins>
      <w:ins w:id="1520" w:author="PR Preview" w:date="2026-01-01T00:00:00Z">
        <w:r>
          <w:t xml:space="preserve"> </w:t>
        </w:r>
      </w:ins>
      <w:hyperlink w:anchor="exm-feasible-set">
        <w:ins w:id="1521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522" w:author="PR Preview" w:date="2026-01-01T00:00:00Z">
        <w:r>
          <w:t xml:space="preserve">.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The feasible point</w:t>
        </w:r>
      </w:ins>
      <w:ins w:id="152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minimizes</w:t>
        </w:r>
      </w:ins>
      <w:ins w:id="1530" w:author="PR Preview" w:date="2026-01-01T00:00:00Z">
        <w:r>
          <w:t xml:space="preserve"> </w:t>
        </w:r>
      </w:ins>
      <m:oMath>
        <m:r>
          <m:t>f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over all of</w:t>
        </w:r>
      </w:ins>
      <w:ins w:id="15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34" w:author="PR Preview" w:date="2026-01-01T00:00:00Z">
        <w:r>
          <w:t xml:space="preserve">, with</w:t>
        </w:r>
      </w:ins>
      <w:ins w:id="15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36" w:author="PR Preview" w:date="2026-01-01T00:00:00Z">
        <w:r>
          <w:t xml:space="preserve">,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but it is not a minimizer over the feasible set, because it is not feasible.</w:t>
        </w:r>
      </w:ins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539" w:author="PR Preview" w:date="2026-01-01T00:00:00Z">
        <w:r>
          <w:rPr>
            <w:b/>
            <w:bCs/>
          </w:rPr>
          <w:delText xml:space="preserve"> </w:delText>
        </w:r>
      </w:del>
      <w:del w:id="1540" w:author="PR Preview" w:date="2026-01-01T00:00:00Z">
        <w:r>
          <w:rPr>
            <w:b/>
            <w:bCs/>
          </w:rPr>
          <w:delText xml:space="preserve">is the unique minimizer.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Let</w:delText>
        </w:r>
      </w:del>
      <w:del w:id="15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satisfy</w:delText>
        </w:r>
      </w:del>
      <w:del w:id="154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547" w:author="PR Preview" w:date="2026-01-01T00:00:00Z">
        <w:r>
          <w:delText xml:space="preserve">, and let</w:delText>
        </w:r>
      </w:del>
      <w:del w:id="15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1549" w:author="PR Preview" w:date="2026-01-01T00:00:00Z">
        <w:r>
          <w:delText xml:space="preserve">,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so</w:delText>
        </w:r>
      </w:del>
      <w:del w:id="155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(matrix products distribute; both points satisfy the constraint).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First, the cross term vanishes:</w:delText>
        </w:r>
      </w:del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557" w:author="PR Preview" w:date="2026-01-01T00:00:00Z">
        <w:r>
          <w:rPr>
            <w:b/>
            <w:bCs/>
          </w:rPr>
          <w:t xml:space="preserve"> </w:t>
        </w:r>
      </w:ins>
      <w:ins w:id="1558" w:author="PR Preview" w:date="2026-01-01T00:00:00Z">
        <w:r>
          <w:rPr>
            <w:b/>
            <w:bCs/>
          </w:rPr>
          <w:t xml:space="preserve">is the unique minimizer.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Let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satisfy</w:t>
        </w:r>
      </w:ins>
      <w:ins w:id="156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565" w:author="PR Preview" w:date="2026-01-01T00:00:00Z">
        <w:r>
          <w:t xml:space="preserve">, and let</w:t>
        </w:r>
      </w:ins>
      <w:ins w:id="15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1567" w:author="PR Preview" w:date="2026-01-01T00:00:00Z">
        <w:r>
          <w:t xml:space="preserve">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ins w:id="1570" w:author="PR Preview" w:date="2026-01-01T00:00:00Z">
        <w:r>
          <w:t xml:space="preserve">(matrix products distribute; both points satisfy the constraint).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First, the cross term vanishes: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del w:id="1573" w:author="PR Preview" w:date="2026-01-01T00:00:00Z">
        <w:r>
          <w:delText xml:space="preserve">the constraint:</w:delText>
        </w:r>
      </w:del>
      <w:del w:id="1574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del w:id="1575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7"/>
        </w:numPr>
      </w:pPr>
      <w:del w:id="1576" w:author="PR Preview" w:date="2026-01-01T00:00:00Z">
        <w:r>
          <w:delText xml:space="preserve">the first block of</w:delText>
        </w:r>
      </w:del>
      <w:del w:id="1577" w:author="PR Preview" w:date="2026-01-01T00:00:00Z">
        <w:r>
          <w:delText xml:space="preserve"> </w:delText>
        </w:r>
      </w:del>
      <w:hyperlink w:anchor="eq-kkt">
        <w:del w:id="1578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1579" w:author="PR Preview" w:date="2026-01-01T00:00:00Z">
        <w:r>
          <w:delText xml:space="preserve">: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58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7"/>
        </w:numPr>
      </w:pPr>
      <w:del w:id="1582" w:author="PR Preview" w:date="2026-01-01T00:00:00Z">
        <w:r>
          <w:delText xml:space="preserve">the value:</w:delText>
        </w:r>
      </w:del>
      <w:del w:id="1583" w:author="PR Preview" w:date="2026-01-01T00:00:00Z">
        <w:r>
          <w:delText xml:space="preserve"> </w:delText>
        </w:r>
      </w:del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1584" w:author="PR Preview" w:date="2026-01-01T00:00:00Z">
        <w:r>
          <w:delText xml:space="preserve">.</w:delText>
        </w:r>
      </w:del>
    </w:p>
    <w:p>
      <w:pPr>
        <w:numPr>
          <w:ilvl w:val="0"/>
          <w:numId w:val="1017"/>
        </w:numPr>
      </w:pPr>
      <w:ins w:id="1585" w:author="PR Preview" w:date="2026-01-01T00:00:00Z">
        <w:r>
          <w:t xml:space="preserve">the constraint: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ins w:id="1586" w:author="PR Preview" w:date="2026-01-01T00:00:00Z">
        <w:r>
          <w:t xml:space="preserve">the first block of</w:t>
        </w:r>
      </w:ins>
      <w:ins w:id="1587" w:author="PR Preview" w:date="2026-01-01T00:00:00Z">
        <w:r>
          <w:t xml:space="preserve"> </w:t>
        </w:r>
      </w:ins>
      <w:hyperlink w:anchor="eq-kkt">
        <w:ins w:id="1588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5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ins w:id="1590" w:author="PR Preview" w:date="2026-01-01T00:00:00Z">
        <w:r>
          <w:t xml:space="preserve">the value: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del w:id="1591" w:author="PR Preview" w:date="2026-01-01T00:00:00Z">
        <w:r>
          <w:delText xml:space="preserve">If the columns of</w:delText>
        </w:r>
      </w:del>
      <w:del w:id="15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are dependent,</w:delText>
        </w:r>
      </w:del>
      <w:del w:id="1595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is not invertible: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with</w:delText>
        </w:r>
      </w:del>
      <w:del w:id="160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and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604" w:author="PR Preview" w:date="2026-01-01T00:00:00Z">
        <w:r>
          <w:delText xml:space="preserve">,</w:delText>
        </w:r>
      </w:del>
      <w:del w:id="1605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06" w:author="PR Preview" w:date="2026-01-01T00:00:00Z">
        <w:r>
          <w:delText xml:space="preserve">,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whose columns are equal.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So</w:delText>
        </w:r>
      </w:del>
      <w:del w:id="161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612" w:author="PR Preview" w:date="2026-01-01T00:00:00Z">
        <w:r>
          <w:delText xml:space="preserve">, and</w:delText>
        </w:r>
      </w:del>
      <w:del w:id="1613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is not invertible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(</w:delText>
        </w:r>
      </w:del>
      <w:hyperlink r:id="rId122">
        <w:del w:id="1618" w:author="PR Preview" w:date="2026-01-01T00:00:00Z">
          <w:r>
            <w:rPr>
              <w:rStyle w:val="Hyperlink"/>
            </w:rPr>
            <w:delText xml:space="preserve">a square matrix is invertible exactly when its null space is zero</w:delText>
          </w:r>
        </w:del>
      </w:hyperlink>
      <w:del w:id="1619" w:author="PR Preview" w:date="2026-01-01T00:00:00Z">
        <w:r>
          <w:delText xml:space="preserve">).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The two constraints both read</w:delText>
        </w:r>
      </w:del>
      <w:del w:id="16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1623" w:author="PR Preview" w:date="2026-01-01T00:00:00Z">
        <w:r>
          <w:delText xml:space="preserve">,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so they have no solution at all when</w:delText>
        </w:r>
      </w:del>
      <w:del w:id="1626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1627" w:author="PR Preview" w:date="2026-01-01T00:00:00Z">
        <w:r>
          <w:delText xml:space="preserve">.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When</w:delText>
        </w:r>
      </w:del>
      <w:del w:id="163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a unique minimizer still exists,</w:delText>
        </w:r>
      </w:del>
      <w:del w:id="163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del w:id="1634" w:author="PR Preview" w:date="2026-01-01T00:00:00Z">
        <w:r>
          <w:delText xml:space="preserve">,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but the formula of</w:delText>
        </w:r>
      </w:del>
      <w:del w:id="1637" w:author="PR Preview" w:date="2026-01-01T00:00:00Z">
        <w:r>
          <w:delText xml:space="preserve"> </w:delText>
        </w:r>
      </w:del>
      <w:hyperlink w:anchor="thm-qp-equality">
        <w:del w:id="163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cannot produce it.</w:delText>
        </w:r>
      </w:del>
    </w:p>
    <w:p>
      <w:pPr>
        <w:numPr>
          <w:ilvl w:val="0"/>
          <w:numId w:val="1018"/>
        </w:numPr>
      </w:pPr>
      <w:ins w:id="1641" w:author="PR Preview" w:date="2026-01-01T00:00:00Z">
        <w:r>
          <w:t xml:space="preserve">If the columns of</w:t>
        </w:r>
      </w:ins>
      <w:ins w:id="16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are dependent,</w:t>
        </w:r>
      </w:ins>
      <w:ins w:id="1645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is not invertible: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with</w:t>
        </w:r>
      </w:ins>
      <w:ins w:id="165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and</w:t>
        </w:r>
      </w:ins>
      <w:ins w:id="16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65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55" w:author="PR Preview" w:date="2026-01-01T00:00:00Z">
        <w:r>
          <w:t xml:space="preserve">whose columns are equal.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So</w:t>
        </w:r>
      </w:ins>
      <w:ins w:id="1658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659" w:author="PR Preview" w:date="2026-01-01T00:00:00Z">
        <w:r>
          <w:t xml:space="preserve">, and</w:t>
        </w:r>
      </w:ins>
      <w:ins w:id="166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is not invertible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(</w:t>
        </w:r>
      </w:ins>
      <w:hyperlink r:id="rId122">
        <w:ins w:id="1665" w:author="PR Preview" w:date="2026-01-01T00:00:00Z">
          <w:r>
            <w:rPr>
              <w:rStyle w:val="Hyperlink"/>
            </w:rPr>
            <w:t xml:space="preserve">a square matrix is invertible exactly when its null space is zero</w:t>
          </w:r>
        </w:ins>
      </w:hyperlink>
      <w:ins w:id="1666" w:author="PR Preview" w:date="2026-01-01T00:00:00Z">
        <w:r>
          <w:t xml:space="preserve">).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The two constraints both read</w:t>
        </w:r>
      </w:ins>
      <w:ins w:id="16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1670" w:author="PR Preview" w:date="2026-01-01T00:00:00Z">
        <w:r>
          <w:t xml:space="preserve">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so they have no solution at all when</w:t>
        </w:r>
      </w:ins>
      <w:ins w:id="167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1674" w:author="PR Preview" w:date="2026-01-01T00:00:00Z">
        <w:r>
          <w:t xml:space="preserve">.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When</w:t>
        </w:r>
      </w:ins>
      <w:ins w:id="167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a unique minimizer still exists,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80" w:author="PR Preview" w:date="2026-01-01T00:00:00Z">
        <w:r>
          <w:t xml:space="preserve">but the formula of</w:t>
        </w:r>
      </w:ins>
      <w:ins w:id="1681" w:author="PR Preview" w:date="2026-01-01T00:00:00Z">
        <w:r>
          <w:t xml:space="preserve"> </w:t>
        </w:r>
      </w:ins>
      <w:hyperlink w:anchor="thm-qp-equality">
        <w:ins w:id="168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cannot produce it.</w:t>
        </w:r>
      </w:ins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del w:id="1685" w:author="PR Preview" w:date="2026-01-01T00:00:00Z">
        <w:r>
          <w:rPr>
            <w:b/>
            <w:bCs/>
          </w:rPr>
          <w:delText xml:space="preserve">Example 31 (Moving the line)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In</w:delText>
        </w:r>
      </w:del>
      <w:del w:id="1688" w:author="PR Preview" w:date="2026-01-01T00:00:00Z">
        <w:r>
          <w:delText xml:space="preserve"> </w:delText>
        </w:r>
      </w:del>
      <w:hyperlink w:anchor="exm-qp-equality">
        <w:del w:id="1689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with a general right side</w:delText>
        </w:r>
      </w:del>
      <w:del w:id="1692" w:author="PR Preview" w:date="2026-01-01T00:00:00Z">
        <w:r>
          <w:delText xml:space="preserve"> </w:delText>
        </w:r>
      </w:del>
      <m:oMath>
        <m:r>
          <m:t>b</m:t>
        </m:r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in place of</w:delText>
        </w:r>
      </w:del>
      <w:del w:id="1695" w:author="PR Preview" w:date="2026-01-01T00:00:00Z">
        <w:r>
          <w:delText xml:space="preserve"> </w:delText>
        </w:r>
      </w:del>
      <m:oMath>
        <m:r>
          <m:t>5</m:t>
        </m:r>
      </m:oMath>
      <w:del w:id="1696" w:author="PR Preview" w:date="2026-01-01T00:00:00Z">
        <w:r>
          <w:delText xml:space="preserve">,</w:delText>
        </w:r>
      </w:del>
      <w:del w:id="169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and</w:delText>
        </w:r>
      </w:del>
      <w:del w:id="170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so</w:delText>
        </w:r>
      </w:del>
      <w:del w:id="17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del w:id="1705" w:author="PR Preview" w:date="2026-01-01T00:00:00Z">
        <w:r>
          <w:delText xml:space="preserve">.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At</w:delText>
        </w:r>
      </w:del>
      <w:del w:id="17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5</m:t>
        </m:r>
      </m:oMath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this derivative is</w:delText>
        </w:r>
      </w:del>
      <w:del w:id="171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del w:id="1712" w:author="PR Preview" w:date="2026-01-01T00:00:00Z">
        <w:r>
          <w:delText xml:space="preserve">: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moving the line</w:delText>
        </w:r>
      </w:del>
      <w:del w:id="1715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outward by a small step</w:delText>
        </w:r>
      </w:del>
      <w:del w:id="1718" w:author="PR Preview" w:date="2026-01-01T00:00:00Z">
        <w:r>
          <w:delText xml:space="preserve"> </w:delText>
        </w:r>
      </w:del>
      <m:oMath>
        <m:r>
          <m:t>ε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in</w:delText>
        </w:r>
      </w:del>
      <w:del w:id="1721" w:author="PR Preview" w:date="2026-01-01T00:00:00Z">
        <w:r>
          <w:delText xml:space="preserve"> </w:delText>
        </w:r>
      </w:del>
      <m:oMath>
        <m:r>
          <m:t>b</m:t>
        </m:r>
      </m:oMath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raises the minimum value by about</w:delText>
        </w:r>
      </w:del>
      <w:del w:id="1724" w:author="PR Preview" w:date="2026-01-01T00:00:00Z">
        <w:r>
          <w:delText xml:space="preserve"> </w:delText>
        </w:r>
      </w:del>
      <m:oMath>
        <m:r>
          <m:t>0.4</m:t>
        </m:r>
        <m:r>
          <m:t> </m:t>
        </m:r>
        <m:r>
          <m:t>ε</m:t>
        </m:r>
      </m:oMath>
      <w:del w:id="1725" w:author="PR Preview" w:date="2026-01-01T00:00:00Z">
        <w:r>
          <w:delText xml:space="preserve">.</w:delText>
        </w:r>
      </w:del>
    </w:p>
    <w:p>
      <w:pPr>
        <w:pStyle w:val="FirstParagraph"/>
      </w:pPr>
      <w:ins w:id="1726" w:author="PR Preview" w:date="2026-01-01T00:00:00Z">
        <w:r>
          <w:rPr>
            <w:b/>
            <w:bCs/>
          </w:rPr>
          <w:t xml:space="preserve">Example 31 (Moving the line)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In</w:t>
        </w:r>
      </w:ins>
      <w:ins w:id="1729" w:author="PR Preview" w:date="2026-01-01T00:00:00Z">
        <w:r>
          <w:t xml:space="preserve"> </w:t>
        </w:r>
      </w:ins>
      <w:hyperlink w:anchor="exm-qp-equality">
        <w:ins w:id="173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with a general right side</w:t>
        </w:r>
      </w:ins>
      <w:ins w:id="1733" w:author="PR Preview" w:date="2026-01-01T00:00:00Z">
        <w:r>
          <w:t xml:space="preserve"> </w:t>
        </w:r>
      </w:ins>
      <m:oMath>
        <m:r>
          <m:t>b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in place of</w:t>
        </w:r>
      </w:ins>
      <w:ins w:id="1736" w:author="PR Preview" w:date="2026-01-01T00:00:00Z">
        <w:r>
          <w:t xml:space="preserve"> </w:t>
        </w:r>
      </w:ins>
      <m:oMath>
        <m:r>
          <m:t>5</m:t>
        </m:r>
      </m:oMath>
      <w:ins w:id="1737" w:author="PR Preview" w:date="2026-01-01T00:00:00Z">
        <w:r>
          <w:t xml:space="preserve">,</w:t>
        </w:r>
      </w:ins>
      <w:ins w:id="17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41" w:author="PR Preview" w:date="2026-01-01T00:00:00Z">
        <w:r>
          <w:t xml:space="preserve">so</w:t>
        </w:r>
      </w:ins>
      <w:ins w:id="174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ins w:id="1743" w:author="PR Preview" w:date="2026-01-01T00:00:00Z">
        <w:r>
          <w:t xml:space="preserve">.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At</w:t>
        </w:r>
      </w:ins>
      <w:ins w:id="174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5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this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ins w:id="1749" w:author="PR Preview" w:date="2026-01-01T00:00:00Z">
        <w:r>
          <w:t xml:space="preserve">moving the line</w:t>
        </w:r>
      </w:ins>
      <w:ins w:id="1750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outward by a small step</w:t>
        </w:r>
      </w:ins>
      <w:ins w:id="1753" w:author="PR Preview" w:date="2026-01-01T00:00:00Z">
        <w:r>
          <w:t xml:space="preserve"> </w:t>
        </w:r>
      </w:ins>
      <m:oMath>
        <m:r>
          <m:t>ε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</w:t>
        </w:r>
      </w:ins>
      <w:ins w:id="1756" w:author="PR Preview" w:date="2026-01-01T00:00:00Z">
        <w:r>
          <w:t xml:space="preserve"> </w:t>
        </w:r>
      </w:ins>
      <m:oMath>
        <m:r>
          <m:t>b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raises the minimum value by about</w:t>
        </w:r>
      </w:ins>
      <w:ins w:id="1759" w:author="PR Preview" w:date="2026-01-01T00:00:00Z">
        <w:r>
          <w:t xml:space="preserve"> </w:t>
        </w:r>
      </w:ins>
      <m:oMath>
        <m:r>
          <m:t>0.4</m:t>
        </m:r>
        <m:r>
          <m:t> </m:t>
        </m:r>
        <m:r>
          <m:t>ε</m:t>
        </m:r>
      </m:oMath>
      <w:ins w:id="1760" w:author="PR Preview" w:date="2026-01-01T00:00:00Z">
        <w:r>
          <w:t xml:space="preserve">.</w:t>
        </w:r>
      </w:ins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del w:id="176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(to six decimals);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ins w:id="1764" w:author="PR Preview" w:date="2026-01-01T00:00:00Z">
        <w:r>
          <w:t xml:space="preserve">(to six decimals);</w:t>
        </w:r>
      </w:ins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del w:id="1765" w:author="PR Preview" w:date="2026-01-01T00:00:00Z">
        <w:r>
          <w:rPr>
            <w:b/>
            <w:bCs/>
          </w:rPr>
          <w:delText xml:space="preserve">Example 34 (The model at</w:delText>
        </w:r>
      </w:del>
      <w:del w:id="176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767" w:author="PR Preview" w:date="2026-01-01T00:00:00Z">
        <w:r>
          <w:rPr>
            <w:b/>
            <w:bCs/>
          </w:rPr>
          <w:delText xml:space="preserve">)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For</w:delText>
        </w:r>
      </w:del>
      <w:del w:id="17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at</w:delText>
        </w:r>
      </w:del>
      <w:del w:id="17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(</w:delText>
        </w:r>
      </w:del>
      <w:hyperlink w:anchor="exm-newton-method">
        <w:del w:id="1776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1777" w:author="PR Preview" w:date="2026-01-01T00:00:00Z">
        <w:r>
          <w:delText xml:space="preserve">),</w:delText>
        </w:r>
      </w:del>
      <w:del w:id="17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and</w:delText>
        </w:r>
      </w:del>
      <w:del w:id="178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782" w:author="PR Preview" w:date="2026-01-01T00:00:00Z">
        <w:r>
          <w:delText xml:space="preserve">, so</w:delText>
        </w:r>
      </w:del>
      <w:del w:id="178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784" w:author="PR Preview" w:date="2026-01-01T00:00:00Z">
        <w:r>
          <w:delText xml:space="preserve">.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For</w:delText>
        </w:r>
      </w:del>
      <w:del w:id="17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1788" w:author="PR Preview" w:date="2026-01-01T00:00:00Z">
        <w:r>
          <w:delText xml:space="preserve">, whose Hessian is</w:delText>
        </w:r>
      </w:del>
      <w:del w:id="1789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at every point,</w:delText>
        </w:r>
      </w:del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the model at any</w:delText>
        </w:r>
      </w:del>
      <w:del w:id="17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equals</w:delText>
        </w:r>
      </w:del>
      <w:del w:id="17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exactly (</w:delText>
        </w:r>
      </w:del>
      <w:hyperlink w:anchor="exm-taylor-mv">
        <w:del w:id="180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with</w:delText>
        </w:r>
      </w:del>
      <w:del w:id="180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del w:id="1804" w:author="PR Preview" w:date="2026-01-01T00:00:00Z">
        <w:r>
          <w:delText xml:space="preserve">).</w:delText>
        </w:r>
      </w:del>
    </w:p>
    <w:p>
      <w:pPr>
        <w:pStyle w:val="BodyText"/>
      </w:pPr>
      <w:ins w:id="1805" w:author="PR Preview" w:date="2026-01-01T00:00:00Z">
        <w:r>
          <w:rPr>
            <w:b/>
            <w:bCs/>
          </w:rPr>
          <w:t xml:space="preserve">Example 34 (The model at</w:t>
        </w:r>
      </w:ins>
      <w:ins w:id="180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807" w:author="PR Preview" w:date="2026-01-01T00:00:00Z">
        <w:r>
          <w:rPr>
            <w:b/>
            <w:bCs/>
          </w:rPr>
          <w:t xml:space="preserve">)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For</w:t>
        </w:r>
      </w:ins>
      <w:ins w:id="18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at</w:t>
        </w:r>
      </w:ins>
      <w:ins w:id="18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(</w:t>
        </w:r>
      </w:ins>
      <w:hyperlink w:anchor="exm-newton-method">
        <w:ins w:id="1816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181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ins w:id="181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819" w:author="PR Preview" w:date="2026-01-01T00:00:00Z">
        <w:r>
          <w:t xml:space="preserve">so</w:t>
        </w:r>
      </w:ins>
      <w:ins w:id="182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821" w:author="PR Preview" w:date="2026-01-01T00:00:00Z">
        <w:r>
          <w:t xml:space="preserve">.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For</w:t>
        </w:r>
      </w:ins>
      <w:ins w:id="18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1825" w:author="PR Preview" w:date="2026-01-01T00:00:00Z">
        <w:r>
          <w:t xml:space="preserve">, whose Hessian is</w:t>
        </w:r>
      </w:ins>
      <w:ins w:id="182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at every point,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the model at any</w:t>
        </w:r>
      </w:ins>
      <w:ins w:id="18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equals</w:t>
        </w:r>
      </w:ins>
      <w:ins w:id="1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exactly (</w:t>
        </w:r>
      </w:ins>
      <w:hyperlink w:anchor="exm-taylor-mv">
        <w:ins w:id="183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with</w:t>
        </w:r>
      </w:ins>
      <w:ins w:id="184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ins w:id="1841" w:author="PR Preview" w:date="2026-01-01T00:00:00Z">
        <w:r>
          <w:t xml:space="preserve">).</w:t>
        </w:r>
      </w:ins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del w:id="1842" w:author="PR Preview" w:date="2026-01-01T00:00:00Z">
        <w:r>
          <w:rPr>
            <w:b/>
            <w:bCs/>
          </w:rPr>
          <w:delText xml:space="preserve">Example 35 (The Newton step at</w:delText>
        </w:r>
      </w:del>
      <w:del w:id="184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844" w:author="PR Preview" w:date="2026-01-01T00:00:00Z">
        <w:r>
          <w:rPr>
            <w:b/>
            <w:bCs/>
          </w:rPr>
          <w:delText xml:space="preserve">)</w:delText>
        </w:r>
      </w:del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For the model</w:delText>
        </w:r>
      </w:del>
      <w:del w:id="184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of</w:delText>
        </w:r>
      </w:del>
      <w:del w:id="1850" w:author="PR Preview" w:date="2026-01-01T00:00:00Z">
        <w:r>
          <w:delText xml:space="preserve"> </w:delText>
        </w:r>
      </w:del>
      <w:hyperlink w:anchor="exm-quadratic-model">
        <w:del w:id="1851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1852" w:author="PR Preview" w:date="2026-01-01T00:00:00Z">
        <w:r>
          <w:delText xml:space="preserve">,</w:delText>
        </w:r>
      </w:del>
      <w:del w:id="185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is positive definite, so by</w:delText>
        </w:r>
      </w:del>
      <w:del w:id="1856" w:author="PR Preview" w:date="2026-01-01T00:00:00Z">
        <w:r>
          <w:delText xml:space="preserve"> </w:delText>
        </w:r>
      </w:del>
      <w:hyperlink w:anchor="thm-newton-model">
        <w:del w:id="185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its minimizer is</w:delText>
        </w:r>
      </w:del>
      <w:del w:id="1860" w:author="PR Preview" w:date="2026-01-01T00:00:00Z">
        <w:r>
          <w:delText xml:space="preserve"> </w:delText>
        </w:r>
      </w:del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del w:id="1861" w:author="PR Preview" w:date="2026-01-01T00:00:00Z">
        <w:r>
          <w:delText xml:space="preserve">.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Setting the derivative</w:delText>
        </w:r>
      </w:del>
      <w:del w:id="1864" w:author="PR Preview" w:date="2026-01-01T00:00:00Z">
        <w:r>
          <w:delText xml:space="preserve"> </w:delText>
        </w:r>
      </w:del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to</w:delText>
        </w:r>
      </w:del>
      <w:del w:id="1867" w:author="PR Preview" w:date="2026-01-01T00:00:00Z">
        <w:r>
          <w:delText xml:space="preserve"> </w:delText>
        </w:r>
      </w:del>
      <m:oMath>
        <m:r>
          <m:t>0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gives the same</w:delText>
        </w:r>
      </w:del>
      <w:del w:id="1870" w:author="PR Preview" w:date="2026-01-01T00:00:00Z">
        <w:r>
          <w:delText xml:space="preserve"> </w:delText>
        </w:r>
      </w:del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del w:id="1871" w:author="PR Preview" w:date="2026-01-01T00:00:00Z">
        <w:r>
          <w:delText xml:space="preserve">,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and</w:delText>
        </w:r>
      </w:del>
      <w:del w:id="1874" w:author="PR Preview" w:date="2026-01-01T00:00:00Z">
        <w:r>
          <w:delText xml:space="preserve"> </w:delText>
        </w:r>
      </w:del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(</w:delText>
        </w:r>
      </w:del>
      <w:hyperlink w:anchor="exm-newton-method">
        <w:del w:id="1877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1878" w:author="PR Preview" w:date="2026-01-01T00:00:00Z">
        <w:r>
          <w:delText xml:space="preserve">).</w:delText>
        </w:r>
      </w:del>
    </w:p>
    <w:p>
      <w:pPr>
        <w:pStyle w:val="BodyText"/>
      </w:pPr>
      <w:ins w:id="1879" w:author="PR Preview" w:date="2026-01-01T00:00:00Z">
        <w:r>
          <w:rPr>
            <w:b/>
            <w:bCs/>
          </w:rPr>
          <w:t xml:space="preserve">Example 35 (The Newton step at</w:t>
        </w:r>
      </w:ins>
      <w:ins w:id="188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881" w:author="PR Preview" w:date="2026-01-01T00:00:00Z">
        <w:r>
          <w:rPr>
            <w:b/>
            <w:bCs/>
          </w:rPr>
          <w:t xml:space="preserve">)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For the model</w:t>
        </w:r>
      </w:ins>
      <w:ins w:id="188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of</w:t>
        </w:r>
      </w:ins>
      <w:ins w:id="1887" w:author="PR Preview" w:date="2026-01-01T00:00:00Z">
        <w:r>
          <w:t xml:space="preserve"> </w:t>
        </w:r>
      </w:ins>
      <w:hyperlink w:anchor="exm-quadratic-model">
        <w:ins w:id="1888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1889" w:author="PR Preview" w:date="2026-01-01T00:00:00Z">
        <w:r>
          <w:t xml:space="preserve">,</w:t>
        </w:r>
      </w:ins>
      <w:ins w:id="189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 positive definite, so by</w:t>
        </w:r>
      </w:ins>
      <w:ins w:id="1893" w:author="PR Preview" w:date="2026-01-01T00:00:00Z">
        <w:r>
          <w:t xml:space="preserve"> </w:t>
        </w:r>
      </w:ins>
      <w:hyperlink w:anchor="thm-newton-model">
        <w:ins w:id="189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897" w:author="PR Preview" w:date="2026-01-01T00:00:00Z">
        <w:r>
          <w:t xml:space="preserve">Setting the derivative</w:t>
        </w:r>
      </w:ins>
      <w:ins w:id="1898" w:author="PR Preview" w:date="2026-01-01T00:00:00Z">
        <w:r>
          <w:t xml:space="preserve"> </w:t>
        </w:r>
      </w:ins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to</w:t>
        </w:r>
      </w:ins>
      <w:ins w:id="1901" w:author="PR Preview" w:date="2026-01-01T00:00:00Z">
        <w:r>
          <w:t xml:space="preserve"> </w:t>
        </w:r>
      </w:ins>
      <m:oMath>
        <m:r>
          <m:t>0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gives the same</w:t>
        </w:r>
      </w:ins>
      <w:ins w:id="1904" w:author="PR Preview" w:date="2026-01-01T00:00:00Z">
        <w:r>
          <w:t xml:space="preserve"> </w:t>
        </w:r>
      </w:ins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ins w:id="1905" w:author="PR Preview" w:date="2026-01-01T00:00:00Z">
        <w:r>
          <w:t xml:space="preserve">,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ins w:id="1908" w:author="PR Preview" w:date="2026-01-01T00:00:00Z">
        <w:r>
          <w:t xml:space="preserve">(</w:t>
        </w:r>
      </w:ins>
      <w:hyperlink w:anchor="exm-newton-method">
        <w:ins w:id="1909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1910" w:author="PR Preview" w:date="2026-01-01T00:00:00Z">
        <w:r>
          <w:t xml:space="preserve">).</w:t>
        </w:r>
      </w:ins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del w:id="1911" w:author="PR Preview" w:date="2026-01-01T00:00:00Z">
        <w:r>
          <w:rPr>
            <w:i/>
            <w:iCs/>
          </w:rPr>
          <w:delText xml:space="preserve">Proof</w:delText>
        </w:r>
      </w:del>
      <w:del w:id="1912" w:author="PR Preview" w:date="2026-01-01T00:00:00Z">
        <w:r>
          <w:delText xml:space="preserve">. </w:delText>
        </w:r>
      </w:del>
      <w:del w:id="1913" w:author="PR Preview" w:date="2026-01-01T00:00:00Z">
        <w:r>
          <w:delText xml:space="preserve">Partial derivatives of a sum or of a constant multiple are the sum or multiple of the partial derivatives,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so by</w:delText>
        </w:r>
      </w:del>
      <w:del w:id="1916" w:author="PR Preview" w:date="2026-01-01T00:00:00Z">
        <w:r>
          <w:delText xml:space="preserve"> </w:delText>
        </w:r>
      </w:del>
      <w:hyperlink r:id="rId45">
        <w:del w:id="1917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for</w:delText>
        </w:r>
      </w:del>
      <w:del w:id="192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and</w:delText>
        </w:r>
      </w:del>
      <w:del w:id="1923" w:author="PR Preview" w:date="2026-01-01T00:00:00Z">
        <w:r>
          <w:delText xml:space="preserve"> </w:delText>
        </w:r>
      </w:del>
      <w:hyperlink r:id="rId112">
        <w:del w:id="1924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for</w:delText>
        </w:r>
      </w:del>
      <w:del w:id="19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1928" w:author="PR Preview" w:date="2026-01-01T00:00:00Z">
        <w:r>
          <w:delText xml:space="preserve">,</w:delText>
        </w:r>
      </w:del>
      <w:del w:id="19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del w:id="1930" w:author="PR Preview" w:date="2026-01-01T00:00:00Z">
        <w:r>
          <w:delText xml:space="preserve">;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by</w:delText>
        </w:r>
      </w:del>
      <w:del w:id="1933" w:author="PR Preview" w:date="2026-01-01T00:00:00Z">
        <w:r>
          <w:delText xml:space="preserve"> </w:delText>
        </w:r>
      </w:del>
      <w:hyperlink r:id="rId46">
        <w:del w:id="1934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with</w:delText>
        </w:r>
      </w:del>
      <w:del w:id="193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in place of</w:delText>
        </w:r>
      </w:del>
      <w:del w:id="194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and because the gradient</w:delText>
        </w:r>
      </w:del>
      <w:del w:id="194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of the linear term is constant (</w:delText>
        </w:r>
      </w:del>
      <w:hyperlink r:id="rId113">
        <w:del w:id="1947" w:author="PR Preview" w:date="2026-01-01T00:00:00Z">
          <w:r>
            <w:rPr>
              <w:rStyle w:val="Hyperlink"/>
            </w:rPr>
            <w:delText xml:space="preserve">constant with respect to a vector</w:delText>
          </w:r>
        </w:del>
      </w:hyperlink>
      <w:del w:id="1948" w:author="PR Preview" w:date="2026-01-01T00:00:00Z">
        <w:r>
          <w:delText xml:space="preserve">),</w:delText>
        </w:r>
      </w:del>
      <w:del w:id="194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del w:id="1950" w:author="PR Preview" w:date="2026-01-01T00:00:00Z">
        <w:r>
          <w:delText xml:space="preserve">,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which is invertible (</w:delText>
        </w:r>
      </w:del>
      <w:hyperlink r:id="rId118">
        <w:del w:id="1953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1954" w:author="PR Preview" w:date="2026-01-01T00:00:00Z">
        <w:r>
          <w:delText xml:space="preserve">).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So</w:delText>
        </w:r>
      </w:del>
    </w:p>
    <w:p>
      <w:pPr>
        <w:pStyle w:val="BodyText"/>
      </w:pPr>
      <w:ins w:id="1957" w:author="PR Preview" w:date="2026-01-01T00:00:00Z">
        <w:r>
          <w:rPr>
            <w:i/>
            <w:iCs/>
          </w:rPr>
          <w:t xml:space="preserve">Proof</w:t>
        </w:r>
      </w:ins>
      <w:ins w:id="1958" w:author="PR Preview" w:date="2026-01-01T00:00:00Z">
        <w:r>
          <w:t xml:space="preserve">. </w:t>
        </w:r>
      </w:ins>
      <w:ins w:id="1959" w:author="PR Preview" w:date="2026-01-01T00:00:00Z">
        <w:r>
          <w:t xml:space="preserve">Partial derivatives of a sum or of a constant multiple are the sum or multiple of the partial derivatives,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so by</w:t>
        </w:r>
      </w:ins>
      <w:ins w:id="1962" w:author="PR Preview" w:date="2026-01-01T00:00:00Z">
        <w:r>
          <w:t xml:space="preserve"> </w:t>
        </w:r>
      </w:ins>
      <w:hyperlink r:id="rId45">
        <w:ins w:id="1963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for</w:t>
        </w:r>
      </w:ins>
      <w:ins w:id="196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and</w:t>
        </w:r>
      </w:ins>
      <w:ins w:id="1969" w:author="PR Preview" w:date="2026-01-01T00:00:00Z">
        <w:r>
          <w:t xml:space="preserve"> </w:t>
        </w:r>
      </w:ins>
      <w:hyperlink r:id="rId112">
        <w:ins w:id="1970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for</w:t>
        </w:r>
      </w:ins>
      <w:ins w:id="19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9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1975" w:author="PR Preview" w:date="2026-01-01T00:00:00Z">
        <w:r>
          <w:t xml:space="preserve">by</w:t>
        </w:r>
      </w:ins>
      <w:ins w:id="1976" w:author="PR Preview" w:date="2026-01-01T00:00:00Z">
        <w:r>
          <w:t xml:space="preserve"> </w:t>
        </w:r>
      </w:ins>
      <w:hyperlink r:id="rId46">
        <w:ins w:id="1977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with</w:t>
        </w:r>
      </w:ins>
      <w:ins w:id="198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in place of</w:t>
        </w:r>
      </w:ins>
      <w:ins w:id="198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984" w:author="PR Preview" w:date="2026-01-01T00:00:00Z">
        <w:r>
          <w:t xml:space="preserve">,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and because the gradient</w:t>
        </w:r>
      </w:ins>
      <w:ins w:id="19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of the linear term is constant (</w:t>
        </w:r>
      </w:ins>
      <w:hyperlink r:id="rId113">
        <w:ins w:id="1990" w:author="PR Preview" w:date="2026-01-01T00:00:00Z">
          <w:r>
            <w:rPr>
              <w:rStyle w:val="Hyperlink"/>
            </w:rPr>
            <w:t xml:space="preserve">constant with respect to a vector</w:t>
          </w:r>
        </w:ins>
      </w:hyperlink>
      <w:ins w:id="1991" w:author="PR Preview" w:date="2026-01-01T00:00:00Z">
        <w:r>
          <w:t xml:space="preserve">),</w:t>
        </w:r>
      </w:ins>
      <w:ins w:id="199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ins w:id="1993" w:author="PR Preview" w:date="2026-01-01T00:00:00Z">
        <w:r>
          <w:t xml:space="preserve">,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which is invertible (</w:t>
        </w:r>
      </w:ins>
      <w:hyperlink r:id="rId118">
        <w:ins w:id="1996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1997" w:author="PR Preview" w:date="2026-01-01T00:00:00Z">
        <w:r>
          <w:t xml:space="preserve">).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del w:id="2000" w:author="PR Preview" w:date="2026-01-01T00:00:00Z">
        <w:r>
          <w:rPr>
            <w:b/>
            <w:bCs/>
          </w:rPr>
          <w:delText xml:space="preserve">Example 39 (One step to the minimizer)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Let</w:delText>
        </w:r>
      </w:del>
      <w:del w:id="20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2004" w:author="PR Preview" w:date="2026-01-01T00:00:00Z">
        <w:r>
          <w:delText xml:space="preserve">, so</w:delText>
        </w:r>
      </w:del>
      <w:del w:id="200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and</w:delText>
        </w:r>
      </w:del>
      <w:del w:id="20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009" w:author="PR Preview" w:date="2026-01-01T00:00:00Z">
        <w:r>
          <w:delText xml:space="preserve">.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From</w:delText>
        </w:r>
      </w:del>
      <w:del w:id="20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the gradient is</w:delText>
        </w:r>
      </w:del>
      <w:del w:id="201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16" w:author="PR Preview" w:date="2026-01-01T00:00:00Z">
        <w:r>
          <w:delText xml:space="preserve">,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and</w:delText>
        </w:r>
      </w:del>
      <w:del w:id="20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2020" w:author="PR Preview" w:date="2026-01-01T00:00:00Z">
        <w:r>
          <w:delText xml:space="preserve">, so the Newton step is</w:delText>
        </w:r>
      </w:del>
      <w:del w:id="20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and</w:delText>
        </w:r>
      </w:del>
      <w:del w:id="202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025" w:author="PR Preview" w:date="2026-01-01T00:00:00Z">
        <w:r>
          <w:delText xml:space="preserve">, the minimizer.</w:delText>
        </w:r>
      </w:del>
    </w:p>
    <w:p>
      <w:pPr>
        <w:pStyle w:val="BodyText"/>
      </w:pPr>
      <w:ins w:id="2026" w:author="PR Preview" w:date="2026-01-01T00:00:00Z">
        <w:r>
          <w:rPr>
            <w:b/>
            <w:bCs/>
          </w:rPr>
          <w:t xml:space="preserve">Example 39 (One step to the minimizer)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Let</w:t>
        </w:r>
      </w:ins>
      <w:ins w:id="20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2030" w:author="PR Preview" w:date="2026-01-01T00:00:00Z">
        <w:r>
          <w:t xml:space="preserve">, so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and</w:t>
        </w:r>
      </w:ins>
      <w:ins w:id="20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035" w:author="PR Preview" w:date="2026-01-01T00:00:00Z">
        <w:r>
          <w:t xml:space="preserve">.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From</w:t>
        </w:r>
      </w:ins>
      <w:ins w:id="203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the gradient is</w:t>
        </w:r>
      </w:ins>
      <w:ins w:id="20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42" w:author="PR Preview" w:date="2026-01-01T00:00:00Z">
        <w:r>
          <w:t xml:space="preserve">,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and</w:t>
        </w:r>
      </w:ins>
      <w:ins w:id="204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2046" w:author="PR Preview" w:date="2026-01-01T00:00:00Z">
        <w:r>
          <w:t xml:space="preserve">, so the Newton step is</w:t>
        </w:r>
      </w:ins>
      <w:ins w:id="204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50" w:author="PR Preview" w:date="2026-01-01T00:00:00Z">
        <w:r>
          <w:t xml:space="preserve">the minimizer.</w:t>
        </w:r>
      </w:ins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del w:id="2051" w:author="PR Preview" w:date="2026-01-01T00:00:00Z">
        <w:r>
          <w:rPr>
            <w:b/>
            <w:bCs/>
          </w:rPr>
          <w:delText xml:space="preserve">Example 40 (Fixed steps on a parabola)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For</w:delText>
        </w:r>
      </w:del>
      <w:del w:id="20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055" w:author="PR Preview" w:date="2026-01-01T00:00:00Z">
        <w:r>
          <w:delText xml:space="preserve">,</w:delText>
        </w:r>
      </w:del>
      <w:del w:id="205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057" w:author="PR Preview" w:date="2026-01-01T00:00:00Z">
        <w:r>
          <w:delText xml:space="preserve">, so gradient descent with fixed step length</w:delText>
        </w:r>
      </w:del>
      <w:del w:id="2058" w:author="PR Preview" w:date="2026-01-01T00:00:00Z">
        <w:r>
          <w:delText xml:space="preserve"> </w:delText>
        </w:r>
      </w:del>
      <m:oMath>
        <m:r>
          <m:t>s</m:t>
        </m:r>
      </m:oMath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is</w:delText>
        </w:r>
      </w:del>
      <w:del w:id="206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062" w:author="PR Preview" w:date="2026-01-01T00:00:00Z">
        <w:r>
          <w:delText xml:space="preserve">, and</w:delText>
        </w:r>
      </w:del>
      <w:del w:id="20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064" w:author="PR Preview" w:date="2026-01-01T00:00:00Z">
        <w:r>
          <w:delText xml:space="preserve">.</w:delText>
        </w:r>
      </w:del>
    </w:p>
    <w:p>
      <w:pPr>
        <w:pStyle w:val="BodyText"/>
      </w:pPr>
      <w:ins w:id="2065" w:author="PR Preview" w:date="2026-01-01T00:00:00Z">
        <w:r>
          <w:rPr>
            <w:b/>
            <w:bCs/>
          </w:rPr>
          <w:t xml:space="preserve">Example 40 (Fixed steps on a parabola)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For</w:t>
        </w:r>
      </w:ins>
      <w:ins w:id="20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69" w:author="PR Preview" w:date="2026-01-01T00:00:00Z">
        <w:r>
          <w:t xml:space="preserve">,</w:t>
        </w:r>
      </w:ins>
      <w:ins w:id="20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071" w:author="PR Preview" w:date="2026-01-01T00:00:00Z">
        <w:r>
          <w:t xml:space="preserve">, so gradient descent with fixed step length</w:t>
        </w:r>
      </w:ins>
      <w:ins w:id="2072" w:author="PR Preview" w:date="2026-01-01T00:00:00Z">
        <w:r>
          <w:t xml:space="preserve"> </w:t>
        </w:r>
      </w:ins>
      <m:oMath>
        <m:r>
          <m:t>s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75" w:author="PR Preview" w:date="2026-01-01T00:00:00Z">
        <w:r>
          <w:t xml:space="preserve">and</w:t>
        </w:r>
      </w:ins>
      <w:ins w:id="207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0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for every</w:delText>
        </w:r>
      </w:del>
      <w:del w:id="2080" w:author="PR Preview" w:date="2026-01-01T00:00:00Z">
        <w:r>
          <w:delText xml:space="preserve"> </w:delText>
        </w:r>
      </w:del>
      <m:oMath>
        <m:r>
          <m:t>s</m:t>
        </m:r>
      </m:oMath>
      <w:del w:id="2081" w:author="PR Preview" w:date="2026-01-01T00:00:00Z">
        <w:r>
          <w:delText xml:space="preserve">, and</w:delText>
        </w:r>
      </w:del>
      <w:del w:id="208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2083" w:author="PR Preview" w:date="2026-01-01T00:00:00Z">
        <w:r>
          <w:delText xml:space="preserve">,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so exact line search chooses</w:delText>
        </w:r>
      </w:del>
      <w:del w:id="208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del w:id="2087" w:author="PR Preview" w:date="2026-01-01T00:00:00Z">
        <w:r>
          <w:delText xml:space="preserve">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which lands on the minimizer</w:delText>
        </w:r>
      </w:del>
      <w:del w:id="209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in one step.</w:delText>
        </w:r>
      </w:del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for every</w:t>
        </w:r>
      </w:ins>
      <w:ins w:id="2095" w:author="PR Preview" w:date="2026-01-01T00:00:00Z">
        <w:r>
          <w:t xml:space="preserve"> </w:t>
        </w:r>
      </w:ins>
      <m:oMath>
        <m:r>
          <m:t>s</m:t>
        </m:r>
      </m:oMath>
      <w:ins w:id="209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97" w:author="PR Preview" w:date="2026-01-01T00:00:00Z">
        <w:r>
          <w:t xml:space="preserve">so exact line search chooses</w:t>
        </w:r>
      </w:ins>
      <w:ins w:id="2098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ins w:id="2099" w:author="PR Preview" w:date="2026-01-01T00:00:00Z">
        <w:r>
          <w:t xml:space="preserve">,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which lands on the minimizer</w:t>
        </w:r>
      </w:ins>
      <w:ins w:id="210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in one step.</w:t>
        </w:r>
      </w:ins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del w:id="2105" w:author="PR Preview" w:date="2026-01-01T00:00:00Z">
        <w:r>
          <w:rPr>
            <w:b/>
            <w:bCs/>
          </w:rPr>
          <w:delText xml:space="preserve">Example 42 (Descent directions for</w:delText>
        </w:r>
      </w:del>
      <w:del w:id="2106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07" w:author="PR Preview" w:date="2026-01-01T00:00:00Z">
        <w:r>
          <w:rPr>
            <w:b/>
            <w:bCs/>
          </w:rPr>
          <w:delText xml:space="preserve"> </w:delText>
        </w:r>
      </w:del>
      <w:del w:id="2108" w:author="PR Preview" w:date="2026-01-01T00:00:00Z">
        <w:r>
          <w:rPr>
            <w:b/>
            <w:bCs/>
          </w:rPr>
          <w:delText xml:space="preserve">at</w:delText>
        </w:r>
      </w:del>
      <w:del w:id="21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10" w:author="PR Preview" w:date="2026-01-01T00:00:00Z">
        <w:r>
          <w:rPr>
            <w:b/>
            <w:bCs/>
          </w:rPr>
          <w:delText xml:space="preserve">)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Let</w:delText>
        </w:r>
      </w:del>
      <w:del w:id="21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and</w:delText>
        </w:r>
      </w:del>
      <w:del w:id="21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17" w:author="PR Preview" w:date="2026-01-01T00:00:00Z">
        <w:r>
          <w:delText xml:space="preserve">, so</w:delText>
        </w:r>
      </w:del>
      <w:del w:id="21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1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is a descent direction:</w:delText>
        </w:r>
      </w:del>
      <w:del w:id="21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del w:id="2123" w:author="PR Preview" w:date="2026-01-01T00:00:00Z">
        <w:r>
          <w:delText xml:space="preserve">.</w:delText>
        </w:r>
      </w:del>
    </w:p>
    <w:p>
      <w:pPr>
        <w:pStyle w:val="BodyText"/>
      </w:pPr>
      <w:ins w:id="2124" w:author="PR Preview" w:date="2026-01-01T00:00:00Z">
        <w:r>
          <w:rPr>
            <w:b/>
            <w:bCs/>
          </w:rPr>
          <w:t xml:space="preserve">Example 42 (Descent directions for</w:t>
        </w:r>
      </w:ins>
      <w:ins w:id="2125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26" w:author="PR Preview" w:date="2026-01-01T00:00:00Z">
        <w:r>
          <w:rPr>
            <w:b/>
            <w:bCs/>
          </w:rPr>
          <w:t xml:space="preserve"> </w:t>
        </w:r>
      </w:ins>
      <w:ins w:id="2127" w:author="PR Preview" w:date="2026-01-01T00:00:00Z">
        <w:r>
          <w:rPr>
            <w:b/>
            <w:bCs/>
          </w:rPr>
          <w:t xml:space="preserve">at</w:t>
        </w:r>
      </w:ins>
      <w:ins w:id="212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29" w:author="PR Preview" w:date="2026-01-01T00:00:00Z">
        <w:r>
          <w:rPr>
            <w:b/>
            <w:bCs/>
          </w:rPr>
          <w:t xml:space="preserve">)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Let</w:t>
        </w:r>
      </w:ins>
      <w:ins w:id="21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and</w:t>
        </w:r>
      </w:ins>
      <w:ins w:id="21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3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is a descent direction: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2026-10-09T18:28:35Z</dcterms:created>
  <dcterms:modified xsi:type="dcterms:W3CDTF">2026-10-09T18:28:35Z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