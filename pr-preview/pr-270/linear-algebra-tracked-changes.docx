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20:27:09 (PDT)</w:delText>
        </w:r>
      </w:del>
    </w:p>
    <w:p>
      <w:pPr>
        <w:pStyle w:val="Date"/>
      </w:pPr>
      <w:ins w:id="2" w:author="PR Preview" w:date="2026-01-01T00:00:00Z">
        <w:r>
          <w:t xml:space="preserve">Last modified: 2026-10-13 21:03:20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2026-10-14T04:41:42Z</dcterms:created>
  <dcterms:modified xsi:type="dcterms:W3CDTF">2026-10-14T04:41:42Z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21:03:20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