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08:28:32 (PDT)</w:delText>
        </w:r>
      </w:del>
    </w:p>
    <w:p>
      <w:pPr>
        <w:pStyle w:val="Date"/>
      </w:pPr>
      <w:ins w:id="2" w:author="PR Preview" w:date="2026-01-01T00:00:00Z">
        <w:r>
          <w:t xml:space="preserve">Last modified: 2026-10-15 08:34:45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2026-10-15T16:21:15Z</dcterms:created>
  <dcterms:modified xsi:type="dcterms:W3CDTF">2026-10-15T16:21:15Z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