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03:23:43 (PDT)</w:delText>
        </w:r>
      </w:del>
    </w:p>
    <w:p>
      <w:pPr>
        <w:pStyle w:val="Date"/>
      </w:pPr>
      <w:ins w:id="2" w:author="PR Preview" w:date="2026-01-01T00:00:00Z">
        <w:r>
          <w:t xml:space="preserve">Last modified: 2026-10-19 04:35:42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2026-10-19T12:19:30Z</dcterms:created>
  <dcterms:modified xsi:type="dcterms:W3CDTF">2026-10-19T12:19:30Z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04:35:42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