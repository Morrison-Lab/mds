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 definitions on the</w:delText>
        </w:r>
      </w:del>
      <w:del w:id="16" w:author="PR Preview" w:date="2026-01-01T00:00:00Z">
        <w:r>
          <w:delText xml:space="preserve"> </w:delText>
        </w:r>
      </w:del>
      <w:hyperlink r:id="rId10">
        <w:del w:id="17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w:hyperlink r:id="rId11">
        <w:del w:id="21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One kind of measure, the probability measure (</w:delText>
        </w:r>
      </w:del>
      <w:hyperlink w:anchor="def-probability-measure">
        <w:del w:id="2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" w:author="PR Preview" w:date="2026-01-01T00:00:00Z">
        <w:r>
          <w:delText xml:space="preserve">),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the starting point of the Morrison Lab’s probability notes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</w:delText>
        </w:r>
      </w:del>
      <w:hyperlink r:id="rId12">
        <w:del w:id="32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33" w:author="PR Preview" w:date="2026-01-01T00:00:00Z">
        <w:r>
          <w:delText xml:space="preserve">).</w:delText>
        </w:r>
      </w:del>
    </w:p>
    <w:p>
      <w:pPr>
        <w:pStyle w:val="Date"/>
      </w:pPr>
      <w:ins w:id="34" w:author="PR Preview" w:date="2026-01-01T00:00:00Z">
        <w:r>
          <w:t xml:space="preserve">Last modified: 2026-10-19 04:35:42 (PDT)</w:t>
        </w:r>
      </w:ins>
    </w:p>
    <w:p>
      <w:pPr>
        <w:pStyle w:val="FirstParagraph"/>
      </w:pPr>
      <w:ins w:id="35" w:author="PR Preview" w:date="2026-01-01T00:00:00Z">
        <w:r>
          <w:rPr>
            <w:i/>
            <w:iCs/>
          </w:rPr>
          <w:t xml:space="preserve">Remark</w:t>
        </w:r>
      </w:ins>
      <w:ins w:id="36" w:author="PR Preview" w:date="2026-01-01T00:00:00Z">
        <w:r>
          <w:t xml:space="preserve">. </w:t>
        </w:r>
      </w:ins>
      <w:ins w:id="37" w:author="PR Preview" w:date="2026-01-01T00:00:00Z">
        <w:r>
          <w:t xml:space="preserve">A measure assigns a size to each set in a</w:t>
        </w:r>
      </w:ins>
      <w:ins w:id="38" w:author="PR Preview" w:date="2026-01-01T00:00:00Z">
        <w:r>
          <w:t xml:space="preserve"> </w:t>
        </w:r>
      </w:ins>
      <w:hyperlink r:id="rId9">
        <w:ins w:id="39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40" w:author="PR Preview" w:date="2026-01-01T00:00:00Z">
        <w:r>
          <w:t xml:space="preserve">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how many elements it has, how long it is, or how likely it is.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This page builds measures from</w:t>
        </w:r>
      </w:ins>
      <w:ins w:id="45" w:author="PR Preview" w:date="2026-01-01T00:00:00Z">
        <w:r>
          <w:t xml:space="preserve"> </w:t>
        </w:r>
      </w:ins>
      <m:oMath>
        <m:r>
          <m:t>σ</m:t>
        </m:r>
      </m:oMath>
      <w:ins w:id="46" w:author="PR Preview" w:date="2026-01-01T00:00:00Z">
        <w:r>
          <w:t xml:space="preserve">-algebras and additivity,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using the definitions on the</w:t>
        </w:r>
      </w:ins>
      <w:ins w:id="49" w:author="PR Preview" w:date="2026-01-01T00:00:00Z">
        <w:r>
          <w:t xml:space="preserve"> </w:t>
        </w:r>
      </w:ins>
      <w:hyperlink r:id="rId10">
        <w:ins w:id="50" w:author="PR Preview" w:date="2026-01-01T00:00:00Z">
          <w:r>
            <w:rPr>
              <w:rStyle w:val="Hyperlink"/>
            </w:rPr>
            <w:t xml:space="preserve">Sets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hyperlink r:id="rId11">
        <w:ins w:id="54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pages.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One kind of measure, the probability measure (</w:t>
        </w:r>
      </w:ins>
      <w:hyperlink w:anchor="def-probability-measure">
        <w:ins w:id="59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60" w:author="PR Preview" w:date="2026-01-01T00:00:00Z">
        <w:r>
          <w:t xml:space="preserve">),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the starting point of the Morrison Lab’s probability notes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r:id="rId12">
        <w:ins w:id="65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66" w:author="PR Preview" w:date="2026-01-01T00:00:00Z">
        <w:r>
          <w:t xml:space="preserve">).</w:t>
        </w:r>
      </w:ins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Definition 2 (Closed under an operation (closure))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A set</w:delText>
        </w:r>
      </w:del>
      <w:del w:id="70" w:author="PR Preview" w:date="2026-01-01T00:00:00Z">
        <w:r>
          <w:delText xml:space="preserve"> </w:delText>
        </w:r>
      </w:del>
      <m:oMath>
        <m:r>
          <m:t>A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closed under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[4]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an operation,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such as addition of numbers or union of sets,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if applying the operation to elements of</w:delText>
        </w:r>
      </w:del>
      <w:del w:id="83" w:author="PR Preview" w:date="2026-01-01T00:00:00Z">
        <w:r>
          <w:delText xml:space="preserve"> </w:delText>
        </w:r>
      </w:del>
      <m:oMath>
        <m:r>
          <m:t>A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always gives an element of</w:delText>
        </w:r>
      </w:del>
      <w:del w:id="86" w:author="PR Preview" w:date="2026-01-01T00:00:00Z">
        <w:r>
          <w:delText xml:space="preserve"> </w:delText>
        </w:r>
      </w:del>
      <m:oMath>
        <m:r>
          <m:t>A</m:t>
        </m:r>
      </m:oMath>
      <w:del w:id="87" w:author="PR Preview" w:date="2026-01-01T00:00:00Z">
        <w:r>
          <w:delText xml:space="preserve">.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This property is called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closure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under the operation.</w:delText>
        </w:r>
      </w:del>
    </w:p>
    <w:p>
      <w:pPr>
        <w:pStyle w:val="BodyText"/>
      </w:pPr>
      <w:del w:id="94" w:author="PR Preview" w:date="2026-01-01T00:00:00Z">
        <w:r>
          <w:rPr>
            <w:b/>
            <w:bCs/>
          </w:rPr>
          <w:delText xml:space="preserve">Example 3 (Closed and not closed)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2"/>
        </w:numPr>
      </w:pPr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hyperlink r:id="rId99">
        <w:del w:id="99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integers are closed under addition: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for example,</w:delText>
        </w:r>
      </w:del>
      <w:del w:id="10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is even, and</w:delText>
        </w:r>
      </w:del>
      <w:del w:id="107" w:author="PR Preview" w:date="2026-01-01T00:00:00Z">
        <w:r>
          <w:delText xml:space="preserve"> </w:delText>
        </w:r>
      </w:del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is even for all integers</w:delText>
        </w:r>
      </w:del>
      <w:del w:id="110" w:author="PR Preview" w:date="2026-01-01T00:00:00Z">
        <w:r>
          <w:delText xml:space="preserve"> </w:delText>
        </w:r>
      </w:del>
      <m:oMath>
        <m:r>
          <m:t>m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and</w:delText>
        </w:r>
      </w:del>
      <w:del w:id="113" w:author="PR Preview" w:date="2026-01-01T00:00:00Z">
        <w:r>
          <w:delText xml:space="preserve"> </w:delText>
        </w:r>
      </w:del>
      <m:oMath>
        <m:r>
          <m:t>n</m:t>
        </m:r>
      </m:oMath>
      <w:del w:id="1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del w:id="115" w:author="PR Preview" w:date="2026-01-01T00:00:00Z">
        <w:r>
          <w:delText xml:space="preserve">The odd integers are not closed under addition:</w:delText>
        </w:r>
      </w:del>
      <w:del w:id="116" w:author="PR Preview" w:date="2026-01-01T00:00:00Z">
        <w:r>
          <w:delText xml:space="preserve"> </w:delText>
        </w:r>
      </w:del>
      <m:oMath>
        <m:r>
          <m:t>1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and</w:delText>
        </w:r>
      </w:del>
      <w:del w:id="119" w:author="PR Preview" w:date="2026-01-01T00:00:00Z">
        <w:r>
          <w:delText xml:space="preserve"> </w:delText>
        </w:r>
      </w:del>
      <m:oMath>
        <m:r>
          <m:t>3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are odd, but</w:delText>
        </w:r>
      </w:del>
      <w:del w:id="12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is even.</w:delText>
        </w:r>
      </w:del>
    </w:p>
    <w:p>
      <w:pPr>
        <w:pStyle w:val="Compact"/>
        <w:numPr>
          <w:ilvl w:val="0"/>
          <w:numId w:val="1002"/>
        </w:numPr>
      </w:pPr>
      <w:del w:id="125" w:author="PR Preview" w:date="2026-01-01T00:00:00Z">
        <w:r>
          <w:delText xml:space="preserve">A</w:delText>
        </w:r>
      </w:del>
      <w:del w:id="126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27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2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on a set</w:delText>
        </w:r>
      </w:del>
      <w:del w:id="131" w:author="PR Preview" w:date="2026-01-01T00:00:00Z">
        <w:r>
          <w:delText xml:space="preserve"> </w:delText>
        </w:r>
      </w:del>
      <m:oMath>
        <m:r>
          <m:t>S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closed under complements in</w:delText>
        </w:r>
      </w:del>
      <w:del w:id="134" w:author="PR Preview" w:date="2026-01-01T00:00:00Z">
        <w:r>
          <w:delText xml:space="preserve"> </w:delText>
        </w:r>
      </w:del>
      <m:oMath>
        <m:r>
          <m:t>S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and under unions of sequences of its sets,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because</w:delText>
        </w:r>
      </w:del>
      <w:del w:id="139" w:author="PR Preview" w:date="2026-01-01T00:00:00Z">
        <w:r>
          <w:delText xml:space="preserve"> </w:delText>
        </w:r>
      </w:del>
      <w:hyperlink w:anchor="def-sigma-algebra">
        <w:del w:id="14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requires both.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The collection in</w:delText>
        </w:r>
      </w:del>
      <w:del w:id="145" w:author="PR Preview" w:date="2026-01-01T00:00:00Z">
        <w:r>
          <w:delText xml:space="preserve"> </w:delText>
        </w:r>
      </w:del>
      <w:hyperlink w:anchor="exm-not-sigma-algebra">
        <w:del w:id="146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is not closed under complements.</w:delText>
        </w:r>
      </w:del>
    </w:p>
    <w:p>
      <w:pPr>
        <w:pStyle w:val="BodyText"/>
      </w:pPr>
      <w:ins w:id="149" w:author="PR Preview" w:date="2026-01-01T00:00:00Z">
        <w:r>
          <w:rPr>
            <w:b/>
            <w:bCs/>
          </w:rPr>
          <w:t xml:space="preserve">Example 3 (A</w:t>
        </w:r>
      </w:ins>
      <w:ins w:id="150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151" w:author="PR Preview" w:date="2026-01-01T00:00:00Z">
        <w:r>
          <w:rPr>
            <w:b/>
            <w:bCs/>
          </w:rPr>
          <w:t xml:space="preserve">-algebra is closed under complements and countable unions)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</w:t>
        </w:r>
      </w:ins>
      <w:ins w:id="15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5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on a</w:t>
        </w:r>
      </w:ins>
      <w:ins w:id="159" w:author="PR Preview" w:date="2026-01-01T00:00:00Z">
        <w:r>
          <w:t xml:space="preserve"> </w:t>
        </w:r>
      </w:ins>
      <w:hyperlink r:id="rId21">
        <w:ins w:id="160" w:author="PR Preview" w:date="2026-01-01T00:00:00Z">
          <w:r>
            <w:rPr>
              <w:rStyle w:val="Hyperlink"/>
            </w:rPr>
            <w:t xml:space="preserve">set</w:t>
          </w:r>
        </w:ins>
      </w:hyperlink>
      <w:ins w:id="161" w:author="PR Preview" w:date="2026-01-01T00:00:00Z">
        <w:r>
          <w:t xml:space="preserve"> </w:t>
        </w:r>
      </w:ins>
      <m:oMath>
        <m:r>
          <m:t>S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</w:t>
        </w:r>
      </w:ins>
      <w:ins w:id="164" w:author="PR Preview" w:date="2026-01-01T00:00:00Z">
        <w:r>
          <w:t xml:space="preserve"> </w:t>
        </w:r>
      </w:ins>
      <w:hyperlink r:id="rId22">
        <w:ins w:id="165" w:author="PR Preview" w:date="2026-01-01T00:00:00Z">
          <w:r>
            <w:rPr>
              <w:rStyle w:val="Hyperlink"/>
            </w:rPr>
            <w:t xml:space="preserve">closed under</w:t>
          </w:r>
        </w:ins>
      </w:hyperlink>
      <w:ins w:id="166" w:author="PR Preview" w:date="2026-01-01T00:00:00Z">
        <w:r>
          <w:t xml:space="preserve"> </w:t>
        </w:r>
      </w:ins>
      <w:hyperlink r:id="rId14">
        <w:ins w:id="167" w:author="PR Preview" w:date="2026-01-01T00:00:00Z">
          <w:r>
            <w:rPr>
              <w:rStyle w:val="Hyperlink"/>
            </w:rPr>
            <w:t xml:space="preserve">complements</w:t>
          </w:r>
        </w:ins>
      </w:hyperlink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in</w:t>
        </w:r>
      </w:ins>
      <w:ins w:id="170" w:author="PR Preview" w:date="2026-01-01T00:00:00Z">
        <w:r>
          <w:t xml:space="preserve"> </w:t>
        </w:r>
      </w:ins>
      <m:oMath>
        <m:r>
          <m:t>S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and under</w:t>
        </w:r>
      </w:ins>
      <w:ins w:id="173" w:author="PR Preview" w:date="2026-01-01T00:00:00Z">
        <w:r>
          <w:t xml:space="preserve"> </w:t>
        </w:r>
      </w:ins>
      <w:hyperlink r:id="rId23">
        <w:ins w:id="174" w:author="PR Preview" w:date="2026-01-01T00:00:00Z">
          <w:r>
            <w:rPr>
              <w:rStyle w:val="Hyperlink"/>
            </w:rPr>
            <w:t xml:space="preserve">unions</w:t>
          </w:r>
        </w:ins>
      </w:hyperlink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of</w:t>
        </w:r>
      </w:ins>
      <w:ins w:id="177" w:author="PR Preview" w:date="2026-01-01T00:00:00Z">
        <w:r>
          <w:t xml:space="preserve"> </w:t>
        </w:r>
      </w:ins>
      <w:hyperlink r:id="rId15">
        <w:ins w:id="178" w:author="PR Preview" w:date="2026-01-01T00:00:00Z">
          <w:r>
            <w:rPr>
              <w:rStyle w:val="Hyperlink"/>
            </w:rPr>
            <w:t xml:space="preserve">sequences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of its</w:t>
        </w:r>
      </w:ins>
      <w:ins w:id="181" w:author="PR Preview" w:date="2026-01-01T00:00:00Z">
        <w:r>
          <w:t xml:space="preserve"> </w:t>
        </w:r>
      </w:ins>
      <w:hyperlink r:id="rId21">
        <w:ins w:id="182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because</w:t>
        </w:r>
      </w:ins>
      <w:ins w:id="186" w:author="PR Preview" w:date="2026-01-01T00:00:00Z">
        <w:r>
          <w:t xml:space="preserve"> </w:t>
        </w:r>
      </w:ins>
      <w:hyperlink w:anchor="def-sigma-algebra">
        <w:ins w:id="18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requires both.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The</w:t>
        </w:r>
      </w:ins>
      <w:ins w:id="192" w:author="PR Preview" w:date="2026-01-01T00:00:00Z">
        <w:r>
          <w:t xml:space="preserve"> </w:t>
        </w:r>
      </w:ins>
      <w:hyperlink r:id="rId9">
        <w:ins w:id="193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in</w:t>
        </w:r>
      </w:ins>
      <w:ins w:id="196" w:author="PR Preview" w:date="2026-01-01T00:00:00Z">
        <w:r>
          <w:t xml:space="preserve"> </w:t>
        </w:r>
      </w:ins>
      <w:hyperlink w:anchor="exm-not-sigma-algebra">
        <w:ins w:id="197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not closed under complements.</w:t>
        </w:r>
      </w:ins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del w:id="200" w:author="PR Preview" w:date="2026-01-01T00:00:00Z">
        <w:r>
          <w:rPr>
            <w:b/>
            <w:bCs/>
          </w:rPr>
          <w:delText xml:space="preserve">Definition 3 (</w:delText>
        </w:r>
      </w:del>
      <m:oMath>
        <m:r>
          <m:t>σ</m:t>
        </m:r>
      </m:oMath>
      <w:del w:id="201" w:author="PR Preview" w:date="2026-01-01T00:00:00Z">
        <w:r>
          <w:rPr>
            <w:b/>
            <w:bCs/>
          </w:rPr>
          <w:delText xml:space="preserve">-algebra generated by a collection)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Let</w:delText>
        </w:r>
      </w:del>
      <w:del w:id="2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be a</w:delText>
        </w:r>
      </w:del>
      <w:del w:id="207" w:author="PR Preview" w:date="2026-01-01T00:00:00Z">
        <w:r>
          <w:delText xml:space="preserve"> </w:delText>
        </w:r>
      </w:del>
      <w:hyperlink r:id="rId9">
        <w:del w:id="208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of subsets of a set</w:delText>
        </w:r>
      </w:del>
      <w:del w:id="211" w:author="PR Preview" w:date="2026-01-01T00:00:00Z">
        <w:r>
          <w:delText xml:space="preserve"> </w:delText>
        </w:r>
      </w:del>
      <m:oMath>
        <m:r>
          <m:t>S</m:t>
        </m:r>
      </m:oMath>
      <w:del w:id="212" w:author="PR Preview" w:date="2026-01-01T00:00:00Z">
        <w:r>
          <w:delText xml:space="preserve">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The</w:delText>
        </w:r>
      </w:del>
      <w:del w:id="215" w:author="PR Preview" w:date="2026-01-01T00:00:00Z">
        <w:r>
          <w:delText xml:space="preserve"> </w:delText>
        </w:r>
      </w:del>
      <m:oMath>
        <m:r>
          <m:t>σ</m:t>
        </m:r>
      </m:oMath>
      <w:del w:id="216" w:author="PR Preview" w:date="2026-01-01T00:00:00Z">
        <w:r>
          <w:rPr>
            <w:b/>
            <w:bCs/>
          </w:rPr>
          <w:delText xml:space="preserve">-algebra generated by</w:delText>
        </w:r>
      </w:del>
      <w:del w:id="2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written</w:delText>
        </w:r>
      </w:del>
      <w:del w:id="221" w:author="PR Preview" w:date="2026-01-01T00:00:00Z">
        <w:r>
          <w:delText xml:space="preserve"> </w:delText>
        </w:r>
      </w:del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is the intersection of all the</w:delText>
        </w:r>
      </w:del>
      <w:del w:id="225" w:author="PR Preview" w:date="2026-01-01T00:00:00Z">
        <w:r>
          <w:delText xml:space="preserve"> </w:delText>
        </w:r>
      </w:del>
      <m:oMath>
        <m:r>
          <m:t>σ</m:t>
        </m:r>
      </m:oMath>
      <w:del w:id="226" w:author="PR Preview" w:date="2026-01-01T00:00:00Z">
        <w:r>
          <w:delText xml:space="preserve">-algebras on</w:delText>
        </w:r>
      </w:del>
      <w:del w:id="227" w:author="PR Preview" w:date="2026-01-01T00:00:00Z">
        <w:r>
          <w:delText xml:space="preserve"> </w:delText>
        </w:r>
      </w:del>
      <m:oMath>
        <m:r>
          <m:t>S</m:t>
        </m:r>
      </m:oMath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that contain every set in</w:delText>
        </w:r>
      </w:del>
      <w:del w:id="2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</m:oMath>
      <w:del w:id="231" w:author="PR Preview" w:date="2026-01-01T00:00:00Z">
        <w:r>
          <w:delText xml:space="preserve">.</w:delText>
        </w:r>
      </w:del>
    </w:p>
    <w:p>
      <w:pPr>
        <w:pStyle w:val="FirstParagraph"/>
      </w:pPr>
      <w:ins w:id="232" w:author="PR Preview" w:date="2026-01-01T00:00:00Z">
        <w:r>
          <w:rPr>
            <w:b/>
            <w:bCs/>
          </w:rPr>
          <w:t xml:space="preserve">Definition 2 (</w:t>
        </w:r>
      </w:ins>
      <m:oMath>
        <m:r>
          <m:t>σ</m:t>
        </m:r>
      </m:oMath>
      <w:ins w:id="233" w:author="PR Preview" w:date="2026-01-01T00:00:00Z">
        <w:r>
          <w:rPr>
            <w:b/>
            <w:bCs/>
          </w:rPr>
          <w:t xml:space="preserve">-algebra generated by a collection)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Let</w:t>
        </w:r>
      </w:ins>
      <w:ins w:id="2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be a</w:t>
        </w:r>
      </w:ins>
      <w:ins w:id="239" w:author="PR Preview" w:date="2026-01-01T00:00:00Z">
        <w:r>
          <w:t xml:space="preserve"> </w:t>
        </w:r>
      </w:ins>
      <w:hyperlink r:id="rId9">
        <w:ins w:id="240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of subsets of a set</w:t>
        </w:r>
      </w:ins>
      <w:ins w:id="243" w:author="PR Preview" w:date="2026-01-01T00:00:00Z">
        <w:r>
          <w:t xml:space="preserve"> </w:t>
        </w:r>
      </w:ins>
      <m:oMath>
        <m:r>
          <m:t>S</m:t>
        </m:r>
      </m:oMath>
      <w:ins w:id="244" w:author="PR Preview" w:date="2026-01-01T00:00:00Z">
        <w:r>
          <w:t xml:space="preserve">.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The</w:t>
        </w:r>
      </w:ins>
      <w:ins w:id="247" w:author="PR Preview" w:date="2026-01-01T00:00:00Z">
        <w:r>
          <w:t xml:space="preserve"> </w:t>
        </w:r>
      </w:ins>
      <m:oMath>
        <m:r>
          <m:t>σ</m:t>
        </m:r>
      </m:oMath>
      <w:ins w:id="248" w:author="PR Preview" w:date="2026-01-01T00:00:00Z">
        <w:r>
          <w:rPr>
            <w:b/>
            <w:bCs/>
          </w:rPr>
          <w:t xml:space="preserve">-algebra generated by</w:t>
        </w:r>
      </w:ins>
      <w:ins w:id="2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50" w:author="PR Preview" w:date="2026-01-01T00:00:00Z">
        <w:r>
          <w:t xml:space="preserve">,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written</w:t>
        </w:r>
      </w:ins>
      <w:ins w:id="253" w:author="PR Preview" w:date="2026-01-01T00:00:00Z">
        <w:r>
          <w:t xml:space="preserve"> </w:t>
        </w:r>
      </w:ins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is the intersection of all the</w:t>
        </w:r>
      </w:ins>
      <w:ins w:id="257" w:author="PR Preview" w:date="2026-01-01T00:00:00Z">
        <w:r>
          <w:t xml:space="preserve"> </w:t>
        </w:r>
      </w:ins>
      <m:oMath>
        <m:r>
          <m:t>σ</m:t>
        </m:r>
      </m:oMath>
      <w:ins w:id="258" w:author="PR Preview" w:date="2026-01-01T00:00:00Z">
        <w:r>
          <w:t xml:space="preserve">-algebras on</w:t>
        </w:r>
      </w:ins>
      <w:ins w:id="259" w:author="PR Preview" w:date="2026-01-01T00:00:00Z">
        <w:r>
          <w:t xml:space="preserve"> </w:t>
        </w:r>
      </w:ins>
      <m:oMath>
        <m:r>
          <m:t>S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that contain every set in</w:t>
        </w:r>
      </w:ins>
      <w:ins w:id="2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</m:oMath>
      <w:ins w:id="263" w:author="PR Preview" w:date="2026-01-01T00:00:00Z">
        <w:r>
          <w:t xml:space="preserve">.</w:t>
        </w:r>
      </w:ins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del w:id="264" w:author="PR Preview" w:date="2026-01-01T00:00:00Z">
        <w:r>
          <w:rPr>
            <w:b/>
            <w:bCs/>
          </w:rPr>
          <w:delText xml:space="preserve">Definition 4 (Borel</w:delText>
        </w:r>
      </w:del>
      <w:del w:id="265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66" w:author="PR Preview" w:date="2026-01-01T00:00:00Z">
        <w:r>
          <w:rPr>
            <w:b/>
            <w:bCs/>
          </w:rPr>
          <w:delText xml:space="preserve">-algebra)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The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rPr>
            <w:b/>
            <w:bCs/>
          </w:rPr>
          <w:delText xml:space="preserve">Borel</w:delText>
        </w:r>
      </w:del>
      <w:del w:id="271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72" w:author="PR Preview" w:date="2026-01-01T00:00:00Z">
        <w:r>
          <w:rPr>
            <w:b/>
            <w:bCs/>
          </w:rPr>
          <w:delText xml:space="preserve">-algebra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on</w:delText>
        </w:r>
      </w:del>
      <w:del w:id="27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76" w:author="PR Preview" w:date="2026-01-01T00:00:00Z">
        <w:r>
          <w:delText xml:space="preserve">, written</w:delText>
        </w:r>
      </w:del>
      <w:del w:id="2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is the</w:delText>
        </w:r>
      </w:del>
      <w:del w:id="281" w:author="PR Preview" w:date="2026-01-01T00:00:00Z">
        <w:r>
          <w:delText xml:space="preserve"> </w:delText>
        </w:r>
      </w:del>
      <m:oMath>
        <m:r>
          <m:t>σ</m:t>
        </m:r>
      </m:oMath>
      <w:del w:id="282" w:author="PR Preview" w:date="2026-01-01T00:00:00Z">
        <w:r>
          <w:delText xml:space="preserve">-algebra generated by (</w:delText>
        </w:r>
      </w:del>
      <w:hyperlink w:anchor="def-generated-sigma-algebra">
        <w:del w:id="28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84" w:author="PR Preview" w:date="2026-01-01T00:00:00Z">
        <w:r>
          <w:delText xml:space="preserve">)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the collection of all</w:delText>
        </w:r>
      </w:del>
      <w:del w:id="287" w:author="PR Preview" w:date="2026-01-01T00:00:00Z">
        <w:r>
          <w:delText xml:space="preserve"> </w:delText>
        </w:r>
      </w:del>
      <w:hyperlink r:id="rId35">
        <w:del w:id="288" w:author="PR Preview" w:date="2026-01-01T00:00:00Z">
          <w:r>
            <w:rPr>
              <w:rStyle w:val="Hyperlink"/>
            </w:rPr>
            <w:delText xml:space="preserve">intervals</w:delText>
          </w:r>
        </w:del>
      </w:hyperlink>
      <w:del w:id="289" w:author="PR Preview" w:date="2026-01-01T00:00:00Z">
        <w:r>
          <w:delText xml:space="preserve">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Its sets are called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rPr>
            <w:b/>
            <w:bCs/>
          </w:rPr>
          <w:delText xml:space="preserve">Borel sets</w:delText>
        </w:r>
      </w:del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[5]</w:delText>
        </w:r>
      </w:del>
    </w:p>
    <w:p>
      <w:pPr>
        <w:pStyle w:val="BodyText"/>
      </w:pPr>
      <w:del w:id="297" w:author="PR Preview" w:date="2026-01-01T00:00:00Z">
        <w:r>
          <w:rPr>
            <w:b/>
            <w:bCs/>
          </w:rPr>
          <w:delText xml:space="preserve">Example 5 (Some Borel sets)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 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Definition 3 (Borel</w:t>
        </w:r>
      </w:ins>
      <w:ins w:id="301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302" w:author="PR Preview" w:date="2026-01-01T00:00:00Z">
        <w:r>
          <w:rPr>
            <w:b/>
            <w:bCs/>
          </w:rPr>
          <w:t xml:space="preserve">-algebra)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Borel</w:t>
        </w:r>
      </w:ins>
      <w:ins w:id="30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308" w:author="PR Preview" w:date="2026-01-01T00:00:00Z">
        <w:r>
          <w:rPr>
            <w:b/>
            <w:bCs/>
          </w:rPr>
          <w:t xml:space="preserve">-algebra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on</w:t>
        </w:r>
      </w:ins>
      <w:ins w:id="3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2" w:author="PR Preview" w:date="2026-01-01T00:00:00Z">
        <w:r>
          <w:t xml:space="preserve">, written</w:t>
        </w:r>
      </w:ins>
      <w:ins w:id="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is the</w:t>
        </w:r>
      </w:ins>
      <w:ins w:id="317" w:author="PR Preview" w:date="2026-01-01T00:00:00Z">
        <w:r>
          <w:t xml:space="preserve"> </w:t>
        </w:r>
      </w:ins>
      <m:oMath>
        <m:r>
          <m:t>σ</m:t>
        </m:r>
      </m:oMath>
      <w:ins w:id="318" w:author="PR Preview" w:date="2026-01-01T00:00:00Z">
        <w:r>
          <w:t xml:space="preserve">-algebra generated by (</w:t>
        </w:r>
      </w:ins>
      <w:hyperlink w:anchor="def-generated-sigma-algebra">
        <w:ins w:id="31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20" w:author="PR Preview" w:date="2026-01-01T00:00:00Z">
        <w:r>
          <w:t xml:space="preserve">)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the collection of all</w:t>
        </w:r>
      </w:ins>
      <w:ins w:id="323" w:author="PR Preview" w:date="2026-01-01T00:00:00Z">
        <w:r>
          <w:t xml:space="preserve"> </w:t>
        </w:r>
      </w:ins>
      <w:hyperlink r:id="rId35">
        <w:ins w:id="324" w:author="PR Preview" w:date="2026-01-01T00:00:00Z">
          <w:r>
            <w:rPr>
              <w:rStyle w:val="Hyperlink"/>
            </w:rPr>
            <w:t xml:space="preserve">intervals</w:t>
          </w:r>
        </w:ins>
      </w:hyperlink>
      <w:ins w:id="325" w:author="PR Preview" w:date="2026-01-01T00:00:00Z">
        <w:r>
          <w:t xml:space="preserve">.</w:t>
        </w:r>
      </w:ins>
    </w:p>
    <w:bookmarkEnd w:id="36"/>
    <w:bookmarkStart w:id="37" w:name="exm-borel-sigma-algebra-half-lines"/>
    <w:p>
      <w:pPr>
        <w:pStyle w:val="BodyText"/>
      </w:pPr>
      <w:ins w:id="326" w:author="PR Preview" w:date="2026-01-01T00:00:00Z">
        <w:r>
          <w:rPr>
            <w:b/>
            <w:bCs/>
          </w:rPr>
          <w:t xml:space="preserve">Example 5 (The Borel</w:t>
        </w:r>
      </w:ins>
      <w:ins w:id="32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328" w:author="PR Preview" w:date="2026-01-01T00:00:00Z">
        <w:r>
          <w:rPr>
            <w:b/>
            <w:bCs/>
          </w:rPr>
          <w:t xml:space="preserve">-algebra contains</w:t>
        </w:r>
      </w:ins>
      <w:ins w:id="32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30" w:author="PR Preview" w:date="2026-01-01T00:00:00Z">
        <w:r>
          <w:rPr>
            <w:b/>
            <w:bCs/>
          </w:rPr>
          <w:t xml:space="preserve"> </w:t>
        </w:r>
      </w:ins>
      <w:ins w:id="331" w:author="PR Preview" w:date="2026-01-01T00:00:00Z">
        <w:r>
          <w:rPr>
            <w:b/>
            <w:bCs/>
          </w:rPr>
          <w:t xml:space="preserve">and the half-lines)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The</w:t>
        </w:r>
      </w:ins>
      <w:ins w:id="334" w:author="PR Preview" w:date="2026-01-01T00:00:00Z">
        <w:r>
          <w:t xml:space="preserve"> </w:t>
        </w:r>
      </w:ins>
      <w:hyperlink r:id="rId35">
        <w:ins w:id="335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3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 in</w:t>
        </w:r>
      </w:ins>
      <w:ins w:id="3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by</w:t>
        </w:r>
      </w:ins>
      <w:ins w:id="342" w:author="PR Preview" w:date="2026-01-01T00:00:00Z">
        <w:r>
          <w:t xml:space="preserve"> </w:t>
        </w:r>
      </w:ins>
      <w:hyperlink w:anchor="def-borel-sigma-algebra">
        <w:ins w:id="34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44" w:author="PR Preview" w:date="2026-01-01T00:00:00Z">
        <w:r>
          <w:t xml:space="preserve">.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So is its</w:t>
        </w:r>
      </w:ins>
      <w:ins w:id="347" w:author="PR Preview" w:date="2026-01-01T00:00:00Z">
        <w:r>
          <w:t xml:space="preserve"> </w:t>
        </w:r>
      </w:ins>
      <w:hyperlink r:id="rId14">
        <w:ins w:id="348" w:author="PR Preview" w:date="2026-01-01T00:00:00Z">
          <w:r>
            <w:rPr>
              <w:rStyle w:val="Hyperlink"/>
            </w:rPr>
            <w:t xml:space="preserve">complement</w:t>
          </w:r>
        </w:ins>
      </w:hyperlink>
      <w:ins w:id="3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because</w:t>
        </w:r>
      </w:ins>
      <w:ins w:id="3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is a</w:t>
        </w:r>
      </w:ins>
      <w:ins w:id="356" w:author="PR Preview" w:date="2026-01-01T00:00:00Z">
        <w:r>
          <w:t xml:space="preserve"> </w:t>
        </w:r>
      </w:ins>
      <m:oMath>
        <m:r>
          <m:t>σ</m:t>
        </m:r>
      </m:oMath>
      <w:ins w:id="357" w:author="PR Preview" w:date="2026-01-01T00:00:00Z">
        <w:r>
          <w:t xml:space="preserve">-algebra (</w:t>
        </w:r>
      </w:ins>
      <w:hyperlink w:anchor="def-sigma-algebra">
        <w:ins w:id="35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59" w:author="PR Preview" w:date="2026-01-01T00:00:00Z">
        <w:r>
          <w:t xml:space="preserve">).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The</w:t>
        </w:r>
      </w:ins>
      <w:ins w:id="362" w:author="PR Preview" w:date="2026-01-01T00:00:00Z">
        <w:r>
          <w:t xml:space="preserve"> </w:t>
        </w:r>
      </w:ins>
      <w:hyperlink r:id="rId21">
        <w:ins w:id="363" w:author="PR Preview" w:date="2026-01-01T00:00:00Z">
          <w:r>
            <w:rPr>
              <w:rStyle w:val="Hyperlink"/>
            </w:rPr>
            <w:t xml:space="preserve">set</w:t>
          </w:r>
        </w:ins>
      </w:hyperlink>
      <w:ins w:id="36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is in</w:t>
        </w:r>
      </w:ins>
      <w:ins w:id="3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too: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</w:t>
        </w:r>
      </w:ins>
      <w:ins w:id="372" w:author="PR Preview" w:date="2026-01-01T00:00:00Z">
        <w:r>
          <w:t xml:space="preserve"> </w:t>
        </w:r>
      </w:ins>
      <m:oMath>
        <m:r>
          <m:t>σ</m:t>
        </m:r>
      </m:oMath>
      <w:ins w:id="373" w:author="PR Preview" w:date="2026-01-01T00:00:00Z">
        <w:r>
          <w:t xml:space="preserve">-algebra on</w:t>
        </w:r>
      </w:ins>
      <w:ins w:id="37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contains</w:t>
        </w:r>
      </w:ins>
      <w:ins w:id="37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itself.</w:t>
        </w:r>
      </w:ins>
    </w:p>
    <w:bookmarkEnd w:id="37"/>
    <w:bookmarkStart w:id="38" w:name="def-borel-set"/>
    <w:p>
      <w:pPr>
        <w:pStyle w:val="BodyText"/>
      </w:pPr>
      <w:ins w:id="380" w:author="PR Preview" w:date="2026-01-01T00:00:00Z">
        <w:r>
          <w:rPr>
            <w:b/>
            <w:bCs/>
          </w:rPr>
          <w:t xml:space="preserve">Definition 4 (Borel set)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Borel set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[4]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a</w:t>
        </w:r>
      </w:ins>
      <w:ins w:id="389" w:author="PR Preview" w:date="2026-01-01T00:00:00Z">
        <w:r>
          <w:t xml:space="preserve"> </w:t>
        </w:r>
      </w:ins>
      <w:hyperlink r:id="rId21">
        <w:ins w:id="390" w:author="PR Preview" w:date="2026-01-01T00:00:00Z">
          <w:r>
            <w:rPr>
              <w:rStyle w:val="Hyperlink"/>
            </w:rPr>
            <w:t xml:space="preserve">set</w:t>
          </w:r>
        </w:ins>
      </w:hyperlink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in the</w:t>
        </w:r>
      </w:ins>
      <w:ins w:id="393" w:author="PR Preview" w:date="2026-01-01T00:00:00Z">
        <w:r>
          <w:t xml:space="preserve"> </w:t>
        </w:r>
      </w:ins>
      <w:hyperlink w:anchor="def-borel-sigma-algebra">
        <w:ins w:id="394" w:author="PR Preview" w:date="2026-01-01T00:00:00Z">
          <w:r>
            <w:rPr>
              <w:rStyle w:val="Hyperlink"/>
            </w:rPr>
            <w:t xml:space="preserve">Borel</w:t>
          </w:r>
        </w:ins>
        <w:ins w:id="395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96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98" w:author="PR Preview" w:date="2026-01-01T00:00:00Z">
        <w:r>
          <w:t xml:space="preserve">.</w:t>
        </w:r>
      </w:ins>
    </w:p>
    <w:bookmarkEnd w:id="38"/>
    <w:bookmarkStart w:id="41" w:name="exm-borel-sigma-algebra"/>
    <w:p>
      <w:pPr>
        <w:pStyle w:val="BodyText"/>
      </w:pPr>
      <w:ins w:id="399" w:author="PR Preview" w:date="2026-01-01T00:00:00Z">
        <w:r>
          <w:rPr>
            <w:b/>
            <w:bCs/>
          </w:rPr>
          <w:t xml:space="preserve">Example 6 (Some Borel sets)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del w:id="402" w:author="PR Preview" w:date="2026-01-01T00:00:00Z">
        <w:r>
          <w:delText xml:space="preserve">2 Pairwise disjoint sets</w:delText>
        </w:r>
      </w:del>
    </w:p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5 (Pairwise disjoint sets (disjoint, mutually disjoint))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Finitely or countably many sets</w:delText>
        </w:r>
      </w:del>
      <w:del w:id="40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are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rPr>
            <w:b/>
            <w:bCs/>
          </w:rPr>
          <w:delText xml:space="preserve">pairwise disjoint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[6]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(also called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rPr>
            <w:b/>
            <w:bCs/>
          </w:rPr>
          <w:delText xml:space="preserve">disjoint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or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rPr>
            <w:b/>
            <w:bCs/>
          </w:rPr>
          <w:delText xml:space="preserve">mutually disjoint</w:delText>
        </w:r>
      </w:del>
      <w:del w:id="421" w:author="PR Preview" w:date="2026-01-01T00:00:00Z">
        <w:r>
          <w:delText xml:space="preserve">)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when no two of them share an element: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p>
      <w:pPr>
        <w:pStyle w:val="FirstParagraph"/>
      </w:pPr>
      <w:del w:id="424" w:author="PR Preview" w:date="2026-01-01T00:00:00Z">
        <w:r>
          <w:rPr>
            <w:b/>
            <w:bCs/>
          </w:rPr>
          <w:delText xml:space="preserve">Example 6 (Low and high die rolls)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For the die rolls</w:delText>
        </w:r>
      </w:del>
      <w:del w:id="42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(</w:delText>
        </w:r>
      </w:del>
      <w:hyperlink r:id="rId18">
        <w:del w:id="430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431" w:author="PR Preview" w:date="2026-01-01T00:00:00Z">
        <w:r>
          <w:delText xml:space="preserve">),</w:delText>
        </w:r>
      </w:del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the sets</w:delText>
        </w:r>
      </w:del>
      <w:del w:id="4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and</w:delText>
        </w:r>
      </w:del>
      <w:del w:id="43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are pairwise disjoint: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no roll is in both.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The sets</w:delText>
        </w:r>
      </w:del>
      <w:del w:id="4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and</w:delText>
        </w:r>
      </w:del>
      <w:del w:id="44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are not,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because</w:delText>
        </w:r>
      </w:del>
      <w:del w:id="452" w:author="PR Preview" w:date="2026-01-01T00:00:00Z">
        <w:r>
          <w:delText xml:space="preserve"> </w:delText>
        </w:r>
      </w:del>
      <m:oMath>
        <m:r>
          <m:t>2</m:t>
        </m:r>
      </m:oMath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is in both.</w:delText>
        </w:r>
      </w:del>
    </w:p>
    <w:p>
      <w:pPr>
        <w:pStyle w:val="Heading2"/>
      </w:pPr>
      <w:del w:id="455" w:author="PR Preview" w:date="2026-01-01T00:00:00Z">
        <w:r>
          <w:delText xml:space="preserve">3 Infinite sums</w:delText>
        </w:r>
      </w:del>
    </w:p>
    <w:p>
      <w:pPr>
        <w:pStyle w:val="FirstParagraph"/>
      </w:pPr>
      <w:del w:id="456" w:author="PR Preview" w:date="2026-01-01T00:00:00Z">
        <w:r>
          <w:rPr>
            <w:b/>
            <w:bCs/>
          </w:rPr>
          <w:delText xml:space="preserve">Definition 6 (Non-decreasing sequence)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A</w:delText>
        </w:r>
      </w:del>
      <w:del w:id="459" w:author="PR Preview" w:date="2026-01-01T00:00:00Z">
        <w:r>
          <w:delText xml:space="preserve"> </w:delText>
        </w:r>
      </w:del>
      <w:hyperlink r:id="rId15">
        <w:del w:id="460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6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of real numbers or of</w:delText>
        </w:r>
      </w:del>
      <w:del w:id="464" w:author="PR Preview" w:date="2026-01-01T00:00:00Z">
        <w:r>
          <w:delText xml:space="preserve"> </w:delText>
        </w:r>
      </w:del>
      <w:hyperlink r:id="rId44">
        <w:del w:id="465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rPr>
            <w:b/>
            <w:bCs/>
          </w:rPr>
          <w:delText xml:space="preserve">non-decreasing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if each term is at least as large as the one before it: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pStyle w:val="FirstParagraph"/>
      </w:pPr>
      <w:del w:id="472" w:author="PR Preview" w:date="2026-01-01T00:00:00Z">
        <w:r>
          <w:rPr>
            <w:b/>
            <w:bCs/>
          </w:rPr>
          <w:delText xml:space="preserve">Example 7 (Non-decreasing and not)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 </w:delText>
        </w:r>
      </w:del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is non-decreasing: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a term may equal the one before it.</w:delText>
        </w:r>
      </w:del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 non-decreasing,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because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greater than every real number.</w:delText>
        </w:r>
      </w:del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is not non-decreasing,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because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490" w:author="PR Preview" w:date="2026-01-01T00:00:00Z">
        <w:r>
          <w:rPr>
            <w:b/>
            <w:bCs/>
          </w:rPr>
          <w:delText xml:space="preserve">Definition 7 (Partial sum)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Let</w:delText>
        </w:r>
      </w:del>
      <w:del w:id="4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be a</w:delText>
        </w:r>
      </w:del>
      <w:del w:id="496" w:author="PR Preview" w:date="2026-01-01T00:00:00Z">
        <w:r>
          <w:delText xml:space="preserve"> </w:delText>
        </w:r>
      </w:del>
      <w:hyperlink r:id="rId15">
        <w:del w:id="497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of real numbers or of</w:delText>
        </w:r>
      </w:del>
      <w:del w:id="500" w:author="PR Preview" w:date="2026-01-01T00:00:00Z">
        <w:r>
          <w:delText xml:space="preserve"> </w:delText>
        </w:r>
      </w:del>
      <w:hyperlink r:id="rId44">
        <w:del w:id="501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502" w:author="PR Preview" w:date="2026-01-01T00:00:00Z">
        <w:r>
          <w:delText xml:space="preserve">.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For each</w:delText>
        </w:r>
      </w:del>
      <w:del w:id="50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506" w:author="PR Preview" w:date="2026-01-01T00:00:00Z">
        <w:r>
          <w:delText xml:space="preserve">, its</w:delText>
        </w:r>
      </w:del>
      <w:del w:id="507" w:author="PR Preview" w:date="2026-01-01T00:00:00Z">
        <w:r>
          <w:delText xml:space="preserve"> </w:delText>
        </w:r>
      </w:del>
      <m:oMath>
        <m:r>
          <m:t>n</m:t>
        </m:r>
      </m:oMath>
      <w:del w:id="508" w:author="PR Preview" w:date="2026-01-01T00:00:00Z">
        <w:r>
          <w:delText xml:space="preserve">th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partial sum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[7]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is the</w:delText>
        </w:r>
      </w:del>
      <w:del w:id="515" w:author="PR Preview" w:date="2026-01-01T00:00:00Z">
        <w:r>
          <w:delText xml:space="preserve"> </w:delText>
        </w:r>
      </w:del>
      <w:hyperlink r:id="rId16">
        <w:del w:id="516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of its first</w:delText>
        </w:r>
      </w:del>
      <w:del w:id="519" w:author="PR Preview" w:date="2026-01-01T00:00:00Z">
        <w:r>
          <w:delText xml:space="preserve"> </w:delText>
        </w:r>
      </w:del>
      <m:oMath>
        <m:r>
          <m:t>n</m:t>
        </m:r>
      </m:oMath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terms: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522" w:author="PR Preview" w:date="2026-01-01T00:00:00Z">
        <w:r>
          <w:rPr>
            <w:b/>
            <w:bCs/>
          </w:rPr>
          <w:delText xml:space="preserve">Example 8 (Partial sums of halves)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For</w:delText>
        </w:r>
      </w:del>
      <w:del w:id="5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526" w:author="PR Preview" w:date="2026-01-01T00:00:00Z">
        <w:r>
          <w:delText xml:space="preserve">, the sequence</w:delText>
        </w:r>
      </w:del>
      <w:del w:id="52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28" w:author="PR Preview" w:date="2026-01-01T00:00:00Z">
        <w:r>
          <w:delText xml:space="preserve">,</w:delText>
        </w:r>
      </w:del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the first three partial sums are</w:delText>
        </w:r>
      </w:del>
      <w:del w:id="53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53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533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534" w:author="PR Preview" w:date="2026-01-01T00:00:00Z">
        <w:r>
          <w:delText xml:space="preserve">In general,</w:delText>
        </w:r>
      </w:del>
      <w:del w:id="53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536" w:author="PR Preview" w:date="2026-01-01T00:00:00Z">
        <w:r>
          <w:delText xml:space="preserve">.</w:delText>
        </w:r>
      </w:del>
    </w:p>
    <w:p>
      <w:pPr>
        <w:pStyle w:val="BodyText"/>
      </w:pPr>
      <w:del w:id="537" w:author="PR Preview" w:date="2026-01-01T00:00:00Z">
        <w:r>
          <w:rPr>
            <w:b/>
            <w:bCs/>
          </w:rPr>
          <w:delText xml:space="preserve">Definition 8 (Infinite sum (series))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Let</w:delText>
        </w:r>
      </w:del>
      <w:del w:id="5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be a sequence in</w:delText>
        </w:r>
      </w:del>
      <w:del w:id="54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with partial sums</w:delText>
        </w:r>
      </w:del>
      <w:del w:id="54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(</w:delText>
        </w:r>
      </w:del>
      <w:hyperlink w:anchor="def-partial-sum">
        <w:del w:id="55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51" w:author="PR Preview" w:date="2026-01-01T00:00:00Z">
        <w:r>
          <w:delText xml:space="preserve">).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b/>
            <w:bCs/>
          </w:rPr>
          <w:delText xml:space="preserve">infinite sum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(also called a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rPr>
            <w:b/>
            <w:bCs/>
          </w:rPr>
          <w:delText xml:space="preserve">series</w:delText>
        </w:r>
      </w:del>
      <w:del w:id="560" w:author="PR Preview" w:date="2026-01-01T00:00:00Z">
        <w:r>
          <w:delText xml:space="preserve">)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[7]</w:delText>
        </w:r>
      </w:del>
      <w:del w:id="56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is the limit of the partial sums: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566" w:author="PR Preview" w:date="2026-01-01T00:00:00Z">
        <w:r>
          <w:delText xml:space="preserve">Here the limit is a real number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when the partial sums are real numbers that</w:delText>
        </w:r>
      </w:del>
      <w:del w:id="569" w:author="PR Preview" w:date="2026-01-01T00:00:00Z">
        <w:r>
          <w:delText xml:space="preserve"> </w:delText>
        </w:r>
      </w:del>
      <w:hyperlink r:id="rId17">
        <w:del w:id="570" w:author="PR Preview" w:date="2026-01-01T00:00:00Z">
          <w:r>
            <w:rPr>
              <w:rStyle w:val="Hyperlink"/>
            </w:rPr>
            <w:delText xml:space="preserve">converge</w:delText>
          </w:r>
        </w:del>
      </w:hyperlink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to it,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and it is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when the partial sums</w:delText>
        </w:r>
      </w:del>
      <w:del w:id="578" w:author="PR Preview" w:date="2026-01-01T00:00:00Z">
        <w:r>
          <w:delText xml:space="preserve"> </w:delText>
        </w:r>
      </w:del>
      <w:hyperlink r:id="rId19">
        <w:del w:id="579" w:author="PR Preview" w:date="2026-01-01T00:00:00Z">
          <w:r>
            <w:rPr>
              <w:rStyle w:val="Hyperlink"/>
            </w:rPr>
            <w:delText xml:space="preserve">diverge to</w:delText>
          </w:r>
        </w:del>
        <w:del w:id="58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rPr>
              <m:sty m:val="p"/>
            </m:rPr>
            <m:t>∞</m:t>
          </m:r>
        </m:oMath>
      </w:hyperlink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or some partial sum is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584" w:author="PR Preview" w:date="2026-01-01T00:00:00Z">
        <w:r>
          <w:delText xml:space="preserve">;</w:delText>
        </w:r>
      </w:del>
      <w:del w:id="585" w:author="PR Preview" w:date="2026-01-01T00:00:00Z">
        <w:r>
          <w:delText xml:space="preserve"> </w:delText>
        </w:r>
      </w:del>
      <w:hyperlink w:anchor="lem-nonneg-series">
        <w:del w:id="58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587" w:author="PR Preview" w:date="2026-01-01T00:00:00Z">
        <w:r>
          <w:delText xml:space="preserve">, next, shows that one of these always happens.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Sums with other index ranges, such as</w:delText>
        </w:r>
      </w:del>
      <w:del w:id="59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del w:id="591" w:author="PR Preview" w:date="2026-01-01T00:00:00Z">
        <w:r>
          <w:delText xml:space="preserve">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are defined the same way.</w:delText>
        </w:r>
      </w:del>
    </w:p>
    <w:p>
      <w:pPr>
        <w:pStyle w:val="BodyText"/>
      </w:pPr>
      <w:del w:id="594" w:author="PR Preview" w:date="2026-01-01T00:00:00Z">
        <w:r>
          <w:rPr>
            <w:b/>
            <w:bCs/>
          </w:rPr>
          <w:delText xml:space="preserve">Example 9 (A finite and an infinite sum)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w:del w:id="597" w:author="PR Preview" w:date="2026-01-01T00:00:00Z">
        <w:r>
          <w:delText xml:space="preserve">For</w:delText>
        </w:r>
      </w:del>
      <w:del w:id="59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599" w:author="PR Preview" w:date="2026-01-01T00:00:00Z">
        <w:r>
          <w:delText xml:space="preserve">, the partial sums</w:delText>
        </w:r>
      </w:del>
      <w:del w:id="60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(</w:delText>
        </w:r>
      </w:del>
      <w:hyperlink w:anchor="exm-partial-sum">
        <w:del w:id="60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604" w:author="PR Preview" w:date="2026-01-01T00:00:00Z">
        <w:r>
          <w:delText xml:space="preserve">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converge to</w:delText>
        </w:r>
      </w:del>
      <w:del w:id="607" w:author="PR Preview" w:date="2026-01-01T00:00:00Z">
        <w:r>
          <w:delText xml:space="preserve"> </w:delText>
        </w:r>
      </w:del>
      <m:oMath>
        <m:r>
          <m:t>1</m:t>
        </m:r>
      </m:oMath>
      <w:del w:id="608" w:author="PR Preview" w:date="2026-01-01T00:00:00Z">
        <w:r>
          <w:delText xml:space="preserve">, because</w:delText>
        </w:r>
      </w:del>
      <w:del w:id="60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del w:id="610" w:author="PR Preview" w:date="2026-01-01T00:00:00Z">
        <w:r>
          <w:delText xml:space="preserve">.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So</w:delText>
        </w:r>
      </w:del>
      <w:del w:id="61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del w:id="61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8"/>
        </w:numPr>
      </w:pPr>
      <w:del w:id="615" w:author="PR Preview" w:date="2026-01-01T00:00:00Z">
        <w:r>
          <w:delText xml:space="preserve">For</w:delText>
        </w:r>
      </w:del>
      <w:del w:id="6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617" w:author="PR Preview" w:date="2026-01-01T00:00:00Z">
        <w:r>
          <w:delText xml:space="preserve">, the partial sums are</w:delText>
        </w:r>
      </w:del>
      <w:del w:id="61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619" w:author="PR Preview" w:date="2026-01-01T00:00:00Z">
        <w:r>
          <w:delText xml:space="preserve">,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which diverge to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623" w:author="PR Preview" w:date="2026-01-01T00:00:00Z">
        <w:r>
          <w:delText xml:space="preserve">.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So</w:delText>
        </w:r>
      </w:del>
      <w:del w:id="62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627" w:author="PR Preview" w:date="2026-01-01T00:00:00Z">
        <w:r>
          <w:delText xml:space="preserve">.</w:delText>
        </w:r>
      </w:del>
    </w:p>
    <w:p>
      <w:pPr>
        <w:pStyle w:val="FirstParagraph"/>
      </w:pPr>
      <w:del w:id="628" w:author="PR Preview" w:date="2026-01-01T00:00:00Z">
        <w:r>
          <w:rPr>
            <w:b/>
            <w:bCs/>
          </w:rPr>
          <w:delText xml:space="preserve">Lemma 1 (Sums of non-negative terms)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Let</w:delText>
        </w:r>
      </w:del>
      <w:del w:id="6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be values in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635" w:author="PR Preview" w:date="2026-01-01T00:00:00Z">
        <w:r>
          <w:delText xml:space="preserve">,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with partial sums</w:delText>
        </w:r>
      </w:del>
      <w:del w:id="63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</w:delText>
        </w:r>
      </w:del>
      <w:hyperlink w:anchor="def-partial-sum">
        <w:del w:id="6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42" w:author="PR Preview" w:date="2026-01-01T00:00:00Z">
        <w:r>
          <w:delText xml:space="preserve">),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where</w:delText>
        </w:r>
      </w:del>
      <w:del w:id="64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for every</w:delText>
        </w:r>
      </w:del>
      <w:del w:id="648" w:author="PR Preview" w:date="2026-01-01T00:00:00Z">
        <w:r>
          <w:delText xml:space="preserve"> </w:delText>
        </w:r>
      </w:del>
      <m:oMath>
        <m:r>
          <m:t>x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in</w:delText>
        </w:r>
      </w:del>
      <w:del w:id="6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652" w:author="PR Preview" w:date="2026-01-01T00:00:00Z">
        <w:r>
          <w:delText xml:space="preserve">.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Then the partial sums are</w:delText>
        </w:r>
      </w:del>
      <w:del w:id="655" w:author="PR Preview" w:date="2026-01-01T00:00:00Z">
        <w:r>
          <w:delText xml:space="preserve"> </w:delText>
        </w:r>
      </w:del>
      <w:hyperlink w:anchor="def-non-decreasing">
        <w:del w:id="656" w:author="PR Preview" w:date="2026-01-01T00:00:00Z">
          <w:r>
            <w:rPr>
              <w:rStyle w:val="Hyperlink"/>
            </w:rPr>
            <w:delText xml:space="preserve">non-decreasing</w:delText>
          </w:r>
        </w:del>
      </w:hyperlink>
      <w:del w:id="657" w:author="PR Preview" w:date="2026-01-01T00:00:00Z">
        <w:r>
          <w:delText xml:space="preserve">,</w:delText>
        </w:r>
      </w:del>
      <w:del w:id="65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del w:id="659" w:author="PR Preview" w:date="2026-01-01T00:00:00Z">
        <w:r>
          <w:delText xml:space="preserve">,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so their</w:delText>
        </w:r>
      </w:del>
      <w:del w:id="662" w:author="PR Preview" w:date="2026-01-01T00:00:00Z">
        <w:r>
          <w:delText xml:space="preserve"> </w:delText>
        </w:r>
      </w:del>
      <w:hyperlink r:id="rId58">
        <w:del w:id="663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664" w:author="PR Preview" w:date="2026-01-01T00:00:00Z">
        <w:r>
          <w:delText xml:space="preserve">,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the infinite sum</w:delText>
        </w:r>
      </w:del>
      <w:del w:id="66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(</w:delText>
        </w:r>
      </w:del>
      <w:hyperlink w:anchor="def-infinite-sum">
        <w:del w:id="670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671" w:author="PR Preview" w:date="2026-01-01T00:00:00Z">
        <w:r>
          <w:delText xml:space="preserve">),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always exists,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and it is either a finite number or</w:delText>
        </w:r>
      </w:del>
      <w:del w:id="67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677" w:author="PR Preview" w:date="2026-01-01T00:00:00Z">
        <w:r>
          <w:delText xml:space="preserve">.</w:delText>
        </w:r>
      </w:del>
    </w:p>
    <w:p>
      <w:pPr>
        <w:pStyle w:val="BodyText"/>
      </w:pPr>
      <w:del w:id="678" w:author="PR Preview" w:date="2026-01-01T00:00:00Z">
        <w:r>
          <w:rPr>
            <w:i/>
            <w:iCs/>
          </w:rPr>
          <w:delText xml:space="preserve">Proof</w:delText>
        </w:r>
      </w:del>
      <w:del w:id="679" w:author="PR Preview" w:date="2026-01-01T00:00:00Z">
        <w:r>
          <w:delText xml:space="preserve">. </w:delText>
        </w:r>
      </w:del>
      <w:del w:id="680" w:author="PR Preview" w:date="2026-01-01T00:00:00Z">
        <w:r>
          <w:delText xml:space="preserve">For each</w:delText>
        </w:r>
      </w:del>
      <w:del w:id="681" w:author="PR Preview" w:date="2026-01-01T00:00:00Z">
        <w:r>
          <w:delText xml:space="preserve"> </w:delText>
        </w:r>
      </w:del>
      <m:oMath>
        <m:r>
          <m:t>n</m:t>
        </m:r>
      </m:oMath>
      <w:del w:id="68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83" w:author="PR Preview" w:date="2026-01-01T00:00:00Z">
        <w:r>
          <w:delText xml:space="preserve">If some partial sum</w:delText>
        </w:r>
      </w:del>
      <w:del w:id="68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is</w:delText>
        </w:r>
      </w:del>
      <w:del w:id="68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688" w:author="PR Preview" w:date="2026-01-01T00:00:00Z">
        <w:r>
          <w:delText xml:space="preserve">,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then</w:delText>
        </w:r>
      </w:del>
      <w:del w:id="69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for every</w:delText>
        </w:r>
      </w:del>
      <w:del w:id="69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N</m:t>
        </m:r>
      </m:oMath>
      <w:del w:id="695" w:author="PR Preview" w:date="2026-01-01T00:00:00Z">
        <w:r>
          <w:delText xml:space="preserve">,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so the limit is</w:delText>
        </w:r>
      </w:del>
      <w:del w:id="69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699" w:author="PR Preview" w:date="2026-01-01T00:00:00Z">
        <w:r>
          <w:delText xml:space="preserve">.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Otherwise, the partial sums form a non-decreasing sequence of</w:delText>
        </w:r>
      </w:del>
      <w:del w:id="702" w:author="PR Preview" w:date="2026-01-01T00:00:00Z">
        <w:r>
          <w:delText xml:space="preserve"> </w:delText>
        </w:r>
      </w:del>
      <w:hyperlink r:id="rId121">
        <w:del w:id="703" w:author="PR Preview" w:date="2026-01-01T00:00:00Z">
          <w:r>
            <w:rPr>
              <w:rStyle w:val="Hyperlink"/>
            </w:rPr>
            <w:delText xml:space="preserve">real numbers</w:delText>
          </w:r>
        </w:del>
      </w:hyperlink>
      <w:del w:id="704" w:author="PR Preview" w:date="2026-01-01T00:00:00Z">
        <w:r>
          <w:delText xml:space="preserve">.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If that sequence is</w:delText>
        </w:r>
      </w:del>
      <w:del w:id="707" w:author="PR Preview" w:date="2026-01-01T00:00:00Z">
        <w:r>
          <w:delText xml:space="preserve"> </w:delText>
        </w:r>
      </w:del>
      <w:hyperlink r:id="rId20">
        <w:del w:id="708" w:author="PR Preview" w:date="2026-01-01T00:00:00Z">
          <w:r>
            <w:rPr>
              <w:rStyle w:val="Hyperlink"/>
            </w:rPr>
            <w:delText xml:space="preserve">bounded above</w:delText>
          </w:r>
        </w:del>
      </w:hyperlink>
      <w:del w:id="709" w:author="PR Preview" w:date="2026-01-01T00:00:00Z">
        <w:r>
          <w:delText xml:space="preserve">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it</w:delText>
        </w:r>
      </w:del>
      <w:del w:id="712" w:author="PR Preview" w:date="2026-01-01T00:00:00Z">
        <w:r>
          <w:delText xml:space="preserve"> </w:delText>
        </w:r>
      </w:del>
      <w:hyperlink r:id="rId17">
        <w:del w:id="713" w:author="PR Preview" w:date="2026-01-01T00:00:00Z">
          <w:r>
            <w:rPr>
              <w:rStyle w:val="Hyperlink"/>
            </w:rPr>
            <w:delText xml:space="preserve">converges</w:delText>
          </w:r>
        </w:del>
      </w:hyperlink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to a finite number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[8]</w:delText>
        </w:r>
      </w:del>
      <w:del w:id="718" w:author="PR Preview" w:date="2026-01-01T00:00:00Z">
        <w:r>
          <w:delText xml:space="preserve">.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If it is not bounded above,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then for every number</w:delText>
        </w:r>
      </w:del>
      <w:del w:id="723" w:author="PR Preview" w:date="2026-01-01T00:00:00Z">
        <w:r>
          <w:delText xml:space="preserve"> </w:delText>
        </w:r>
      </w:del>
      <m:oMath>
        <m:r>
          <m:t>M</m:t>
        </m:r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some</w:delText>
        </w:r>
      </w:del>
      <w:del w:id="72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exceeds</w:delText>
        </w:r>
      </w:del>
      <w:del w:id="729" w:author="PR Preview" w:date="2026-01-01T00:00:00Z">
        <w:r>
          <w:delText xml:space="preserve"> </w:delText>
        </w:r>
      </w:del>
      <m:oMath>
        <m:r>
          <m:t>M</m:t>
        </m:r>
      </m:oMath>
      <w:del w:id="730" w:author="PR Preview" w:date="2026-01-01T00:00:00Z">
        <w:r>
          <w:delText xml:space="preserve">,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and so does every later</w:delText>
        </w:r>
      </w:del>
      <w:del w:id="73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del w:id="734" w:author="PR Preview" w:date="2026-01-01T00:00:00Z">
        <w:r>
          <w:delText xml:space="preserve">;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the limit is</w:delText>
        </w:r>
      </w:del>
      <w:del w:id="737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738" w:author="PR Preview" w:date="2026-01-01T00:00:00Z">
        <w:r>
          <w:delText xml:space="preserve">.</w:delText>
        </w:r>
      </w:del>
    </w:p>
    <w:p>
      <w:pPr>
        <w:pStyle w:val="Heading2"/>
      </w:pPr>
      <w:del w:id="739" w:author="PR Preview" w:date="2026-01-01T00:00:00Z">
        <w:r>
          <w:delText xml:space="preserve">4 Additivity</w:delText>
        </w:r>
      </w:del>
    </w:p>
    <w:p>
      <w:pPr>
        <w:pStyle w:val="FirstParagraph"/>
      </w:pPr>
      <w:del w:id="740" w:author="PR Preview" w:date="2026-01-01T00:00:00Z">
        <w:r>
          <w:rPr>
            <w:b/>
            <w:bCs/>
          </w:rPr>
          <w:delText xml:space="preserve">Definition 9 (Finite additivity)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Let</w:delText>
        </w:r>
      </w:del>
      <w:del w:id="7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be a</w:delText>
        </w:r>
      </w:del>
      <w:del w:id="746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747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on a set</w:delText>
        </w:r>
      </w:del>
      <w:del w:id="750" w:author="PR Preview" w:date="2026-01-01T00:00:00Z">
        <w:r>
          <w:delText xml:space="preserve"> </w:delText>
        </w:r>
      </w:del>
      <m:oMath>
        <m:r>
          <m:t>S</m:t>
        </m:r>
      </m:oMath>
      <w:del w:id="751" w:author="PR Preview" w:date="2026-01-01T00:00:00Z">
        <w:r>
          <w:delText xml:space="preserve">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A</w:delText>
        </w:r>
      </w:del>
      <w:del w:id="754" w:author="PR Preview" w:date="2026-01-01T00:00:00Z">
        <w:r>
          <w:delText xml:space="preserve"> </w:delText>
        </w:r>
      </w:del>
      <w:hyperlink r:id="rId43">
        <w:del w:id="75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5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57" w:author="PR Preview" w:date="2026-01-01T00:00:00Z">
        <w:r>
          <w:delText xml:space="preserve">,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with values in the</w:delText>
        </w:r>
      </w:del>
      <w:del w:id="760" w:author="PR Preview" w:date="2026-01-01T00:00:00Z">
        <w:r>
          <w:delText xml:space="preserve"> </w:delText>
        </w:r>
      </w:del>
      <w:hyperlink r:id="rId44">
        <w:del w:id="761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762" w:author="PR Preview" w:date="2026-01-01T00:00:00Z">
        <w:r>
          <w:delText xml:space="preserve">,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rPr>
            <w:b/>
            <w:bCs/>
          </w:rPr>
          <w:delText xml:space="preserve">finitely additive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[9]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if, for every finite collection of</w:delText>
        </w:r>
      </w:del>
      <w:del w:id="771" w:author="PR Preview" w:date="2026-01-01T00:00:00Z">
        <w:r>
          <w:delText xml:space="preserve"> </w:delText>
        </w:r>
      </w:del>
      <w:hyperlink w:anchor="def-pairwise-disjoint">
        <w:del w:id="772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sets</w:delText>
        </w:r>
      </w:del>
      <w:del w:id="77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in</w:delText>
        </w:r>
      </w:del>
      <w:del w:id="77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79" w:author="PR Preview" w:date="2026-01-01T00:00:00Z">
        <w:r>
          <w:delText xml:space="preserve">,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782" w:author="PR Preview" w:date="2026-01-01T00:00:00Z">
        <w:r>
          <w:rPr>
            <w:b/>
            <w:bCs/>
          </w:rPr>
          <w:delText xml:space="preserve">Example 10 (Counting elements is finitely additive)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For the die rolls</w:delText>
        </w:r>
      </w:del>
      <w:del w:id="78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(</w:delText>
        </w:r>
      </w:del>
      <w:hyperlink r:id="rId18">
        <w:del w:id="788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789" w:author="PR Preview" w:date="2026-01-01T00:00:00Z">
        <w:r>
          <w:delText xml:space="preserve">),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let</w:delText>
        </w:r>
      </w:del>
      <w:del w:id="79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793" w:author="PR Preview" w:date="2026-01-01T00:00:00Z">
        <w:r>
          <w:delText xml:space="preserve">, the number of elements of</w:delText>
        </w:r>
      </w:del>
      <w:del w:id="794" w:author="PR Preview" w:date="2026-01-01T00:00:00Z">
        <w:r>
          <w:delText xml:space="preserve"> </w:delText>
        </w:r>
      </w:del>
      <m:oMath>
        <m:r>
          <m:t>A</m:t>
        </m:r>
      </m:oMath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(</w:delText>
        </w:r>
      </w:del>
      <w:hyperlink r:id="rId47">
        <w:del w:id="797" w:author="PR Preview" w:date="2026-01-01T00:00:00Z">
          <w:r>
            <w:rPr>
              <w:rStyle w:val="Hyperlink"/>
            </w:rPr>
            <w:delText xml:space="preserve">cardinality</w:delText>
          </w:r>
        </w:del>
      </w:hyperlink>
      <w:del w:id="798" w:author="PR Preview" w:date="2026-01-01T00:00:00Z">
        <w:r>
          <w:delText xml:space="preserve">),</w:delText>
        </w:r>
      </w:del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for each set</w:delText>
        </w:r>
      </w:del>
      <w:del w:id="801" w:author="PR Preview" w:date="2026-01-01T00:00:00Z">
        <w:r>
          <w:delText xml:space="preserve"> </w:delText>
        </w:r>
      </w:del>
      <m:oMath>
        <m:r>
          <m:t>A</m:t>
        </m:r>
      </m:oMath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in the</w:delText>
        </w:r>
      </w:del>
      <w:del w:id="804" w:author="PR Preview" w:date="2026-01-01T00:00:00Z">
        <w:r>
          <w:delText xml:space="preserve"> </w:delText>
        </w:r>
      </w:del>
      <m:oMath>
        <m:r>
          <m:t>σ</m:t>
        </m:r>
      </m:oMath>
      <w:del w:id="805" w:author="PR Preview" w:date="2026-01-01T00:00:00Z">
        <w:r>
          <w:delText xml:space="preserve">-algebra of all subsets of</w:delText>
        </w:r>
      </w:del>
      <w:del w:id="806" w:author="PR Preview" w:date="2026-01-01T00:00:00Z">
        <w:r>
          <w:delText xml:space="preserve"> </w:delText>
        </w:r>
      </w:del>
      <m:oMath>
        <m:r>
          <m:t>D</m:t>
        </m:r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(</w:delText>
        </w:r>
      </w:del>
      <w:hyperlink w:anchor="exm-sigma-algebra">
        <w:del w:id="80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10" w:author="PR Preview" w:date="2026-01-01T00:00:00Z">
        <w:r>
          <w:delText xml:space="preserve">).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The sets</w:delText>
        </w:r>
      </w:del>
      <w:del w:id="8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and</w:delText>
        </w:r>
      </w:del>
      <w:del w:id="8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are pairwise disjoint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(</w:delText>
        </w:r>
      </w:del>
      <w:hyperlink w:anchor="exm-pairwise-disjoint">
        <w:del w:id="821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22" w:author="PR Preview" w:date="2026-01-01T00:00:00Z">
        <w:r>
          <w:delText xml:space="preserve">), and:</w:delText>
        </w:r>
      </w:del>
    </w:p>
    <w:p>
      <w:pPr>
        <w:pStyle w:val="Heading2"/>
      </w:pPr>
      <w:ins w:id="823" w:author="PR Preview" w:date="2026-01-01T00:00:00Z">
        <w:r>
          <w:t xml:space="preserve">2 Additivity</w:t>
        </w:r>
      </w:ins>
    </w:p>
    <w:bookmarkStart w:id="46" w:name="def-finite-additivity"/>
    <w:p>
      <w:pPr>
        <w:pStyle w:val="FirstParagraph"/>
      </w:pPr>
      <w:ins w:id="824" w:author="PR Preview" w:date="2026-01-01T00:00:00Z">
        <w:r>
          <w:rPr>
            <w:b/>
            <w:bCs/>
          </w:rPr>
          <w:t xml:space="preserve">Definition 5 (Finite additivity)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Let</w:t>
        </w:r>
      </w:ins>
      <w:ins w:id="8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be a</w:t>
        </w:r>
      </w:ins>
      <w:ins w:id="830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831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on a set</w:t>
        </w:r>
      </w:ins>
      <w:ins w:id="834" w:author="PR Preview" w:date="2026-01-01T00:00:00Z">
        <w:r>
          <w:t xml:space="preserve"> </w:t>
        </w:r>
      </w:ins>
      <m:oMath>
        <m:r>
          <m:t>S</m:t>
        </m:r>
      </m:oMath>
      <w:ins w:id="835" w:author="PR Preview" w:date="2026-01-01T00:00:00Z">
        <w:r>
          <w:t xml:space="preserve">.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A</w:t>
        </w:r>
      </w:ins>
      <w:ins w:id="838" w:author="PR Preview" w:date="2026-01-01T00:00:00Z">
        <w:r>
          <w:t xml:space="preserve"> </w:t>
        </w:r>
      </w:ins>
      <w:hyperlink r:id="rId43">
        <w:ins w:id="83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4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with values in the</w:t>
        </w:r>
      </w:ins>
      <w:ins w:id="844" w:author="PR Preview" w:date="2026-01-01T00:00:00Z">
        <w:r>
          <w:t xml:space="preserve"> </w:t>
        </w:r>
      </w:ins>
      <w:hyperlink r:id="rId44">
        <w:ins w:id="845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846" w:author="PR Preview" w:date="2026-01-01T00:00:00Z">
        <w:r>
          <w:t xml:space="preserve">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is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rPr>
            <w:b/>
            <w:bCs/>
          </w:rPr>
          <w:t xml:space="preserve">finitely additive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[5]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if, for every finite collection of</w:t>
        </w:r>
      </w:ins>
      <w:ins w:id="855" w:author="PR Preview" w:date="2026-01-01T00:00:00Z">
        <w:r>
          <w:t xml:space="preserve"> </w:t>
        </w:r>
      </w:ins>
      <w:hyperlink r:id="rId45">
        <w:ins w:id="856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857" w:author="PR Preview" w:date="2026-01-01T00:00:00Z">
        <w:r>
          <w:t xml:space="preserve"> </w:t>
        </w:r>
      </w:ins>
      <w:hyperlink r:id="rId21">
        <w:ins w:id="858" w:author="PR Preview" w:date="2026-01-01T00:00:00Z">
          <w:r>
            <w:rPr>
              <w:rStyle w:val="Hyperlink"/>
            </w:rPr>
            <w:t xml:space="preserve">sets</w:t>
          </w:r>
        </w:ins>
      </w:hyperlink>
      <w:ins w:id="85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in</w:t>
        </w:r>
      </w:ins>
      <w:ins w:id="8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63" w:author="PR Preview" w:date="2026-01-01T00:00:00Z">
        <w:r>
          <w:t xml:space="preserve">,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ins w:id="866" w:author="PR Preview" w:date="2026-01-01T00:00:00Z">
        <w:r>
          <w:rPr>
            <w:b/>
            <w:bCs/>
          </w:rPr>
          <w:t xml:space="preserve">Example 7 (Counting elements is finitely additive)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For the die rolls</w:t>
        </w:r>
      </w:ins>
      <w:ins w:id="86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(</w:t>
        </w:r>
      </w:ins>
      <w:hyperlink r:id="rId18">
        <w:ins w:id="872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873" w:author="PR Preview" w:date="2026-01-01T00:00:00Z">
        <w:r>
          <w:t xml:space="preserve">),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let</w:t>
        </w:r>
      </w:ins>
      <w:ins w:id="87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877" w:author="PR Preview" w:date="2026-01-01T00:00:00Z">
        <w:r>
          <w:t xml:space="preserve">, the number of elements of</w:t>
        </w:r>
      </w:ins>
      <w:ins w:id="878" w:author="PR Preview" w:date="2026-01-01T00:00:00Z">
        <w:r>
          <w:t xml:space="preserve"> </w:t>
        </w:r>
      </w:ins>
      <m:oMath>
        <m:r>
          <m:t>A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(</w:t>
        </w:r>
      </w:ins>
      <w:hyperlink r:id="rId47">
        <w:ins w:id="881" w:author="PR Preview" w:date="2026-01-01T00:00:00Z">
          <w:r>
            <w:rPr>
              <w:rStyle w:val="Hyperlink"/>
            </w:rPr>
            <w:t xml:space="preserve">cardinality</w:t>
          </w:r>
        </w:ins>
      </w:hyperlink>
      <w:ins w:id="882" w:author="PR Preview" w:date="2026-01-01T00:00:00Z">
        <w:r>
          <w:t xml:space="preserve">),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for each set</w:t>
        </w:r>
      </w:ins>
      <w:ins w:id="885" w:author="PR Preview" w:date="2026-01-01T00:00:00Z">
        <w:r>
          <w:t xml:space="preserve"> </w:t>
        </w:r>
      </w:ins>
      <m:oMath>
        <m:r>
          <m:t>A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in the</w:t>
        </w:r>
      </w:ins>
      <w:ins w:id="888" w:author="PR Preview" w:date="2026-01-01T00:00:00Z">
        <w:r>
          <w:t xml:space="preserve"> </w:t>
        </w:r>
      </w:ins>
      <m:oMath>
        <m:r>
          <m:t>σ</m:t>
        </m:r>
      </m:oMath>
      <w:ins w:id="889" w:author="PR Preview" w:date="2026-01-01T00:00:00Z">
        <w:r>
          <w:t xml:space="preserve">-algebra of all subsets of</w:t>
        </w:r>
      </w:ins>
      <w:ins w:id="890" w:author="PR Preview" w:date="2026-01-01T00:00:00Z">
        <w:r>
          <w:t xml:space="preserve"> </w:t>
        </w:r>
      </w:ins>
      <m:oMath>
        <m:r>
          <m:t>D</m:t>
        </m:r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(</w:t>
        </w:r>
      </w:ins>
      <w:hyperlink w:anchor="exm-sigma-algebra">
        <w:ins w:id="89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94" w:author="PR Preview" w:date="2026-01-01T00:00:00Z">
        <w:r>
          <w:t xml:space="preserve">).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 sets</w:t>
        </w:r>
      </w:ins>
      <w:ins w:id="8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</w:t>
        </w:r>
      </w:ins>
      <w:ins w:id="90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are pairwise disjoint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(</w:t>
        </w:r>
      </w:ins>
      <w:hyperlink r:id="rId48">
        <w:ins w:id="905" w:author="PR Preview" w:date="2026-01-01T00:00:00Z">
          <w:r>
            <w:rPr>
              <w:rStyle w:val="Hyperlink"/>
            </w:rPr>
            <w:t xml:space="preserve">low and high die rolls</w:t>
          </w:r>
        </w:ins>
      </w:hyperlink>
      <w:ins w:id="906" w:author="PR Preview" w:date="2026-01-01T00:00:00Z">
        <w:r>
          <w:t xml:space="preserve">),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del w:id="907" w:author="PR Preview" w:date="2026-01-01T00:00:00Z">
        <w:r>
          <w:rPr>
            <w:b/>
            <w:bCs/>
          </w:rPr>
          <w:delText xml:space="preserve">Example 11 (Squaring the count is not finitely additive)</w:delText>
        </w:r>
      </w:del>
      <w:del w:id="908" w:author="PR Preview" w:date="2026-01-01T00:00:00Z">
        <w:r>
          <w:delText xml:space="preserve"> </w:delText>
        </w:r>
      </w:del>
      <w:del w:id="909" w:author="PR Preview" w:date="2026-01-01T00:00:00Z">
        <w:r>
          <w:delText xml:space="preserve">On the same</w:delText>
        </w:r>
      </w:del>
      <w:del w:id="910" w:author="PR Preview" w:date="2026-01-01T00:00:00Z">
        <w:r>
          <w:delText xml:space="preserve"> </w:delText>
        </w:r>
      </w:del>
      <m:oMath>
        <m:r>
          <m:t>σ</m:t>
        </m:r>
      </m:oMath>
      <w:del w:id="911" w:author="PR Preview" w:date="2026-01-01T00:00:00Z">
        <w:r>
          <w:delText xml:space="preserve">-algebra, let</w:delText>
        </w:r>
      </w:del>
      <w:del w:id="912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913" w:author="PR Preview" w:date="2026-01-01T00:00:00Z">
        <w:r>
          <w:delText xml:space="preserve">.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The sets</w:delText>
        </w:r>
      </w:del>
      <w:del w:id="91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and</w:delText>
        </w:r>
      </w:del>
      <w:del w:id="9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are pairwise disjoint, but</w:delText>
        </w:r>
      </w:del>
    </w:p>
    <w:p>
      <w:pPr>
        <w:pStyle w:val="BodyText"/>
      </w:pPr>
      <w:ins w:id="922" w:author="PR Preview" w:date="2026-01-01T00:00:00Z">
        <w:r>
          <w:rPr>
            <w:b/>
            <w:bCs/>
          </w:rPr>
          <w:t xml:space="preserve">Example 8 (Squaring the count is not finitely additive)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On the same</w:t>
        </w:r>
      </w:ins>
      <w:ins w:id="925" w:author="PR Preview" w:date="2026-01-01T00:00:00Z">
        <w:r>
          <w:t xml:space="preserve"> </w:t>
        </w:r>
      </w:ins>
      <m:oMath>
        <m:r>
          <m:t>σ</m:t>
        </m:r>
      </m:oMath>
      <w:ins w:id="926" w:author="PR Preview" w:date="2026-01-01T00:00:00Z">
        <w:r>
          <w:t xml:space="preserve">-algebra, let</w:t>
        </w:r>
      </w:ins>
      <w:ins w:id="927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928" w:author="PR Preview" w:date="2026-01-01T00:00:00Z">
        <w:r>
          <w:t xml:space="preserve">.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The sets</w:t>
        </w:r>
      </w:ins>
      <w:ins w:id="9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and</w:t>
        </w:r>
      </w:ins>
      <w:ins w:id="9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are pairwise disjoint,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del w:id="937" w:author="PR Preview" w:date="2026-01-01T00:00:00Z">
        <w:r>
          <w:rPr>
            <w:b/>
            <w:bCs/>
          </w:rPr>
          <w:delText xml:space="preserve">Definition 10 (Countable additivity (</w:delText>
        </w:r>
      </w:del>
      <m:oMath>
        <m:r>
          <m:t>σ</m:t>
        </m:r>
      </m:oMath>
      <w:del w:id="938" w:author="PR Preview" w:date="2026-01-01T00:00:00Z">
        <w:r>
          <w:rPr>
            <w:b/>
            <w:bCs/>
          </w:rPr>
          <w:delText xml:space="preserve">-additivity))</w:delText>
        </w:r>
      </w:del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Let</w:delText>
        </w:r>
      </w:del>
      <w:del w:id="94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be a</w:delText>
        </w:r>
      </w:del>
      <w:del w:id="944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94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on a set</w:delText>
        </w:r>
      </w:del>
      <w:del w:id="948" w:author="PR Preview" w:date="2026-01-01T00:00:00Z">
        <w:r>
          <w:delText xml:space="preserve"> </w:delText>
        </w:r>
      </w:del>
      <m:oMath>
        <m:r>
          <m:t>S</m:t>
        </m:r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A function</w:delText>
        </w:r>
      </w:del>
      <w:del w:id="95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is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rPr>
            <w:b/>
            <w:bCs/>
          </w:rPr>
          <w:delText xml:space="preserve">countably additive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[9]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(also called</w:delText>
        </w:r>
      </w:del>
      <w:del w:id="961" w:author="PR Preview" w:date="2026-01-01T00:00:00Z">
        <w:r>
          <w:delText xml:space="preserve"> </w:delText>
        </w:r>
      </w:del>
      <m:oMath>
        <m:r>
          <m:t>σ</m:t>
        </m:r>
      </m:oMath>
      <w:del w:id="962" w:author="PR Preview" w:date="2026-01-01T00:00:00Z">
        <w:r>
          <w:rPr>
            <w:b/>
            <w:bCs/>
          </w:rPr>
          <w:delText xml:space="preserve">-additive</w:delText>
        </w:r>
      </w:del>
      <w:del w:id="963" w:author="PR Preview" w:date="2026-01-01T00:00:00Z">
        <w:r>
          <w:delText xml:space="preserve">)</w:delText>
        </w:r>
      </w:del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if, for every sequence of</w:delText>
        </w:r>
      </w:del>
      <w:del w:id="966" w:author="PR Preview" w:date="2026-01-01T00:00:00Z">
        <w:r>
          <w:delText xml:space="preserve"> </w:delText>
        </w:r>
      </w:del>
      <w:hyperlink w:anchor="def-pairwise-disjoint">
        <w:del w:id="967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sets</w:delText>
        </w:r>
      </w:del>
      <w:del w:id="97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in</w:delText>
        </w:r>
      </w:del>
      <w:del w:id="9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74" w:author="PR Preview" w:date="2026-01-01T00:00:00Z">
        <w:r>
          <w:delText xml:space="preserve">,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977" w:author="PR Preview" w:date="2026-01-01T00:00:00Z">
        <w:r>
          <w:rPr>
            <w:b/>
            <w:bCs/>
          </w:rPr>
          <w:delText xml:space="preserve">Example 12 (Counting elements is countably additive)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For the counting function</w:delText>
        </w:r>
      </w:del>
      <w:del w:id="98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of</w:delText>
        </w:r>
      </w:del>
      <w:del w:id="983" w:author="PR Preview" w:date="2026-01-01T00:00:00Z">
        <w:r>
          <w:delText xml:space="preserve"> </w:delText>
        </w:r>
      </w:del>
      <w:hyperlink w:anchor="exm-finite-additivity">
        <w:del w:id="984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985" w:author="PR Preview" w:date="2026-01-01T00:00:00Z">
        <w:r>
          <w:delText xml:space="preserve">,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take any sequence of pairwise disjoint sets</w:delText>
        </w:r>
      </w:del>
      <w:del w:id="98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989" w:author="PR Preview" w:date="2026-01-01T00:00:00Z">
        <w:r>
          <w:delText xml:space="preserve">.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No two of them share an element, and</w:delText>
        </w:r>
      </w:del>
      <w:del w:id="992" w:author="PR Preview" w:date="2026-01-01T00:00:00Z">
        <w:r>
          <w:delText xml:space="preserve"> </w:delText>
        </w:r>
      </w:del>
      <m:oMath>
        <m:r>
          <m:t>D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has only six elements,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so at most six of the</w:delText>
        </w:r>
      </w:del>
      <w:del w:id="99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contain any elements;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the rest are</w:delText>
        </w:r>
      </w:del>
      <w:del w:id="1002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03" w:author="PR Preview" w:date="2026-01-01T00:00:00Z">
        <w:r>
          <w:delText xml:space="preserve">, with</w:delText>
        </w:r>
      </w:del>
      <w:del w:id="100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05" w:author="PR Preview" w:date="2026-01-01T00:00:00Z">
        <w:r>
          <w:delText xml:space="preserve">.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The infinite sum therefore has at most six nonzero terms,</w:delText>
        </w:r>
      </w:del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and finite additivity (</w:delText>
        </w:r>
      </w:del>
      <w:hyperlink w:anchor="exm-finite-additivity">
        <w:del w:id="101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11" w:author="PR Preview" w:date="2026-01-01T00:00:00Z">
        <w:r>
          <w:delText xml:space="preserve">) shows that those terms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add up to</w:delText>
        </w:r>
      </w:del>
      <w:del w:id="1014" w:author="PR Preview" w:date="2026-01-01T00:00:00Z">
        <w:r>
          <w:delText xml:space="preserve"> </w:delText>
        </w:r>
      </w:del>
      <m:oMath>
        <m:r>
          <m:t>μ</m:t>
        </m:r>
      </m:oMath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of the union.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So</w:delText>
        </w:r>
      </w:del>
      <w:del w:id="1019" w:author="PR Preview" w:date="2026-01-01T00:00:00Z">
        <w:r>
          <w:delText xml:space="preserve"> </w:delText>
        </w:r>
      </w:del>
      <m:oMath>
        <m:r>
          <m:t>μ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is countably additive.</w:delText>
        </w:r>
      </w:del>
    </w:p>
    <w:p>
      <w:pPr>
        <w:pStyle w:val="BodyText"/>
      </w:pPr>
      <w:del w:id="1022" w:author="PR Preview" w:date="2026-01-01T00:00:00Z">
        <w:r>
          <w:rPr>
            <w:i/>
            <w:iCs/>
          </w:rPr>
          <w:delText xml:space="preserve">Remark 3</w:delText>
        </w:r>
      </w:del>
      <w:del w:id="1023" w:author="PR Preview" w:date="2026-01-01T00:00:00Z">
        <w:r>
          <w:delText xml:space="preserve"> (The sum in countable additivity always has a value). </w:delText>
        </w:r>
      </w:del>
      <w:del w:id="1024" w:author="PR Preview" w:date="2026-01-01T00:00:00Z">
        <w:r>
          <w:delText xml:space="preserve">By</w:delText>
        </w:r>
      </w:del>
      <w:del w:id="1025" w:author="PR Preview" w:date="2026-01-01T00:00:00Z">
        <w:r>
          <w:delText xml:space="preserve"> </w:delText>
        </w:r>
      </w:del>
      <w:hyperlink w:anchor="lem-nonneg-series">
        <w:del w:id="102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27" w:author="PR Preview" w:date="2026-01-01T00:00:00Z">
        <w:r>
          <w:delText xml:space="preserve">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the right-hand side of the equation in</w:delText>
        </w:r>
      </w:del>
      <w:del w:id="1030" w:author="PR Preview" w:date="2026-01-01T00:00:00Z">
        <w:r>
          <w:delText xml:space="preserve"> </w:delText>
        </w:r>
      </w:del>
      <w:hyperlink w:anchor="def-countable-additivity">
        <w:del w:id="103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032" w:author="PR Preview" w:date="2026-01-01T00:00:00Z">
        <w:r>
          <w:delText xml:space="preserve">,</w:delText>
        </w:r>
      </w:del>
      <w:del w:id="103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034" w:author="PR Preview" w:date="2026-01-01T00:00:00Z">
        <w:r>
          <w:delText xml:space="preserve">,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always has a value,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because each</w:delText>
        </w:r>
      </w:del>
      <w:del w:id="103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is in</w:delText>
        </w:r>
      </w:del>
      <w:del w:id="104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043" w:author="PR Preview" w:date="2026-01-01T00:00:00Z">
        <w:r>
          <w:delText xml:space="preserve">.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For example, if</w:delText>
        </w:r>
      </w:del>
      <w:del w:id="104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for each</w:delText>
        </w:r>
      </w:del>
      <w:del w:id="1049" w:author="PR Preview" w:date="2026-01-01T00:00:00Z">
        <w:r>
          <w:delText xml:space="preserve"> </w:delText>
        </w:r>
      </w:del>
      <m:oMath>
        <m:r>
          <m:t>i</m:t>
        </m:r>
      </m:oMath>
      <w:del w:id="1050" w:author="PR Preview" w:date="2026-01-01T00:00:00Z">
        <w:r>
          <w:delText xml:space="preserve">,</w:delText>
        </w:r>
      </w:del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the partial sums are</w:delText>
        </w:r>
      </w:del>
      <w:del w:id="105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054" w:author="PR Preview" w:date="2026-01-01T00:00:00Z">
        <w:r>
          <w:delText xml:space="preserve">, and the sum is</w:delText>
        </w:r>
      </w:del>
      <w:del w:id="1055" w:author="PR Preview" w:date="2026-01-01T00:00:00Z">
        <w:r>
          <w:delText xml:space="preserve"> </w:delText>
        </w:r>
      </w:del>
      <m:oMath>
        <m:r>
          <m:t>1</m:t>
        </m:r>
      </m:oMath>
      <w:del w:id="1056" w:author="PR Preview" w:date="2026-01-01T00:00:00Z">
        <w:r>
          <w:delText xml:space="preserve">;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if</w:delText>
        </w:r>
      </w:del>
      <w:del w:id="105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for each</w:delText>
        </w:r>
      </w:del>
      <w:del w:id="1062" w:author="PR Preview" w:date="2026-01-01T00:00:00Z">
        <w:r>
          <w:delText xml:space="preserve"> </w:delText>
        </w:r>
      </w:del>
      <m:oMath>
        <m:r>
          <m:t>i</m:t>
        </m:r>
      </m:oMath>
      <w:del w:id="1063" w:author="PR Preview" w:date="2026-01-01T00:00:00Z">
        <w:r>
          <w:delText xml:space="preserve">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partial sums are</w:delText>
        </w:r>
      </w:del>
      <w:del w:id="1066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067" w:author="PR Preview" w:date="2026-01-01T00:00:00Z">
        <w:r>
          <w:delText xml:space="preserve">, and the sum is</w:delText>
        </w:r>
      </w:del>
      <w:del w:id="106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069" w:author="PR Preview" w:date="2026-01-01T00:00:00Z">
        <w:r>
          <w:delText xml:space="preserve">.</w:delText>
        </w:r>
      </w:del>
    </w:p>
    <w:p>
      <w:pPr>
        <w:pStyle w:val="BodyText"/>
      </w:pPr>
      <w:del w:id="1070" w:author="PR Preview" w:date="2026-01-01T00:00:00Z">
        <w:r>
          <w:rPr>
            <w:b/>
            <w:bCs/>
          </w:rPr>
          <w:delText xml:space="preserve">Lemma 2 (Countable additivity and the empty set)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If</w:delText>
        </w:r>
      </w:del>
      <w:del w:id="1073" w:author="PR Preview" w:date="2026-01-01T00:00:00Z">
        <w:r>
          <w:delText xml:space="preserve"> </w:delText>
        </w:r>
      </w:del>
      <m:oMath>
        <m:r>
          <m:t>μ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is a</w:delText>
        </w:r>
      </w:del>
      <w:del w:id="1076" w:author="PR Preview" w:date="2026-01-01T00:00:00Z">
        <w:r>
          <w:delText xml:space="preserve"> </w:delText>
        </w:r>
      </w:del>
      <w:hyperlink w:anchor="def-countable-additivity">
        <w:del w:id="1077" w:author="PR Preview" w:date="2026-01-01T00:00:00Z">
          <w:r>
            <w:rPr>
              <w:rStyle w:val="Hyperlink"/>
            </w:rPr>
            <w:delText xml:space="preserve">countably additive</w:delText>
          </w:r>
        </w:del>
      </w:hyperlink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function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on a</w:delText>
        </w:r>
      </w:del>
      <w:del w:id="1082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083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0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85" w:author="PR Preview" w:date="2026-01-01T00:00:00Z">
        <w:r>
          <w:delText xml:space="preserve">,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then</w:delText>
        </w:r>
      </w:del>
      <w:del w:id="108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89" w:author="PR Preview" w:date="2026-01-01T00:00:00Z">
        <w:r>
          <w:delText xml:space="preserve"> </w:delText>
        </w:r>
      </w:del>
      <w:del w:id="1090" w:author="PR Preview" w:date="2026-01-01T00:00:00Z">
        <w:r>
          <w:delText xml:space="preserve">or</w:delText>
        </w:r>
      </w:del>
      <w:del w:id="109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092" w:author="PR Preview" w:date="2026-01-01T00:00:00Z">
        <w:r>
          <w:delText xml:space="preserve">.</w:delText>
        </w:r>
      </w:del>
    </w:p>
    <w:p>
      <w:pPr>
        <w:pStyle w:val="BodyText"/>
      </w:pPr>
      <w:ins w:id="1093" w:author="PR Preview" w:date="2026-01-01T00:00:00Z">
        <w:r>
          <w:rPr>
            <w:b/>
            <w:bCs/>
          </w:rPr>
          <w:t xml:space="preserve">Definition 6 (Countable additivity (</w:t>
        </w:r>
      </w:ins>
      <m:oMath>
        <m:r>
          <m:t>σ</m:t>
        </m:r>
      </m:oMath>
      <w:ins w:id="1094" w:author="PR Preview" w:date="2026-01-01T00:00:00Z">
        <w:r>
          <w:rPr>
            <w:b/>
            <w:bCs/>
          </w:rPr>
          <w:t xml:space="preserve">-additivity))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Let</w:t>
        </w:r>
      </w:ins>
      <w:ins w:id="10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be a</w:t>
        </w:r>
      </w:ins>
      <w:ins w:id="1100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101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on a set</w:t>
        </w:r>
      </w:ins>
      <w:ins w:id="1104" w:author="PR Preview" w:date="2026-01-01T00:00:00Z">
        <w:r>
          <w:t xml:space="preserve"> </w:t>
        </w:r>
      </w:ins>
      <m:oMath>
        <m:r>
          <m:t>S</m:t>
        </m:r>
      </m:oMath>
      <w:ins w:id="1105" w:author="PR Preview" w:date="2026-01-01T00:00:00Z">
        <w:r>
          <w:t xml:space="preserve">.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A function</w:t>
        </w:r>
      </w:ins>
      <w:ins w:id="11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is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rPr>
            <w:b/>
            <w:bCs/>
          </w:rPr>
          <w:t xml:space="preserve">countably additive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[5]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(also called</w:t>
        </w:r>
      </w:ins>
      <w:ins w:id="1117" w:author="PR Preview" w:date="2026-01-01T00:00:00Z">
        <w:r>
          <w:t xml:space="preserve"> </w:t>
        </w:r>
      </w:ins>
      <m:oMath>
        <m:r>
          <m:t>σ</m:t>
        </m:r>
      </m:oMath>
      <w:ins w:id="1118" w:author="PR Preview" w:date="2026-01-01T00:00:00Z">
        <w:r>
          <w:rPr>
            <w:b/>
            <w:bCs/>
          </w:rPr>
          <w:t xml:space="preserve">-additive</w:t>
        </w:r>
      </w:ins>
      <w:ins w:id="1119" w:author="PR Preview" w:date="2026-01-01T00:00:00Z">
        <w:r>
          <w:t xml:space="preserve">)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if, for every sequence of</w:t>
        </w:r>
      </w:ins>
      <w:ins w:id="1122" w:author="PR Preview" w:date="2026-01-01T00:00:00Z">
        <w:r>
          <w:t xml:space="preserve"> </w:t>
        </w:r>
      </w:ins>
      <w:hyperlink r:id="rId45">
        <w:ins w:id="1123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1124" w:author="PR Preview" w:date="2026-01-01T00:00:00Z">
        <w:r>
          <w:t xml:space="preserve"> </w:t>
        </w:r>
      </w:ins>
      <w:hyperlink r:id="rId21">
        <w:ins w:id="1125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12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in</w:t>
        </w:r>
      </w:ins>
      <w:ins w:id="11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30" w:author="PR Preview" w:date="2026-01-01T00:00:00Z">
        <w:r>
          <w:t xml:space="preserve">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ins w:id="1133" w:author="PR Preview" w:date="2026-01-01T00:00:00Z">
        <w:r>
          <w:rPr>
            <w:b/>
            <w:bCs/>
          </w:rPr>
          <w:t xml:space="preserve">Example 9 (Counting elements is countably additive)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For the counting function</w:t>
        </w:r>
      </w:ins>
      <w:ins w:id="113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of</w:t>
        </w:r>
      </w:ins>
      <w:ins w:id="1139" w:author="PR Preview" w:date="2026-01-01T00:00:00Z">
        <w:r>
          <w:t xml:space="preserve"> </w:t>
        </w:r>
      </w:ins>
      <w:hyperlink w:anchor="exm-finite-additivity">
        <w:ins w:id="1140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141" w:author="PR Preview" w:date="2026-01-01T00:00:00Z">
        <w:r>
          <w:t xml:space="preserve">,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take any sequence of pairwise disjoint sets</w:t>
        </w:r>
      </w:ins>
      <w:ins w:id="11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45" w:author="PR Preview" w:date="2026-01-01T00:00:00Z">
        <w:r>
          <w:t xml:space="preserve">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No two of them share an element, and</w:t>
        </w:r>
      </w:ins>
      <w:ins w:id="1148" w:author="PR Preview" w:date="2026-01-01T00:00:00Z">
        <w:r>
          <w:t xml:space="preserve"> </w:t>
        </w:r>
      </w:ins>
      <m:oMath>
        <m:r>
          <m:t>D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has only six elements,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so at most six of the</w:t>
        </w:r>
      </w:ins>
      <w:ins w:id="115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contain any elements;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the rest are</w:t>
        </w:r>
      </w:ins>
      <w:ins w:id="1158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159" w:author="PR Preview" w:date="2026-01-01T00:00:00Z">
        <w:r>
          <w:t xml:space="preserve">, with</w:t>
        </w:r>
      </w:ins>
      <w:ins w:id="116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61" w:author="PR Preview" w:date="2026-01-01T00:00:00Z">
        <w:r>
          <w:t xml:space="preserve">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infinite sum therefore has at most six nonzero terms,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and finite additivity (</w:t>
        </w:r>
      </w:ins>
      <w:hyperlink w:anchor="exm-finite-additivity">
        <w:ins w:id="116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167" w:author="PR Preview" w:date="2026-01-01T00:00:00Z">
        <w:r>
          <w:t xml:space="preserve">) shows that those terms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add up to</w:t>
        </w:r>
      </w:ins>
      <w:ins w:id="1170" w:author="PR Preview" w:date="2026-01-01T00:00:00Z">
        <w:r>
          <w:t xml:space="preserve"> </w:t>
        </w:r>
      </w:ins>
      <m:oMath>
        <m:r>
          <m:t>μ</m:t>
        </m:r>
      </m:oMath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of the union.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So</w:t>
        </w:r>
      </w:ins>
      <w:ins w:id="1175" w:author="PR Preview" w:date="2026-01-01T00:00:00Z">
        <w:r>
          <w:t xml:space="preserve"> </w:t>
        </w:r>
      </w:ins>
      <m:oMath>
        <m:r>
          <m:t>μ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countably additive.</w:t>
        </w:r>
      </w:ins>
    </w:p>
    <w:bookmarkEnd w:id="52"/>
    <w:bookmarkStart w:id="54" w:name="rem-countable-additivity-sum-exists"/>
    <w:p>
      <w:pPr>
        <w:pStyle w:val="BodyText"/>
      </w:pPr>
      <w:ins w:id="1178" w:author="PR Preview" w:date="2026-01-01T00:00:00Z">
        <w:r>
          <w:rPr>
            <w:i/>
            <w:iCs/>
          </w:rPr>
          <w:t xml:space="preserve">Remark 3</w:t>
        </w:r>
      </w:ins>
      <w:ins w:id="1179" w:author="PR Preview" w:date="2026-01-01T00:00:00Z">
        <w:r>
          <w:t xml:space="preserve"> (The sum in countable additivity always has a value). </w:t>
        </w:r>
      </w:ins>
      <w:ins w:id="1180" w:author="PR Preview" w:date="2026-01-01T00:00:00Z">
        <w:r>
          <w:t xml:space="preserve">By</w:t>
        </w:r>
      </w:ins>
      <w:ins w:id="1181" w:author="PR Preview" w:date="2026-01-01T00:00:00Z">
        <w:r>
          <w:t xml:space="preserve"> </w:t>
        </w:r>
      </w:ins>
      <w:hyperlink r:id="rId53">
        <w:ins w:id="1182" w:author="PR Preview" w:date="2026-01-01T00:00:00Z">
          <w:r>
            <w:rPr>
              <w:rStyle w:val="Hyperlink"/>
            </w:rPr>
            <w:t xml:space="preserve">sums of non-negative terms</w:t>
          </w:r>
        </w:ins>
      </w:hyperlink>
      <w:ins w:id="1183" w:author="PR Preview" w:date="2026-01-01T00:00:00Z">
        <w:r>
          <w:t xml:space="preserve">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the right-hand side of the equation in</w:t>
        </w:r>
      </w:ins>
      <w:ins w:id="1186" w:author="PR Preview" w:date="2026-01-01T00:00:00Z">
        <w:r>
          <w:t xml:space="preserve"> </w:t>
        </w:r>
      </w:ins>
      <w:hyperlink w:anchor="def-countable-additivity">
        <w:ins w:id="118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88" w:author="PR Preview" w:date="2026-01-01T00:00:00Z">
        <w:r>
          <w:t xml:space="preserve">,</w:t>
        </w:r>
      </w:ins>
      <w:ins w:id="118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190" w:author="PR Preview" w:date="2026-01-01T00:00:00Z">
        <w:r>
          <w:t xml:space="preserve">,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always has a value,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because each</w:t>
        </w:r>
      </w:ins>
      <w:ins w:id="119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is in</w:t>
        </w:r>
      </w:ins>
      <w:ins w:id="119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199" w:author="PR Preview" w:date="2026-01-01T00:00:00Z">
        <w:r>
          <w:t xml:space="preserve">.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For example, if</w:t>
        </w:r>
      </w:ins>
      <w:ins w:id="120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for each</w:t>
        </w:r>
      </w:ins>
      <w:ins w:id="1205" w:author="PR Preview" w:date="2026-01-01T00:00:00Z">
        <w:r>
          <w:t xml:space="preserve"> </w:t>
        </w:r>
      </w:ins>
      <m:oMath>
        <m:r>
          <m:t>i</m:t>
        </m:r>
      </m:oMath>
      <w:ins w:id="1206" w:author="PR Preview" w:date="2026-01-01T00:00:00Z">
        <w:r>
          <w:t xml:space="preserve">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the partial sums are</w:t>
        </w:r>
      </w:ins>
      <w:ins w:id="120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210" w:author="PR Preview" w:date="2026-01-01T00:00:00Z">
        <w:r>
          <w:t xml:space="preserve">, and the sum is</w:t>
        </w:r>
      </w:ins>
      <w:ins w:id="1211" w:author="PR Preview" w:date="2026-01-01T00:00:00Z">
        <w:r>
          <w:t xml:space="preserve"> </w:t>
        </w:r>
      </w:ins>
      <m:oMath>
        <m:r>
          <m:t>1</m:t>
        </m:r>
      </m:oMath>
      <w:ins w:id="1212" w:author="PR Preview" w:date="2026-01-01T00:00:00Z">
        <w:r>
          <w:t xml:space="preserve">;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if</w:t>
        </w:r>
      </w:ins>
      <w:ins w:id="121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for each</w:t>
        </w:r>
      </w:ins>
      <w:ins w:id="1218" w:author="PR Preview" w:date="2026-01-01T00:00:00Z">
        <w:r>
          <w:t xml:space="preserve"> </w:t>
        </w:r>
      </w:ins>
      <m:oMath>
        <m:r>
          <m:t>i</m:t>
        </m:r>
      </m:oMath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 partial sums are</w:t>
        </w:r>
      </w:ins>
      <w:ins w:id="122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223" w:author="PR Preview" w:date="2026-01-01T00:00:00Z">
        <w:r>
          <w:t xml:space="preserve">, and the sum is</w:t>
        </w:r>
      </w:ins>
      <w:ins w:id="1224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225" w:author="PR Preview" w:date="2026-01-01T00:00:00Z">
        <w:r>
          <w:t xml:space="preserve">.</w:t>
        </w:r>
      </w:ins>
    </w:p>
    <w:bookmarkEnd w:id="54"/>
    <w:bookmarkStart w:id="55" w:name="lem-countable-additivity-empty"/>
    <w:p>
      <w:pPr>
        <w:pStyle w:val="BodyText"/>
      </w:pPr>
      <w:ins w:id="1226" w:author="PR Preview" w:date="2026-01-01T00:00:00Z">
        <w:r>
          <w:rPr>
            <w:b/>
            <w:bCs/>
          </w:rPr>
          <w:t xml:space="preserve">Lemma 1 (Countable additivity and the empty set)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If</w:t>
        </w:r>
      </w:ins>
      <w:ins w:id="1229" w:author="PR Preview" w:date="2026-01-01T00:00:00Z">
        <w:r>
          <w:t xml:space="preserve"> </w:t>
        </w:r>
      </w:ins>
      <m:oMath>
        <m:r>
          <m:t>μ</m:t>
        </m:r>
      </m:oMath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is a</w:t>
        </w:r>
      </w:ins>
      <w:ins w:id="1232" w:author="PR Preview" w:date="2026-01-01T00:00:00Z">
        <w:r>
          <w:t xml:space="preserve"> </w:t>
        </w:r>
      </w:ins>
      <w:hyperlink w:anchor="def-countable-additivity">
        <w:ins w:id="1233" w:author="PR Preview" w:date="2026-01-01T00:00:00Z">
          <w:r>
            <w:rPr>
              <w:rStyle w:val="Hyperlink"/>
            </w:rPr>
            <w:t xml:space="preserve">countably additive</w:t>
          </w:r>
        </w:ins>
      </w:hyperlink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function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on a</w:t>
        </w:r>
      </w:ins>
      <w:ins w:id="1238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23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2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then</w:t>
        </w:r>
      </w:ins>
      <w:ins w:id="124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or</w:t>
        </w:r>
      </w:ins>
      <w:ins w:id="124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248" w:author="PR Preview" w:date="2026-01-01T00:00:00Z">
        <w:r>
          <w:t xml:space="preserve">.</w:t>
        </w:r>
      </w:ins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del w:id="1249" w:author="PR Preview" w:date="2026-01-01T00:00:00Z">
        <w:r>
          <w:rPr>
            <w:b/>
            <w:bCs/>
          </w:rPr>
          <w:delText xml:space="preserve">Example 13 (A countably additive function with</w:delText>
        </w:r>
      </w:del>
      <w:del w:id="1250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51" w:author="PR Preview" w:date="2026-01-01T00:00:00Z">
        <w:r>
          <w:rPr>
            <w:b/>
            <w:bCs/>
          </w:rPr>
          <w:delText xml:space="preserve">)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The counting function</w:delText>
        </w:r>
      </w:del>
      <w:del w:id="125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of</w:delText>
        </w:r>
      </w:del>
      <w:del w:id="1257" w:author="PR Preview" w:date="2026-01-01T00:00:00Z">
        <w:r>
          <w:delText xml:space="preserve"> </w:delText>
        </w:r>
      </w:del>
      <w:hyperlink w:anchor="exm-countable-additivity">
        <w:del w:id="125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is countably additive,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p>
      <w:pPr>
        <w:pStyle w:val="FirstParagraph"/>
      </w:pPr>
      <w:del w:id="1261" w:author="PR Preview" w:date="2026-01-01T00:00:00Z">
        <w:r>
          <w:rPr>
            <w:b/>
            <w:bCs/>
          </w:rPr>
          <w:delText xml:space="preserve">Example 14 (A countably additive function with</w:delText>
        </w:r>
      </w:del>
      <w:del w:id="1262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63" w:author="PR Preview" w:date="2026-01-01T00:00:00Z">
        <w:r>
          <w:rPr>
            <w:b/>
            <w:bCs/>
          </w:rPr>
          <w:delText xml:space="preserve">)</w:delText>
        </w:r>
      </w:del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For the die rolls</w:delText>
        </w:r>
      </w:del>
      <w:del w:id="126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(</w:delText>
        </w:r>
      </w:del>
      <w:hyperlink r:id="rId18">
        <w:del w:id="1269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1270" w:author="PR Preview" w:date="2026-01-01T00:00:00Z">
        <w:r>
          <w:delText xml:space="preserve">),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let</w:delText>
        </w:r>
      </w:del>
      <w:del w:id="127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for every set</w:delText>
        </w:r>
      </w:del>
      <w:del w:id="1276" w:author="PR Preview" w:date="2026-01-01T00:00:00Z">
        <w:r>
          <w:delText xml:space="preserve"> </w:delText>
        </w:r>
      </w:del>
      <m:oMath>
        <m:r>
          <m:t>A</m:t>
        </m:r>
      </m:oMath>
      <w:del w:id="1277" w:author="PR Preview" w:date="2026-01-01T00:00:00Z">
        <w:r>
          <w:delText xml:space="preserve"> </w:delText>
        </w:r>
      </w:del>
      <w:del w:id="1278" w:author="PR Preview" w:date="2026-01-01T00:00:00Z">
        <w:r>
          <w:delText xml:space="preserve">in the</w:delText>
        </w:r>
      </w:del>
      <w:del w:id="1279" w:author="PR Preview" w:date="2026-01-01T00:00:00Z">
        <w:r>
          <w:delText xml:space="preserve"> </w:delText>
        </w:r>
      </w:del>
      <m:oMath>
        <m:r>
          <m:t>σ</m:t>
        </m:r>
      </m:oMath>
      <w:del w:id="1280" w:author="PR Preview" w:date="2026-01-01T00:00:00Z">
        <w:r>
          <w:delText xml:space="preserve">-algebra of all subsets of</w:delText>
        </w:r>
      </w:del>
      <w:del w:id="1281" w:author="PR Preview" w:date="2026-01-01T00:00:00Z">
        <w:r>
          <w:delText xml:space="preserve"> </w:delText>
        </w:r>
      </w:del>
      <m:oMath>
        <m:r>
          <m:t>D</m:t>
        </m:r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(</w:delText>
        </w:r>
      </w:del>
      <w:hyperlink w:anchor="exm-sigma-algebra">
        <w:del w:id="128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285" w:author="PR Preview" w:date="2026-01-01T00:00:00Z">
        <w:r>
          <w:delText xml:space="preserve">),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including</w:delText>
        </w:r>
      </w:del>
      <w:del w:id="12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289" w:author="PR Preview" w:date="2026-01-01T00:00:00Z">
        <w:r>
          <w:delText xml:space="preserve">.</w:delText>
        </w:r>
      </w:del>
      <w:del w:id="1290" w:author="PR Preview" w:date="2026-01-01T00:00:00Z">
        <w:r>
          <w:delText xml:space="preserve"> </w:delText>
        </w:r>
      </w:del>
      <w:del w:id="1291" w:author="PR Preview" w:date="2026-01-01T00:00:00Z">
        <w:r>
          <w:delText xml:space="preserve">For any sequence of pairwise disjoint sets</w:delText>
        </w:r>
      </w:del>
      <w:del w:id="129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93" w:author="PR Preview" w:date="2026-01-01T00:00:00Z">
        <w:r>
          <w:delText xml:space="preserve">,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the left-hand side of the countable additivity equation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96" w:author="PR Preview" w:date="2026-01-01T00:00:00Z">
        <w:r>
          <w:delText xml:space="preserve">and the right-hand side,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the limit of its partial sums (</w:delText>
        </w:r>
      </w:del>
      <w:hyperlink w:anchor="lem-nonneg-series">
        <w:del w:id="129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300" w:author="PR Preview" w:date="2026-01-01T00:00:00Z">
        <w:r>
          <w:delText xml:space="preserve">), is:</w:delText>
        </w:r>
      </w:del>
    </w:p>
    <w:p>
      <w:pPr>
        <w:pStyle w:val="BodyText"/>
      </w:pPr>
      <w:ins w:id="1301" w:author="PR Preview" w:date="2026-01-01T00:00:00Z">
        <w:r>
          <w:rPr>
            <w:b/>
            <w:bCs/>
          </w:rPr>
          <w:t xml:space="preserve">Example 10 (A countably additive function with</w:t>
        </w:r>
      </w:ins>
      <w:ins w:id="1302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03" w:author="PR Preview" w:date="2026-01-01T00:00:00Z">
        <w:r>
          <w:rPr>
            <w:b/>
            <w:bCs/>
          </w:rPr>
          <w:t xml:space="preserve">)</w:t>
        </w:r>
      </w:ins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The counting function</w:t>
        </w:r>
      </w:ins>
      <w:ins w:id="130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of</w:t>
        </w:r>
      </w:ins>
      <w:ins w:id="1309" w:author="PR Preview" w:date="2026-01-01T00:00:00Z">
        <w:r>
          <w:t xml:space="preserve"> </w:t>
        </w:r>
      </w:ins>
      <w:hyperlink w:anchor="exm-countable-additivity">
        <w:ins w:id="1310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is countably additive,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ins w:id="1313" w:author="PR Preview" w:date="2026-01-01T00:00:00Z">
        <w:r>
          <w:rPr>
            <w:b/>
            <w:bCs/>
          </w:rPr>
          <w:t xml:space="preserve">Example 11 (A countably additive function with</w:t>
        </w:r>
      </w:ins>
      <w:ins w:id="1314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15" w:author="PR Preview" w:date="2026-01-01T00:00:00Z">
        <w:r>
          <w:rPr>
            <w:b/>
            <w:bCs/>
          </w:rPr>
          <w:t xml:space="preserve">)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For the die rolls</w:t>
        </w:r>
      </w:ins>
      <w:ins w:id="131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(</w:t>
        </w:r>
      </w:ins>
      <w:hyperlink r:id="rId18">
        <w:ins w:id="1321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1322" w:author="PR Preview" w:date="2026-01-01T00:00:00Z">
        <w:r>
          <w:t xml:space="preserve">),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let</w:t>
        </w:r>
      </w:ins>
      <w:ins w:id="132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for every set</w:t>
        </w:r>
      </w:ins>
      <w:ins w:id="1328" w:author="PR Preview" w:date="2026-01-01T00:00:00Z">
        <w:r>
          <w:t xml:space="preserve"> </w:t>
        </w:r>
      </w:ins>
      <m:oMath>
        <m:r>
          <m:t>A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in the</w:t>
        </w:r>
      </w:ins>
      <w:ins w:id="1331" w:author="PR Preview" w:date="2026-01-01T00:00:00Z">
        <w:r>
          <w:t xml:space="preserve"> </w:t>
        </w:r>
      </w:ins>
      <m:oMath>
        <m:r>
          <m:t>σ</m:t>
        </m:r>
      </m:oMath>
      <w:ins w:id="1332" w:author="PR Preview" w:date="2026-01-01T00:00:00Z">
        <w:r>
          <w:t xml:space="preserve">-algebra of all subsets of</w:t>
        </w:r>
      </w:ins>
      <w:ins w:id="1333" w:author="PR Preview" w:date="2026-01-01T00:00:00Z">
        <w:r>
          <w:t xml:space="preserve"> </w:t>
        </w:r>
      </w:ins>
      <m:oMath>
        <m:r>
          <m:t>D</m:t>
        </m:r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(</w:t>
        </w:r>
      </w:ins>
      <w:hyperlink w:anchor="exm-sigma-algebra">
        <w:ins w:id="133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337" w:author="PR Preview" w:date="2026-01-01T00:00:00Z">
        <w:r>
          <w:t xml:space="preserve">),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including</w:t>
        </w:r>
      </w:ins>
      <w:ins w:id="13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341" w:author="PR Preview" w:date="2026-01-01T00:00:00Z">
        <w:r>
          <w:t xml:space="preserve">.</w:t>
        </w:r>
      </w:ins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For any sequence of pairwise disjoint sets</w:t>
        </w:r>
      </w:ins>
      <w:ins w:id="134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45" w:author="PR Preview" w:date="2026-01-01T00:00:00Z">
        <w:r>
          <w:t xml:space="preserve">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the left-hand side of the countable additivity equation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348" w:author="PR Preview" w:date="2026-01-01T00:00:00Z">
        <w:r>
          <w:t xml:space="preserve">and the right-hand side,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the</w:t>
        </w:r>
      </w:ins>
      <w:ins w:id="1351" w:author="PR Preview" w:date="2026-01-01T00:00:00Z">
        <w:r>
          <w:t xml:space="preserve"> </w:t>
        </w:r>
      </w:ins>
      <w:hyperlink r:id="rId58">
        <w:ins w:id="135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of its</w:t>
        </w:r>
      </w:ins>
      <w:ins w:id="1355" w:author="PR Preview" w:date="2026-01-01T00:00:00Z">
        <w:r>
          <w:t xml:space="preserve"> </w:t>
        </w:r>
      </w:ins>
      <w:hyperlink r:id="rId59">
        <w:ins w:id="1356" w:author="PR Preview" w:date="2026-01-01T00:00:00Z">
          <w:r>
            <w:rPr>
              <w:rStyle w:val="Hyperlink"/>
            </w:rPr>
            <w:t xml:space="preserve">partial sums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(</w:t>
        </w:r>
      </w:ins>
      <w:hyperlink r:id="rId53">
        <w:ins w:id="1359" w:author="PR Preview" w:date="2026-01-01T00:00:00Z">
          <w:r>
            <w:rPr>
              <w:rStyle w:val="Hyperlink"/>
            </w:rPr>
            <w:t xml:space="preserve">sums of non-negative terms</w:t>
          </w:r>
        </w:ins>
      </w:hyperlink>
      <w:ins w:id="1360" w:author="PR Preview" w:date="2026-01-01T00:00:00Z">
        <w:r>
          <w:t xml:space="preserve">),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del w:id="1361" w:author="PR Preview" w:date="2026-01-01T00:00:00Z">
        <w:r>
          <w:rPr>
            <w:i/>
            <w:iCs/>
          </w:rPr>
          <w:delText xml:space="preserve">Remark 4</w:delText>
        </w:r>
      </w:del>
      <w:del w:id="1362" w:author="PR Preview" w:date="2026-01-01T00:00:00Z">
        <w:r>
          <w:delText xml:space="preserve"> (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is an extra requirement). </w:delText>
        </w:r>
      </w:del>
      <w:hyperlink w:anchor="exm-empty-set-zero">
        <w:del w:id="1365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366" w:author="PR Preview" w:date="2026-01-01T00:00:00Z">
        <w:r>
          <w:delText xml:space="preserve"> </w:delText>
        </w:r>
      </w:del>
      <w:del w:id="1367" w:author="PR Preview" w:date="2026-01-01T00:00:00Z">
        <w:r>
          <w:delText xml:space="preserve">and</w:delText>
        </w:r>
      </w:del>
      <w:del w:id="1368" w:author="PR Preview" w:date="2026-01-01T00:00:00Z">
        <w:r>
          <w:delText xml:space="preserve"> </w:delText>
        </w:r>
      </w:del>
      <w:hyperlink w:anchor="exm-empty-set-infinity">
        <w:del w:id="1369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370" w:author="PR Preview" w:date="2026-01-01T00:00:00Z">
        <w:r>
          <w:delText xml:space="preserve"> </w:delText>
        </w:r>
      </w:del>
      <w:del w:id="1371" w:author="PR Preview" w:date="2026-01-01T00:00:00Z">
        <w:r>
          <w:delText xml:space="preserve">show that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both values allowed by</w:delText>
        </w:r>
      </w:del>
      <w:del w:id="1374" w:author="PR Preview" w:date="2026-01-01T00:00:00Z">
        <w:r>
          <w:delText xml:space="preserve"> </w:delText>
        </w:r>
      </w:del>
      <w:hyperlink w:anchor="lem-countable-additivity-empty">
        <w:del w:id="1375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occur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for countably additive functions.</w:delText>
        </w:r>
      </w:del>
      <w:del w:id="1380" w:author="PR Preview" w:date="2026-01-01T00:00:00Z">
        <w:r>
          <w:delText xml:space="preserve"> </w:delText>
        </w:r>
      </w:del>
      <w:del w:id="1381" w:author="PR Preview" w:date="2026-01-01T00:00:00Z">
        <w:r>
          <w:delText xml:space="preserve">So</w:delText>
        </w:r>
      </w:del>
      <w:del w:id="138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83" w:author="PR Preview" w:date="2026-01-01T00:00:00Z">
        <w:r>
          <w:delText xml:space="preserve"> </w:delText>
        </w:r>
      </w:del>
      <w:del w:id="1384" w:author="PR Preview" w:date="2026-01-01T00:00:00Z">
        <w:r>
          <w:delText xml:space="preserve">is an extra requirement, not a consequence of countable additivity.</w:delText>
        </w:r>
      </w:del>
    </w:p>
    <w:p>
      <w:pPr>
        <w:pStyle w:val="BodyText"/>
      </w:pPr>
      <w:ins w:id="1385" w:author="PR Preview" w:date="2026-01-01T00:00:00Z">
        <w:r>
          <w:rPr>
            <w:i/>
            <w:iCs/>
          </w:rPr>
          <w:t xml:space="preserve">Remark 4</w:t>
        </w:r>
      </w:ins>
      <w:ins w:id="1386" w:author="PR Preview" w:date="2026-01-01T00:00:00Z">
        <w:r>
          <w:t xml:space="preserve"> (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is an extra requirement). </w:t>
        </w:r>
      </w:ins>
      <w:hyperlink w:anchor="exm-empty-set-zero">
        <w:ins w:id="138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and</w:t>
        </w:r>
      </w:ins>
      <w:ins w:id="1392" w:author="PR Preview" w:date="2026-01-01T00:00:00Z">
        <w:r>
          <w:t xml:space="preserve"> </w:t>
        </w:r>
      </w:ins>
      <w:hyperlink w:anchor="exm-empty-set-infinity">
        <w:ins w:id="139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show that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both values allowed by</w:t>
        </w:r>
      </w:ins>
      <w:ins w:id="1398" w:author="PR Preview" w:date="2026-01-01T00:00:00Z">
        <w:r>
          <w:t xml:space="preserve"> </w:t>
        </w:r>
      </w:ins>
      <w:hyperlink w:anchor="lem-countable-additivity-empty">
        <w:ins w:id="1399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occur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for countably additive functions.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So</w:t>
        </w:r>
      </w:ins>
      <w:ins w:id="140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is an extra requirement, not a consequence of countable additivity.</w:t>
        </w:r>
      </w:ins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del w:id="1409" w:author="PR Preview" w:date="2026-01-01T00:00:00Z">
        <w:r>
          <w:rPr>
            <w:b/>
            <w:bCs/>
          </w:rPr>
          <w:delText xml:space="preserve">Example 15 (Finitely additive but not countably additive)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Let</w:delText>
        </w:r>
      </w:del>
      <w:del w:id="1412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413" w:author="PR Preview" w:date="2026-01-01T00:00:00Z">
        <w:r>
          <w:delText xml:space="preserve">,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with the</w:delText>
        </w:r>
      </w:del>
      <w:del w:id="1416" w:author="PR Preview" w:date="2026-01-01T00:00:00Z">
        <w:r>
          <w:delText xml:space="preserve"> </w:delText>
        </w:r>
      </w:del>
      <m:oMath>
        <m:r>
          <m:t>σ</m:t>
        </m:r>
      </m:oMath>
      <w:del w:id="1417" w:author="PR Preview" w:date="2026-01-01T00:00:00Z">
        <w:r>
          <w:delText xml:space="preserve">-algebra of all subsets of</w:delText>
        </w:r>
      </w:del>
      <w:del w:id="1418" w:author="PR Preview" w:date="2026-01-01T00:00:00Z">
        <w:r>
          <w:delText xml:space="preserve"> </w:delText>
        </w:r>
      </w:del>
      <m:oMath>
        <m:r>
          <m:t>S</m:t>
        </m:r>
      </m:oMath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(</w:delText>
        </w:r>
      </w:del>
      <w:hyperlink w:anchor="thm-power-set-sigma-algebra">
        <w:del w:id="142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422" w:author="PR Preview" w:date="2026-01-01T00:00:00Z">
        <w:r>
          <w:delText xml:space="preserve">),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and define:</w:delText>
        </w:r>
      </w:del>
    </w:p>
    <w:p>
      <w:pPr>
        <w:pStyle w:val="FirstParagraph"/>
      </w:pPr>
      <w:ins w:id="1425" w:author="PR Preview" w:date="2026-01-01T00:00:00Z">
        <w:r>
          <w:rPr>
            <w:b/>
            <w:bCs/>
          </w:rPr>
          <w:t xml:space="preserve">Example 12 (Finitely additive but not countably additive)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Let</w:t>
        </w:r>
      </w:ins>
      <w:ins w:id="1428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with the</w:t>
        </w:r>
      </w:ins>
      <w:ins w:id="1432" w:author="PR Preview" w:date="2026-01-01T00:00:00Z">
        <w:r>
          <w:t xml:space="preserve"> </w:t>
        </w:r>
      </w:ins>
      <m:oMath>
        <m:r>
          <m:t>σ</m:t>
        </m:r>
      </m:oMath>
      <w:ins w:id="1433" w:author="PR Preview" w:date="2026-01-01T00:00:00Z">
        <w:r>
          <w:t xml:space="preserve">-algebra of all subsets of</w:t>
        </w:r>
      </w:ins>
      <w:ins w:id="1434" w:author="PR Preview" w:date="2026-01-01T00:00:00Z">
        <w:r>
          <w:t xml:space="preserve"> </w:t>
        </w:r>
      </w:ins>
      <m:oMath>
        <m:r>
          <m:t>S</m:t>
        </m:r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(</w:t>
        </w:r>
      </w:ins>
      <w:hyperlink w:anchor="thm-power-set-sigma-algebra">
        <w:ins w:id="143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438" w:author="PR Preview" w:date="2026-01-01T00:00:00Z">
        <w:r>
          <w:t xml:space="preserve">),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 define: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del w:id="1441" w:author="PR Preview" w:date="2026-01-01T00:00:00Z">
        <w:r>
          <w:rPr>
            <w:i/>
            <w:iCs/>
          </w:rPr>
          <w:delText xml:space="preserve">Remark 5</w:delText>
        </w:r>
      </w:del>
      <w:del w:id="1442" w:author="PR Preview" w:date="2026-01-01T00:00:00Z">
        <w:r>
          <w:delText xml:space="preserve"> (Finite additivity does not imply countable additivity). </w:delText>
        </w:r>
      </w:del>
      <w:hyperlink w:anchor="exm-finite-not-countable">
        <w:del w:id="1443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shows that the</w:delText>
        </w:r>
      </w:del>
      <w:del w:id="1446" w:author="PR Preview" w:date="2026-01-01T00:00:00Z">
        <w:r>
          <w:delText xml:space="preserve"> </w:delText>
        </w:r>
      </w:del>
      <w:hyperlink r:id="rId64">
        <w:del w:id="1447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of</w:delText>
        </w:r>
      </w:del>
      <w:del w:id="1450" w:author="PR Preview" w:date="2026-01-01T00:00:00Z">
        <w:r>
          <w:delText xml:space="preserve"> </w:delText>
        </w:r>
      </w:del>
      <w:hyperlink w:anchor="thm-countable-implies-finite">
        <w:del w:id="145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fails,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even when</w:delText>
        </w:r>
      </w:del>
      <w:del w:id="145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57" w:author="PR Preview" w:date="2026-01-01T00:00:00Z">
        <w:r>
          <w:delText xml:space="preserve">: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a finitely additive function need not be countably additive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[9]</w:delText>
        </w:r>
      </w:del>
      <w:del w:id="1462" w:author="PR Preview" w:date="2026-01-01T00:00:00Z">
        <w:r>
          <w:delText xml:space="preserve">.</w:delText>
        </w:r>
      </w:del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The function</w:delText>
        </w:r>
      </w:del>
      <w:del w:id="1465" w:author="PR Preview" w:date="2026-01-01T00:00:00Z">
        <w:r>
          <w:delText xml:space="preserve"> </w:delText>
        </w:r>
      </w:del>
      <m:oMath>
        <m:r>
          <m:t>μ</m:t>
        </m:r>
      </m:oMath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in</w:delText>
        </w:r>
      </w:del>
      <w:del w:id="1468" w:author="PR Preview" w:date="2026-01-01T00:00:00Z">
        <w:r>
          <w:delText xml:space="preserve"> </w:delText>
        </w:r>
      </w:del>
      <w:hyperlink w:anchor="exm-finite-not-countable">
        <w:del w:id="1469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has</w:delText>
        </w:r>
      </w:del>
      <w:del w:id="147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73" w:author="PR Preview" w:date="2026-01-01T00:00:00Z">
        <w:r>
          <w:delText xml:space="preserve">,</w:delText>
        </w:r>
      </w:del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because</w:delText>
        </w:r>
      </w:del>
      <w:del w:id="1476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is finite.</w:delText>
        </w:r>
      </w:del>
    </w:p>
    <w:p>
      <w:pPr>
        <w:pStyle w:val="Heading2"/>
      </w:pPr>
      <w:del w:id="1479" w:author="PR Preview" w:date="2026-01-01T00:00:00Z">
        <w:r>
          <w:delText xml:space="preserve">5 Measures</w:delText>
        </w:r>
      </w:del>
    </w:p>
    <w:p>
      <w:pPr>
        <w:pStyle w:val="FirstParagraph"/>
      </w:pPr>
      <w:del w:id="1480" w:author="PR Preview" w:date="2026-01-01T00:00:00Z">
        <w:r>
          <w:rPr>
            <w:b/>
            <w:bCs/>
          </w:rPr>
          <w:delText xml:space="preserve">Definition 11 (Measure)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A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measure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on a set</w:delText>
        </w:r>
      </w:del>
      <w:del w:id="1487" w:author="PR Preview" w:date="2026-01-01T00:00:00Z">
        <w:r>
          <w:delText xml:space="preserve"> </w:delText>
        </w:r>
      </w:del>
      <m:oMath>
        <m:r>
          <m:t>S</m:t>
        </m:r>
      </m:oMath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[10]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with a</w:delText>
        </w:r>
      </w:del>
      <w:del w:id="1492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493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49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is a function</w:delText>
        </w:r>
      </w:del>
      <w:del w:id="149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500" w:author="PR Preview" w:date="2026-01-01T00:00:00Z">
        <w:r>
          <w:rPr>
            <w:i/>
            <w:iCs/>
          </w:rPr>
          <w:t xml:space="preserve">Remark 5</w:t>
        </w:r>
      </w:ins>
      <w:ins w:id="1501" w:author="PR Preview" w:date="2026-01-01T00:00:00Z">
        <w:r>
          <w:t xml:space="preserve"> (Finite additivity does not imply countable additivity). </w:t>
        </w:r>
      </w:ins>
      <w:hyperlink w:anchor="exm-finite-not-countable">
        <w:ins w:id="150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shows that the</w:t>
        </w:r>
      </w:ins>
      <w:ins w:id="1505" w:author="PR Preview" w:date="2026-01-01T00:00:00Z">
        <w:r>
          <w:t xml:space="preserve"> </w:t>
        </w:r>
      </w:ins>
      <w:hyperlink r:id="rId64">
        <w:ins w:id="1506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of</w:t>
        </w:r>
      </w:ins>
      <w:ins w:id="1509" w:author="PR Preview" w:date="2026-01-01T00:00:00Z">
        <w:r>
          <w:t xml:space="preserve"> </w:t>
        </w:r>
      </w:ins>
      <w:hyperlink w:anchor="thm-countable-implies-finite">
        <w:ins w:id="151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fails,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even when</w:t>
        </w:r>
      </w:ins>
      <w:ins w:id="151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16" w:author="PR Preview" w:date="2026-01-01T00:00:00Z">
        <w:r>
          <w:t xml:space="preserve">: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a finitely additive function need not be countably additive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[5]</w:t>
        </w:r>
      </w:ins>
      <w:ins w:id="1521" w:author="PR Preview" w:date="2026-01-01T00:00:00Z">
        <w:r>
          <w:t xml:space="preserve">.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The function</w:t>
        </w:r>
      </w:ins>
      <w:ins w:id="1524" w:author="PR Preview" w:date="2026-01-01T00:00:00Z">
        <w:r>
          <w:t xml:space="preserve"> </w:t>
        </w:r>
      </w:ins>
      <m:oMath>
        <m:r>
          <m:t>μ</m:t>
        </m:r>
      </m:oMath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in</w:t>
        </w:r>
      </w:ins>
      <w:ins w:id="1527" w:author="PR Preview" w:date="2026-01-01T00:00:00Z">
        <w:r>
          <w:t xml:space="preserve"> </w:t>
        </w:r>
      </w:ins>
      <w:hyperlink w:anchor="exm-finite-not-countable">
        <w:ins w:id="152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529" w:author="PR Preview" w:date="2026-01-01T00:00:00Z">
        <w:r>
          <w:t xml:space="preserve"> </w:t>
        </w:r>
      </w:ins>
      <w:ins w:id="1530" w:author="PR Preview" w:date="2026-01-01T00:00:00Z">
        <w:r>
          <w:t xml:space="preserve">has</w:t>
        </w:r>
      </w:ins>
      <w:ins w:id="153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32" w:author="PR Preview" w:date="2026-01-01T00:00:00Z">
        <w:r>
          <w:t xml:space="preserve">,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because</w:t>
        </w:r>
      </w:ins>
      <w:ins w:id="1535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536" w:author="PR Preview" w:date="2026-01-01T00:00:00Z">
        <w:r>
          <w:t xml:space="preserve"> </w:t>
        </w:r>
      </w:ins>
      <w:ins w:id="1537" w:author="PR Preview" w:date="2026-01-01T00:00:00Z">
        <w:r>
          <w:t xml:space="preserve">is finite.</w:t>
        </w:r>
      </w:ins>
    </w:p>
    <w:bookmarkEnd w:id="65"/>
    <w:bookmarkEnd w:id="66"/>
    <w:bookmarkStart w:id="92" w:name="measures"/>
    <w:p>
      <w:pPr>
        <w:pStyle w:val="Heading2"/>
      </w:pPr>
      <w:ins w:id="1538" w:author="PR Preview" w:date="2026-01-01T00:00:00Z">
        <w:r>
          <w:t xml:space="preserve">3 Measures</w:t>
        </w:r>
      </w:ins>
    </w:p>
    <w:bookmarkStart w:id="67" w:name="def-measure"/>
    <w:p>
      <w:pPr>
        <w:pStyle w:val="FirstParagraph"/>
      </w:pPr>
      <w:ins w:id="1539" w:author="PR Preview" w:date="2026-01-01T00:00:00Z">
        <w:r>
          <w:rPr>
            <w:b/>
            <w:bCs/>
          </w:rPr>
          <w:t xml:space="preserve">Definition 7 (Measure)</w:t>
        </w:r>
      </w:ins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A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rPr>
            <w:b/>
            <w:bCs/>
          </w:rPr>
          <w:t xml:space="preserve">measure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on a set</w:t>
        </w:r>
      </w:ins>
      <w:ins w:id="1546" w:author="PR Preview" w:date="2026-01-01T00:00:00Z">
        <w:r>
          <w:t xml:space="preserve"> </w:t>
        </w:r>
      </w:ins>
      <m:oMath>
        <m:r>
          <m:t>S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[6]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with a</w:t>
        </w:r>
      </w:ins>
      <w:ins w:id="1551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55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5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is a function</w:t>
        </w:r>
      </w:ins>
      <w:ins w:id="155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del w:id="1559" w:author="PR Preview" w:date="2026-01-01T00:00:00Z">
        <w:r>
          <w:rPr>
            <w:b/>
            <w:bCs/>
          </w:rPr>
          <w:delText xml:space="preserve">Example 16 (Counting elements is a measure)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The counting function</w:delText>
        </w:r>
      </w:del>
      <w:del w:id="156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of</w:delText>
        </w:r>
      </w:del>
      <w:del w:id="1565" w:author="PR Preview" w:date="2026-01-01T00:00:00Z">
        <w:r>
          <w:delText xml:space="preserve"> </w:delText>
        </w:r>
      </w:del>
      <w:hyperlink w:anchor="exm-finite-additivity">
        <w:del w:id="156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567" w:author="PR Preview" w:date="2026-01-01T00:00:00Z">
        <w:r>
          <w:delText xml:space="preserve">,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defined on the</w:delText>
        </w:r>
      </w:del>
      <w:del w:id="1570" w:author="PR Preview" w:date="2026-01-01T00:00:00Z">
        <w:r>
          <w:delText xml:space="preserve"> </w:delText>
        </w:r>
      </w:del>
      <m:oMath>
        <m:r>
          <m:t>σ</m:t>
        </m:r>
      </m:oMath>
      <w:del w:id="1571" w:author="PR Preview" w:date="2026-01-01T00:00:00Z">
        <w:r>
          <w:delText xml:space="preserve">-algebra of all subsets of</w:delText>
        </w:r>
      </w:del>
      <w:del w:id="1572" w:author="PR Preview" w:date="2026-01-01T00:00:00Z">
        <w:r>
          <w:delText xml:space="preserve"> </w:delText>
        </w:r>
      </w:del>
      <m:oMath>
        <m:r>
          <m:t>D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(</w:delText>
        </w:r>
      </w:del>
      <w:hyperlink w:anchor="exm-sigma-algebra">
        <w:del w:id="157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576" w:author="PR Preview" w:date="2026-01-01T00:00:00Z">
        <w:r>
          <w:delText xml:space="preserve">),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takes values in</w:delText>
        </w:r>
      </w:del>
      <w:del w:id="157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580" w:author="PR Preview" w:date="2026-01-01T00:00:00Z">
        <w:r>
          <w:delText xml:space="preserve">,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is countably additive (</w:delText>
        </w:r>
      </w:del>
      <w:hyperlink w:anchor="exm-countable-additivity">
        <w:del w:id="1583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584" w:author="PR Preview" w:date="2026-01-01T00:00:00Z">
        <w:r>
          <w:delText xml:space="preserve">),</w:delText>
        </w:r>
      </w:del>
      <w:del w:id="1585" w:author="PR Preview" w:date="2026-01-01T00:00:00Z">
        <w:r>
          <w:delText xml:space="preserve"> </w:delText>
        </w:r>
      </w:del>
      <w:del w:id="1586" w:author="PR Preview" w:date="2026-01-01T00:00:00Z">
        <w:r>
          <w:delText xml:space="preserve">and gives</w:delText>
        </w:r>
      </w:del>
      <w:del w:id="158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88" w:author="PR Preview" w:date="2026-01-01T00:00:00Z">
        <w:r>
          <w:delText xml:space="preserve">,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so it is a measure.</w:delText>
        </w:r>
      </w:del>
    </w:p>
    <w:p>
      <w:pPr>
        <w:pStyle w:val="FirstParagraph"/>
      </w:pPr>
      <w:ins w:id="1591" w:author="PR Preview" w:date="2026-01-01T00:00:00Z">
        <w:r>
          <w:rPr>
            <w:b/>
            <w:bCs/>
          </w:rPr>
          <w:t xml:space="preserve">Example 13 (Counting elements is a measure)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The counting function</w:t>
        </w:r>
      </w:ins>
      <w:ins w:id="159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of</w:t>
        </w:r>
      </w:ins>
      <w:ins w:id="1597" w:author="PR Preview" w:date="2026-01-01T00:00:00Z">
        <w:r>
          <w:t xml:space="preserve"> </w:t>
        </w:r>
      </w:ins>
      <w:hyperlink w:anchor="exm-finite-additivity">
        <w:ins w:id="159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599" w:author="PR Preview" w:date="2026-01-01T00:00:00Z">
        <w:r>
          <w:t xml:space="preserve">,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defined on the</w:t>
        </w:r>
      </w:ins>
      <w:ins w:id="1602" w:author="PR Preview" w:date="2026-01-01T00:00:00Z">
        <w:r>
          <w:t xml:space="preserve"> </w:t>
        </w:r>
      </w:ins>
      <m:oMath>
        <m:r>
          <m:t>σ</m:t>
        </m:r>
      </m:oMath>
      <w:ins w:id="1603" w:author="PR Preview" w:date="2026-01-01T00:00:00Z">
        <w:r>
          <w:t xml:space="preserve">-algebra of all subsets of</w:t>
        </w:r>
      </w:ins>
      <w:ins w:id="1604" w:author="PR Preview" w:date="2026-01-01T00:00:00Z">
        <w:r>
          <w:t xml:space="preserve"> </w:t>
        </w:r>
      </w:ins>
      <m:oMath>
        <m:r>
          <m:t>D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(</w:t>
        </w:r>
      </w:ins>
      <w:hyperlink w:anchor="exm-sigma-algebra">
        <w:ins w:id="160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608" w:author="PR Preview" w:date="2026-01-01T00:00:00Z">
        <w:r>
          <w:t xml:space="preserve">),</w:t>
        </w:r>
      </w:ins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takes values in</w:t>
        </w:r>
      </w:ins>
      <w:ins w:id="16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612" w:author="PR Preview" w:date="2026-01-01T00:00:00Z">
        <w:r>
          <w:t xml:space="preserve">,</w:t>
        </w:r>
      </w:ins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is countably additive (</w:t>
        </w:r>
      </w:ins>
      <w:hyperlink w:anchor="exm-countable-additivity">
        <w:ins w:id="1615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616" w:author="PR Preview" w:date="2026-01-01T00:00:00Z">
        <w:r>
          <w:t xml:space="preserve">),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and gives</w:t>
        </w:r>
      </w:ins>
      <w:ins w:id="161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620" w:author="PR Preview" w:date="2026-01-01T00:00:00Z">
        <w:r>
          <w:t xml:space="preserve">,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so it is a measure.</w:t>
        </w:r>
      </w:ins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del w:id="1623" w:author="PR Preview" w:date="2026-01-01T00:00:00Z">
        <w:r>
          <w:rPr>
            <w:i/>
            <w:iCs/>
          </w:rPr>
          <w:delText xml:space="preserve">Proof</w:delText>
        </w:r>
      </w:del>
      <w:del w:id="1624" w:author="PR Preview" w:date="2026-01-01T00:00:00Z">
        <w:r>
          <w:delText xml:space="preserve">. </w:delText>
        </w:r>
      </w:del>
      <w:del w:id="1625" w:author="PR Preview" w:date="2026-01-01T00:00:00Z">
        <w:r>
          <w:delText xml:space="preserve">A measure</w:delText>
        </w:r>
      </w:del>
      <w:del w:id="1626" w:author="PR Preview" w:date="2026-01-01T00:00:00Z">
        <w:r>
          <w:delText xml:space="preserve"> </w:delText>
        </w:r>
      </w:del>
      <m:oMath>
        <m:r>
          <m:t>μ</m:t>
        </m:r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is countably additive and has</w:delText>
        </w:r>
      </w:del>
      <w:del w:id="162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(</w:delText>
        </w:r>
      </w:del>
      <w:hyperlink w:anchor="def-measure">
        <w:del w:id="163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633" w:author="PR Preview" w:date="2026-01-01T00:00:00Z">
        <w:r>
          <w:delText xml:space="preserve">),</w:delText>
        </w:r>
      </w:del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so</w:delText>
        </w:r>
      </w:del>
      <w:del w:id="1636" w:author="PR Preview" w:date="2026-01-01T00:00:00Z">
        <w:r>
          <w:delText xml:space="preserve"> </w:delText>
        </w:r>
      </w:del>
      <w:hyperlink w:anchor="thm-countable-implies-finite">
        <w:del w:id="163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applies to it.</w:delText>
        </w:r>
      </w:del>
    </w:p>
    <w:p>
      <w:pPr>
        <w:pStyle w:val="BodyText"/>
      </w:pPr>
      <w:del w:id="1640" w:author="PR Preview" w:date="2026-01-01T00:00:00Z">
        <w:r>
          <w:rPr>
            <w:b/>
            <w:bCs/>
          </w:rPr>
          <w:delText xml:space="preserve">Definition 12 (Counting measure)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The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rPr>
            <w:b/>
            <w:bCs/>
          </w:rPr>
          <w:delText xml:space="preserve">counting measure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[11]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on a set</w:delText>
        </w:r>
      </w:del>
      <w:del w:id="1649" w:author="PR Preview" w:date="2026-01-01T00:00:00Z">
        <w:r>
          <w:delText xml:space="preserve"> </w:delText>
        </w:r>
      </w:del>
      <m:oMath>
        <m:r>
          <m:t>S</m:t>
        </m:r>
      </m:oMath>
      <w:del w:id="1650" w:author="PR Preview" w:date="2026-01-01T00:00:00Z">
        <w:r>
          <w:delText xml:space="preserve"> </w:delText>
        </w:r>
      </w:del>
      <w:del w:id="1651" w:author="PR Preview" w:date="2026-01-01T00:00:00Z">
        <w:r>
          <w:delText xml:space="preserve">is the</w:delText>
        </w:r>
      </w:del>
      <w:del w:id="1652" w:author="PR Preview" w:date="2026-01-01T00:00:00Z">
        <w:r>
          <w:delText xml:space="preserve"> </w:delText>
        </w:r>
      </w:del>
      <w:hyperlink w:anchor="def-measure">
        <w:del w:id="1653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on the</w:delText>
        </w:r>
      </w:del>
      <w:del w:id="1656" w:author="PR Preview" w:date="2026-01-01T00:00:00Z">
        <w:r>
          <w:delText xml:space="preserve"> </w:delText>
        </w:r>
      </w:del>
      <w:hyperlink w:anchor="thm-power-set-sigma-algebra">
        <m:oMath>
          <m:r>
            <m:t>σ</m:t>
          </m:r>
        </m:oMath>
        <w:del w:id="1657" w:author="PR Preview" w:date="2026-01-01T00:00:00Z">
          <w:r>
            <w:rPr>
              <w:rStyle w:val="Hyperlink"/>
            </w:rPr>
            <w:delText xml:space="preserve">-algebra of all subsets of</w:delText>
          </w:r>
        </w:del>
        <w:del w:id="165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S</m:t>
          </m:r>
        </m:oMath>
      </w:hyperlink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that assigns each finite set its number of elements,</w:delText>
        </w:r>
      </w:del>
      <w:del w:id="1661" w:author="PR Preview" w:date="2026-01-01T00:00:00Z">
        <w:r>
          <w:delText xml:space="preserve"> </w:delText>
        </w:r>
      </w:del>
      <w:del w:id="1662" w:author="PR Preview" w:date="2026-01-01T00:00:00Z">
        <w:r>
          <w:delText xml:space="preserve">and each infinite set the value</w:delText>
        </w:r>
      </w:del>
      <w:del w:id="166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66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665" w:author="PR Preview" w:date="2026-01-01T00:00:00Z">
        <w:r>
          <w:rPr>
            <w:b/>
            <w:bCs/>
          </w:rPr>
          <w:delText xml:space="preserve">Example 17 (Counting measure on the non-negative integers)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For the counting measure</w:delText>
        </w:r>
      </w:del>
      <w:del w:id="1668" w:author="PR Preview" w:date="2026-01-01T00:00:00Z">
        <w:r>
          <w:delText xml:space="preserve"> </w:delText>
        </w:r>
      </w:del>
      <m:oMath>
        <m:r>
          <m:t>μ</m:t>
        </m:r>
      </m:oMath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on the</w:delText>
        </w:r>
      </w:del>
      <w:del w:id="1671" w:author="PR Preview" w:date="2026-01-01T00:00:00Z">
        <w:r>
          <w:delText xml:space="preserve"> </w:delText>
        </w:r>
      </w:del>
      <w:hyperlink r:id="rId71">
        <w:del w:id="1672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16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674" w:author="PR Preview" w:date="2026-01-01T00:00:00Z">
        <w:r>
          <w:delText xml:space="preserve">,</w:delText>
        </w:r>
      </w:del>
      <w:del w:id="167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676" w:author="PR Preview" w:date="2026-01-01T00:00:00Z">
        <w:r>
          <w:delText xml:space="preserve">,</w:delText>
        </w:r>
      </w:del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and the set of even numbers has</w:delText>
        </w:r>
      </w:del>
      <w:del w:id="167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680" w:author="PR Preview" w:date="2026-01-01T00:00:00Z">
        <w:r>
          <w:delText xml:space="preserve">.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The even numbers are the union of the pairwise disjoint sets</w:delText>
        </w:r>
      </w:del>
      <w:del w:id="16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84" w:author="PR Preview" w:date="2026-01-01T00:00:00Z">
        <w:r>
          <w:delText xml:space="preserve">,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and countable additivity agrees: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87" w:author="PR Preview" w:date="2026-01-01T00:00:00Z">
        <w:r>
          <w:rPr>
            <w:b/>
            <w:bCs/>
          </w:rPr>
          <w:delText xml:space="preserve">Definition 13 (Measurable space)</w:delText>
        </w:r>
      </w:del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A</w:delText>
        </w:r>
      </w:del>
      <w:del w:id="1690" w:author="PR Preview" w:date="2026-01-01T00:00:00Z">
        <w:r>
          <w:delText xml:space="preserve"> </w:delText>
        </w:r>
      </w:del>
      <w:del w:id="1691" w:author="PR Preview" w:date="2026-01-01T00:00:00Z">
        <w:r>
          <w:rPr>
            <w:b/>
            <w:bCs/>
          </w:rPr>
          <w:delText xml:space="preserve">measurable space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[12]</w:delText>
        </w:r>
      </w:del>
      <w:del w:id="16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is a set</w:delText>
        </w:r>
      </w:del>
      <w:del w:id="1697" w:author="PR Preview" w:date="2026-01-01T00:00:00Z">
        <w:r>
          <w:delText xml:space="preserve"> </w:delText>
        </w:r>
      </w:del>
      <m:oMath>
        <m:r>
          <m:t>S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together with a</w:delText>
        </w:r>
      </w:del>
      <w:del w:id="1700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70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70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on</w:delText>
        </w:r>
      </w:del>
      <w:del w:id="1705" w:author="PR Preview" w:date="2026-01-01T00:00:00Z">
        <w:r>
          <w:delText xml:space="preserve"> </w:delText>
        </w:r>
      </w:del>
      <m:oMath>
        <m:r>
          <m:t>S</m:t>
        </m:r>
      </m:oMath>
      <w:del w:id="1706" w:author="PR Preview" w:date="2026-01-01T00:00:00Z">
        <w:r>
          <w:delText xml:space="preserve">.</w:delText>
        </w:r>
      </w:del>
    </w:p>
    <w:p>
      <w:pPr>
        <w:pStyle w:val="BodyText"/>
      </w:pPr>
      <w:del w:id="1707" w:author="PR Preview" w:date="2026-01-01T00:00:00Z">
        <w:r>
          <w:rPr>
            <w:b/>
            <w:bCs/>
          </w:rPr>
          <w:delText xml:space="preserve">Definition 14 (Measurable set)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In a</w:delText>
        </w:r>
      </w:del>
      <w:del w:id="1710" w:author="PR Preview" w:date="2026-01-01T00:00:00Z">
        <w:r>
          <w:delText xml:space="preserve"> </w:delText>
        </w:r>
      </w:del>
      <w:hyperlink w:anchor="def-measurable-space">
        <w:del w:id="1711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7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713" w:author="PR Preview" w:date="2026-01-01T00:00:00Z">
        <w:r>
          <w:delText xml:space="preserve">,</w:delText>
        </w:r>
      </w:del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the sets in</w:delText>
        </w:r>
      </w:del>
      <w:del w:id="17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are its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rPr>
            <w:b/>
            <w:bCs/>
          </w:rPr>
          <w:delText xml:space="preserve">measurable sets</w:delText>
        </w:r>
      </w:del>
      <w:del w:id="1721" w:author="PR Preview" w:date="2026-01-01T00:00:00Z">
        <w:r>
          <w:delText xml:space="preserve">.</w:delText>
        </w:r>
      </w:del>
    </w:p>
    <w:p>
      <w:pPr>
        <w:pStyle w:val="BodyText"/>
      </w:pPr>
      <w:del w:id="1722" w:author="PR Preview" w:date="2026-01-01T00:00:00Z">
        <w:r>
          <w:rPr>
            <w:b/>
            <w:bCs/>
          </w:rPr>
          <w:delText xml:space="preserve">Example 18 (Measurable spaces of die rolls)</w:delText>
        </w:r>
      </w:del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For the die rolls</w:delText>
        </w:r>
      </w:del>
      <w:del w:id="172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726" w:author="PR Preview" w:date="2026-01-01T00:00:00Z">
        <w:r>
          <w:delText xml:space="preserve">:</w:delText>
        </w:r>
      </w:del>
    </w:p>
    <w:p>
      <w:pPr>
        <w:pStyle w:val="BodyText"/>
      </w:pPr>
      <w:ins w:id="1727" w:author="PR Preview" w:date="2026-01-01T00:00:00Z">
        <w:r>
          <w:rPr>
            <w:i/>
            <w:iCs/>
          </w:rPr>
          <w:t xml:space="preserve">Proof</w:t>
        </w:r>
      </w:ins>
      <w:ins w:id="1728" w:author="PR Preview" w:date="2026-01-01T00:00:00Z">
        <w:r>
          <w:t xml:space="preserve">. </w:t>
        </w:r>
      </w:ins>
      <w:ins w:id="1729" w:author="PR Preview" w:date="2026-01-01T00:00:00Z">
        <w:r>
          <w:t xml:space="preserve">A measure</w:t>
        </w:r>
      </w:ins>
      <w:ins w:id="1730" w:author="PR Preview" w:date="2026-01-01T00:00:00Z">
        <w:r>
          <w:t xml:space="preserve"> </w:t>
        </w:r>
      </w:ins>
      <m:oMath>
        <m:r>
          <m:t>μ</m:t>
        </m:r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is countably additive and has</w:t>
        </w:r>
      </w:ins>
      <w:ins w:id="17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(</w:t>
        </w:r>
      </w:ins>
      <w:hyperlink w:anchor="def-measure">
        <w:ins w:id="1736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37" w:author="PR Preview" w:date="2026-01-01T00:00:00Z">
        <w:r>
          <w:t xml:space="preserve">),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so</w:t>
        </w:r>
      </w:ins>
      <w:ins w:id="1740" w:author="PR Preview" w:date="2026-01-01T00:00:00Z">
        <w:r>
          <w:t xml:space="preserve"> </w:t>
        </w:r>
      </w:ins>
      <w:hyperlink w:anchor="thm-countable-implies-finite">
        <w:ins w:id="174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applies to it.</w:t>
        </w:r>
      </w:ins>
    </w:p>
    <w:bookmarkStart w:id="70" w:name="def-counting-measure"/>
    <w:p>
      <w:pPr>
        <w:pStyle w:val="BodyText"/>
      </w:pPr>
      <w:ins w:id="1744" w:author="PR Preview" w:date="2026-01-01T00:00:00Z">
        <w:r>
          <w:rPr>
            <w:b/>
            <w:bCs/>
          </w:rPr>
          <w:t xml:space="preserve">Definition 8 (Counting measure)</w:t>
        </w:r>
      </w:ins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The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rPr>
            <w:b/>
            <w:bCs/>
          </w:rPr>
          <w:t xml:space="preserve">counting measure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[7]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on a set</w:t>
        </w:r>
      </w:ins>
      <w:ins w:id="1753" w:author="PR Preview" w:date="2026-01-01T00:00:00Z">
        <w:r>
          <w:t xml:space="preserve"> </w:t>
        </w:r>
      </w:ins>
      <m:oMath>
        <m:r>
          <m:t>S</m:t>
        </m:r>
      </m:oMath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is the</w:t>
        </w:r>
      </w:ins>
      <w:ins w:id="1756" w:author="PR Preview" w:date="2026-01-01T00:00:00Z">
        <w:r>
          <w:t xml:space="preserve"> </w:t>
        </w:r>
      </w:ins>
      <w:hyperlink w:anchor="def-measure">
        <w:ins w:id="175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on the</w:t>
        </w:r>
      </w:ins>
      <w:ins w:id="1760" w:author="PR Preview" w:date="2026-01-01T00:00:00Z">
        <w:r>
          <w:t xml:space="preserve"> </w:t>
        </w:r>
      </w:ins>
      <w:hyperlink w:anchor="thm-power-set-sigma-algebra">
        <m:oMath>
          <m:r>
            <m:t>σ</m:t>
          </m:r>
        </m:oMath>
        <w:ins w:id="1761" w:author="PR Preview" w:date="2026-01-01T00:00:00Z">
          <w:r>
            <w:rPr>
              <w:rStyle w:val="Hyperlink"/>
            </w:rPr>
            <w:t xml:space="preserve">-algebra of all subsets of</w:t>
          </w:r>
        </w:ins>
        <w:ins w:id="176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S</m:t>
          </m:r>
        </m:oMath>
      </w:hyperlink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that assigns each finite set its number of elements,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and each infinite set the value</w:t>
        </w:r>
      </w:ins>
      <w:ins w:id="176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76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ins w:id="1769" w:author="PR Preview" w:date="2026-01-01T00:00:00Z">
        <w:r>
          <w:rPr>
            <w:b/>
            <w:bCs/>
          </w:rPr>
          <w:t xml:space="preserve">Example 14 (Counting measure on the non-negative integers)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For the counting measure</w:t>
        </w:r>
      </w:ins>
      <w:ins w:id="1772" w:author="PR Preview" w:date="2026-01-01T00:00:00Z">
        <w:r>
          <w:t xml:space="preserve"> </w:t>
        </w:r>
      </w:ins>
      <m:oMath>
        <m:r>
          <m:t>μ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on the</w:t>
        </w:r>
      </w:ins>
      <w:ins w:id="1775" w:author="PR Preview" w:date="2026-01-01T00:00:00Z">
        <w:r>
          <w:t xml:space="preserve"> </w:t>
        </w:r>
      </w:ins>
      <w:hyperlink r:id="rId71">
        <w:ins w:id="1776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77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780" w:author="PR Preview" w:date="2026-01-01T00:00:00Z">
        <w:r>
          <w:t xml:space="preserve">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and the set of even numbers has</w:t>
        </w:r>
      </w:ins>
      <w:ins w:id="178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84" w:author="PR Preview" w:date="2026-01-01T00:00:00Z">
        <w:r>
          <w:t xml:space="preserve">.</w:t>
        </w:r>
      </w:ins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The even numbers are the union of the pairwise disjoint sets</w:t>
        </w:r>
      </w:ins>
      <w:ins w:id="178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88" w:author="PR Preview" w:date="2026-01-01T00:00:00Z">
        <w:r>
          <w:t xml:space="preserve">,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and countable additivity agrees: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ins w:id="1791" w:author="PR Preview" w:date="2026-01-01T00:00:00Z">
        <w:r>
          <w:rPr>
            <w:b/>
            <w:bCs/>
          </w:rPr>
          <w:t xml:space="preserve">Definition 9 (Measurable space)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A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rPr>
            <w:b/>
            <w:bCs/>
          </w:rPr>
          <w:t xml:space="preserve">measurable space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[8]</w:t>
        </w:r>
      </w:ins>
      <w:ins w:id="17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is a set</w:t>
        </w:r>
      </w:ins>
      <w:ins w:id="1801" w:author="PR Preview" w:date="2026-01-01T00:00:00Z">
        <w:r>
          <w:t xml:space="preserve"> </w:t>
        </w:r>
      </w:ins>
      <m:oMath>
        <m:r>
          <m:t>S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together with a</w:t>
        </w:r>
      </w:ins>
      <w:ins w:id="180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80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8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on</w:t>
        </w:r>
      </w:ins>
      <w:ins w:id="1809" w:author="PR Preview" w:date="2026-01-01T00:00:00Z">
        <w:r>
          <w:t xml:space="preserve"> </w:t>
        </w:r>
      </w:ins>
      <m:oMath>
        <m:r>
          <m:t>S</m:t>
        </m:r>
      </m:oMath>
      <w:ins w:id="1810" w:author="PR Preview" w:date="2026-01-01T00:00:00Z">
        <w:r>
          <w:t xml:space="preserve">.</w:t>
        </w:r>
      </w:ins>
    </w:p>
    <w:bookmarkEnd w:id="73"/>
    <w:bookmarkStart w:id="74" w:name="def-measurable-set"/>
    <w:p>
      <w:pPr>
        <w:pStyle w:val="BodyText"/>
      </w:pPr>
      <w:ins w:id="1811" w:author="PR Preview" w:date="2026-01-01T00:00:00Z">
        <w:r>
          <w:rPr>
            <w:b/>
            <w:bCs/>
          </w:rPr>
          <w:t xml:space="preserve">Definition 10 (Measurable set)</w:t>
        </w:r>
      </w:ins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In a</w:t>
        </w:r>
      </w:ins>
      <w:ins w:id="1814" w:author="PR Preview" w:date="2026-01-01T00:00:00Z">
        <w:r>
          <w:t xml:space="preserve"> </w:t>
        </w:r>
      </w:ins>
      <w:hyperlink w:anchor="def-measurable-space">
        <w:ins w:id="181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8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817" w:author="PR Preview" w:date="2026-01-01T00:00:00Z">
        <w:r>
          <w:t xml:space="preserve">,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the sets in</w:t>
        </w:r>
      </w:ins>
      <w:ins w:id="18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are its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rPr>
            <w:b/>
            <w:bCs/>
          </w:rPr>
          <w:t xml:space="preserve">measurable sets</w:t>
        </w:r>
      </w:ins>
      <w:ins w:id="1825" w:author="PR Preview" w:date="2026-01-01T00:00:00Z">
        <w:r>
          <w:t xml:space="preserve">.</w:t>
        </w:r>
      </w:ins>
    </w:p>
    <w:bookmarkEnd w:id="74"/>
    <w:bookmarkStart w:id="75" w:name="exm-measurable-space"/>
    <w:p>
      <w:pPr>
        <w:pStyle w:val="BodyText"/>
      </w:pPr>
      <w:ins w:id="1826" w:author="PR Preview" w:date="2026-01-01T00:00:00Z">
        <w:r>
          <w:rPr>
            <w:b/>
            <w:bCs/>
          </w:rPr>
          <w:t xml:space="preserve">Example 15 (Measurable spaces of die rolls)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For the die rolls</w:t>
        </w:r>
      </w:ins>
      <w:ins w:id="182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83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del w:id="1831" w:author="PR Preview" w:date="2026-01-01T00:00:00Z">
        <w:r>
          <w:rPr>
            <w:b/>
            <w:bCs/>
          </w:rPr>
          <w:delText xml:space="preserve">Definition 15 (Measure space)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A</w:delText>
        </w:r>
      </w:del>
      <w:del w:id="1834" w:author="PR Preview" w:date="2026-01-01T00:00:00Z">
        <w:r>
          <w:delText xml:space="preserve"> </w:delText>
        </w:r>
      </w:del>
      <w:del w:id="1835" w:author="PR Preview" w:date="2026-01-01T00:00:00Z">
        <w:r>
          <w:rPr>
            <w:b/>
            <w:bCs/>
          </w:rPr>
          <w:delText xml:space="preserve">measure space</w:delText>
        </w:r>
      </w:del>
      <w:del w:id="18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is a</w:delText>
        </w:r>
      </w:del>
      <w:del w:id="1839" w:author="PR Preview" w:date="2026-01-01T00:00:00Z">
        <w:r>
          <w:delText xml:space="preserve"> </w:delText>
        </w:r>
      </w:del>
      <w:hyperlink w:anchor="def-measurable-space">
        <w:del w:id="1840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together with a</w:delText>
        </w:r>
      </w:del>
      <w:del w:id="1843" w:author="PR Preview" w:date="2026-01-01T00:00:00Z">
        <w:r>
          <w:delText xml:space="preserve"> </w:delText>
        </w:r>
      </w:del>
      <w:hyperlink w:anchor="def-measure">
        <w:del w:id="184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845" w:author="PR Preview" w:date="2026-01-01T00:00:00Z">
        <w:r>
          <w:delText xml:space="preserve"> </w:delText>
        </w:r>
      </w:del>
      <m:oMath>
        <m:r>
          <m:t>μ</m:t>
        </m:r>
      </m:oMath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on</w:delText>
        </w:r>
      </w:del>
      <w:del w:id="184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49" w:author="PR Preview" w:date="2026-01-01T00:00:00Z">
        <w:r>
          <w:delText xml:space="preserve">.</w:delText>
        </w:r>
      </w:del>
    </w:p>
    <w:p>
      <w:pPr>
        <w:pStyle w:val="BodyText"/>
      </w:pPr>
      <w:del w:id="1850" w:author="PR Preview" w:date="2026-01-01T00:00:00Z">
        <w:r>
          <w:rPr>
            <w:b/>
            <w:bCs/>
          </w:rPr>
          <w:delText xml:space="preserve">Example 19 (Measure space of die rolls)</w:delText>
        </w:r>
      </w:del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For the die rolls</w:delText>
        </w:r>
      </w:del>
      <w:del w:id="185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854" w:author="PR Preview" w:date="2026-01-01T00:00:00Z">
        <w:r>
          <w:delText xml:space="preserve">,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adding the counting function</w:delText>
        </w:r>
      </w:del>
      <w:del w:id="18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of</w:delText>
        </w:r>
      </w:del>
      <w:del w:id="1860" w:author="PR Preview" w:date="2026-01-01T00:00:00Z">
        <w:r>
          <w:delText xml:space="preserve"> </w:delText>
        </w:r>
      </w:del>
      <w:hyperlink w:anchor="exm-measure">
        <w:del w:id="186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to the</w:delText>
        </w:r>
      </w:del>
      <w:del w:id="1864" w:author="PR Preview" w:date="2026-01-01T00:00:00Z">
        <w:r>
          <w:delText xml:space="preserve"> </w:delText>
        </w:r>
      </w:del>
      <w:hyperlink w:anchor="def-measurable-space">
        <w:del w:id="1865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of</w:delText>
        </w:r>
      </w:del>
      <w:del w:id="1869" w:author="PR Preview" w:date="2026-01-01T00:00:00Z">
        <w:r>
          <w:delText xml:space="preserve"> </w:delText>
        </w:r>
      </w:del>
      <w:hyperlink w:anchor="exm-measurable-space">
        <w:del w:id="187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871" w:author="PR Preview" w:date="2026-01-01T00:00:00Z">
        <w:r>
          <w:delText xml:space="preserve"> </w:delText>
        </w:r>
      </w:del>
      <w:del w:id="1872" w:author="PR Preview" w:date="2026-01-01T00:00:00Z">
        <w:r>
          <w:delText xml:space="preserve">makes</w:delText>
        </w:r>
      </w:del>
      <w:del w:id="18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a measure space.</w:delText>
        </w:r>
      </w:del>
    </w:p>
    <w:p>
      <w:pPr>
        <w:pStyle w:val="BodyText"/>
      </w:pPr>
      <w:del w:id="1876" w:author="PR Preview" w:date="2026-01-01T00:00:00Z">
        <w:r>
          <w:rPr>
            <w:b/>
            <w:bCs/>
          </w:rPr>
          <w:delText xml:space="preserve">Definition 16 (Lebesgue measure)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rPr>
            <w:b/>
            <w:bCs/>
          </w:rPr>
          <w:delText xml:space="preserve">Lebesgue measure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on</w:delText>
        </w:r>
      </w:del>
      <w:del w:id="188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[13]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is the</w:delText>
        </w:r>
      </w:del>
      <w:del w:id="1886" w:author="PR Preview" w:date="2026-01-01T00:00:00Z">
        <w:r>
          <w:delText xml:space="preserve"> </w:delText>
        </w:r>
      </w:del>
      <w:hyperlink w:anchor="def-measure">
        <w:del w:id="1887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888" w:author="PR Preview" w:date="2026-01-01T00:00:00Z">
        <w:r>
          <w:delText xml:space="preserve"> </w:delText>
        </w:r>
      </w:del>
      <m:oMath>
        <m:r>
          <m:t>λ</m:t>
        </m:r>
      </m:oMath>
      <w:del w:id="1889" w:author="PR Preview" w:date="2026-01-01T00:00:00Z">
        <w:r>
          <w:delText xml:space="preserve"> </w:delText>
        </w:r>
      </w:del>
      <w:del w:id="1890" w:author="PR Preview" w:date="2026-01-01T00:00:00Z">
        <w:r>
          <w:delText xml:space="preserve">on the</w:delText>
        </w:r>
      </w:del>
      <w:del w:id="1891" w:author="PR Preview" w:date="2026-01-01T00:00:00Z">
        <w:r>
          <w:delText xml:space="preserve"> </w:delText>
        </w:r>
      </w:del>
      <w:hyperlink w:anchor="def-borel-sigma-algebra">
        <w:del w:id="1892" w:author="PR Preview" w:date="2026-01-01T00:00:00Z">
          <w:r>
            <w:rPr>
              <w:rStyle w:val="Hyperlink"/>
            </w:rPr>
            <w:delText xml:space="preserve">Borel</w:delText>
          </w:r>
        </w:del>
        <w:del w:id="189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89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89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that assigns each</w:delText>
        </w:r>
      </w:del>
      <w:del w:id="1898" w:author="PR Preview" w:date="2026-01-01T00:00:00Z">
        <w:r>
          <w:delText xml:space="preserve"> </w:delText>
        </w:r>
      </w:del>
      <w:hyperlink r:id="rId35">
        <w:del w:id="1899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its length: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for real numbers</w:delText>
        </w:r>
      </w:del>
      <w:del w:id="190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905" w:author="PR Preview" w:date="2026-01-01T00:00:00Z">
        <w:r>
          <w:delText xml:space="preserve">,</w:delText>
        </w:r>
      </w:del>
    </w:p>
    <w:p>
      <w:pPr>
        <w:pStyle w:val="FirstParagraph"/>
      </w:pPr>
      <w:ins w:id="1906" w:author="PR Preview" w:date="2026-01-01T00:00:00Z">
        <w:r>
          <w:rPr>
            <w:b/>
            <w:bCs/>
          </w:rPr>
          <w:t xml:space="preserve">Definition 11 (Measure space)</w:t>
        </w:r>
      </w:ins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A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rPr>
            <w:b/>
            <w:bCs/>
          </w:rPr>
          <w:t xml:space="preserve">measure space</w:t>
        </w:r>
      </w:ins>
      <w:ins w:id="19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is a</w:t>
        </w:r>
      </w:ins>
      <w:ins w:id="1914" w:author="PR Preview" w:date="2026-01-01T00:00:00Z">
        <w:r>
          <w:t xml:space="preserve"> </w:t>
        </w:r>
      </w:ins>
      <w:hyperlink w:anchor="def-measurable-space">
        <w:ins w:id="191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together with a</w:t>
        </w:r>
      </w:ins>
      <w:ins w:id="1918" w:author="PR Preview" w:date="2026-01-01T00:00:00Z">
        <w:r>
          <w:t xml:space="preserve"> </w:t>
        </w:r>
      </w:ins>
      <w:hyperlink w:anchor="def-measure">
        <w:ins w:id="1919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920" w:author="PR Preview" w:date="2026-01-01T00:00:00Z">
        <w:r>
          <w:t xml:space="preserve"> </w:t>
        </w:r>
      </w:ins>
      <m:oMath>
        <m:r>
          <m:t>μ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on</w:t>
        </w:r>
      </w:ins>
      <w:ins w:id="19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24" w:author="PR Preview" w:date="2026-01-01T00:00:00Z">
        <w:r>
          <w:t xml:space="preserve">.</w:t>
        </w:r>
      </w:ins>
    </w:p>
    <w:bookmarkEnd w:id="76"/>
    <w:bookmarkStart w:id="77" w:name="exm-measure-space"/>
    <w:p>
      <w:pPr>
        <w:pStyle w:val="BodyText"/>
      </w:pPr>
      <w:ins w:id="1925" w:author="PR Preview" w:date="2026-01-01T00:00:00Z">
        <w:r>
          <w:rPr>
            <w:b/>
            <w:bCs/>
          </w:rPr>
          <w:t xml:space="preserve">Example 16 (Measure space of die rolls)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For the die rolls</w:t>
        </w:r>
      </w:ins>
      <w:ins w:id="192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929" w:author="PR Preview" w:date="2026-01-01T00:00:00Z">
        <w:r>
          <w:t xml:space="preserve">,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adding the counting function</w:t>
        </w:r>
      </w:ins>
      <w:ins w:id="193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of</w:t>
        </w:r>
      </w:ins>
      <w:ins w:id="1935" w:author="PR Preview" w:date="2026-01-01T00:00:00Z">
        <w:r>
          <w:t xml:space="preserve"> </w:t>
        </w:r>
      </w:ins>
      <w:hyperlink w:anchor="exm-measure">
        <w:ins w:id="1936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to the</w:t>
        </w:r>
      </w:ins>
      <w:ins w:id="1939" w:author="PR Preview" w:date="2026-01-01T00:00:00Z">
        <w:r>
          <w:t xml:space="preserve"> </w:t>
        </w:r>
      </w:ins>
      <w:hyperlink w:anchor="def-measurable-space">
        <w:ins w:id="1940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9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of</w:t>
        </w:r>
      </w:ins>
      <w:ins w:id="1944" w:author="PR Preview" w:date="2026-01-01T00:00:00Z">
        <w:r>
          <w:t xml:space="preserve"> </w:t>
        </w:r>
      </w:ins>
      <w:hyperlink w:anchor="exm-measurable-space">
        <w:ins w:id="1945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makes</w:t>
        </w:r>
      </w:ins>
      <w:ins w:id="19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a measure space.</w:t>
        </w:r>
      </w:ins>
    </w:p>
    <w:bookmarkEnd w:id="77"/>
    <w:bookmarkStart w:id="78" w:name="def-lebesgue-measure"/>
    <w:p>
      <w:pPr>
        <w:pStyle w:val="BodyText"/>
      </w:pPr>
      <w:ins w:id="1951" w:author="PR Preview" w:date="2026-01-01T00:00:00Z">
        <w:r>
          <w:rPr>
            <w:b/>
            <w:bCs/>
          </w:rPr>
          <w:t xml:space="preserve">Definition 12 (Lebesgue measure)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rPr>
            <w:b/>
            <w:bCs/>
          </w:rPr>
          <w:t xml:space="preserve">Lebesgue measure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on</w:t>
        </w:r>
      </w:ins>
      <w:ins w:id="195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[9]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is the</w:t>
        </w:r>
      </w:ins>
      <w:ins w:id="1961" w:author="PR Preview" w:date="2026-01-01T00:00:00Z">
        <w:r>
          <w:t xml:space="preserve"> </w:t>
        </w:r>
      </w:ins>
      <w:hyperlink w:anchor="def-measure">
        <w:ins w:id="1962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963" w:author="PR Preview" w:date="2026-01-01T00:00:00Z">
        <w:r>
          <w:t xml:space="preserve"> </w:t>
        </w:r>
      </w:ins>
      <m:oMath>
        <m:r>
          <m:t>λ</m:t>
        </m:r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on the</w:t>
        </w:r>
      </w:ins>
      <w:ins w:id="1966" w:author="PR Preview" w:date="2026-01-01T00:00:00Z">
        <w:r>
          <w:t xml:space="preserve"> </w:t>
        </w:r>
      </w:ins>
      <w:hyperlink w:anchor="def-borel-sigma-algebra">
        <w:ins w:id="1967" w:author="PR Preview" w:date="2026-01-01T00:00:00Z">
          <w:r>
            <w:rPr>
              <w:rStyle w:val="Hyperlink"/>
            </w:rPr>
            <w:t xml:space="preserve">Borel</w:t>
          </w:r>
        </w:ins>
        <w:ins w:id="196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96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9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that assigns each</w:t>
        </w:r>
      </w:ins>
      <w:ins w:id="1973" w:author="PR Preview" w:date="2026-01-01T00:00:00Z">
        <w:r>
          <w:t xml:space="preserve"> </w:t>
        </w:r>
      </w:ins>
      <w:hyperlink r:id="rId35">
        <w:ins w:id="1974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its length: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for real numbers</w:t>
        </w:r>
      </w:ins>
      <w:ins w:id="19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98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del w:id="1981" w:author="PR Preview" w:date="2026-01-01T00:00:00Z">
        <w:r>
          <w:rPr>
            <w:i/>
            <w:iCs/>
          </w:rPr>
          <w:delText xml:space="preserve">Remark 6</w:delText>
        </w:r>
      </w:del>
      <w:del w:id="1982" w:author="PR Preview" w:date="2026-01-01T00:00:00Z">
        <w:r>
          <w:delText xml:space="preserve"> (Lebesgue measure exists). </w:delText>
        </w:r>
      </w:del>
      <w:del w:id="1983" w:author="PR Preview" w:date="2026-01-01T00:00:00Z">
        <w:r>
          <w:delText xml:space="preserve">Exactly one measure on</w:delText>
        </w:r>
      </w:del>
      <w:del w:id="19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assigns every interval its length;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constructing it takes more measure theory than these notes cover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delText xml:space="preserve">[13]</w:delText>
        </w:r>
      </w:del>
      <w:del w:id="1991" w:author="PR Preview" w:date="2026-01-01T00:00:00Z">
        <w:r>
          <w:delText xml:space="preserve">,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which also extends</w:delText>
        </w:r>
      </w:del>
      <w:del w:id="1994" w:author="PR Preview" w:date="2026-01-01T00:00:00Z">
        <w:r>
          <w:delText xml:space="preserve"> </w:delText>
        </w:r>
      </w:del>
      <m:oMath>
        <m:r>
          <m:t>λ</m:t>
        </m:r>
      </m:oMath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to a larger</w:delText>
        </w:r>
      </w:del>
      <w:del w:id="1997" w:author="PR Preview" w:date="2026-01-01T00:00:00Z">
        <w:r>
          <w:delText xml:space="preserve"> </w:delText>
        </w:r>
      </w:del>
      <m:oMath>
        <m:r>
          <m:t>σ</m:t>
        </m:r>
      </m:oMath>
      <w:del w:id="1998" w:author="PR Preview" w:date="2026-01-01T00:00:00Z">
        <w:r>
          <w:delText xml:space="preserve">-algebra,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the Lebesgue-measurable sets, with the same values on Borel sets.</w:delText>
        </w:r>
      </w:del>
    </w:p>
    <w:p>
      <w:pPr>
        <w:pStyle w:val="BodyText"/>
      </w:pPr>
      <w:del w:id="2001" w:author="PR Preview" w:date="2026-01-01T00:00:00Z">
        <w:r>
          <w:rPr>
            <w:b/>
            <w:bCs/>
          </w:rPr>
          <w:delText xml:space="preserve">Definition 17 (Lebesgue measure on an interval)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rPr>
            <w:b/>
            <w:bCs/>
          </w:rPr>
          <w:delText xml:space="preserve">Lebesgue measure on an interval</w:delText>
        </w:r>
      </w:del>
      <w:del w:id="2004" w:author="PR Preview" w:date="2026-01-01T00:00:00Z">
        <w:r>
          <w:delText xml:space="preserve"> </w:delText>
        </w:r>
      </w:del>
      <m:oMath>
        <m:r>
          <m:t>I</m:t>
        </m:r>
      </m:oMath>
      <w:del w:id="2005" w:author="PR Preview" w:date="2026-01-01T00:00:00Z">
        <w:r>
          <w:delText xml:space="preserve">, such as</w:delText>
        </w:r>
      </w:del>
      <w:del w:id="200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007" w:author="PR Preview" w:date="2026-01-01T00:00:00Z">
        <w:r>
          <w:delText xml:space="preserve">,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is</w:delText>
        </w:r>
      </w:del>
      <w:del w:id="2010" w:author="PR Preview" w:date="2026-01-01T00:00:00Z">
        <w:r>
          <w:delText xml:space="preserve"> </w:delText>
        </w:r>
      </w:del>
      <m:oMath>
        <m:r>
          <m:t>λ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(</w:delText>
        </w:r>
      </w:del>
      <w:hyperlink w:anchor="def-lebesgue-measure">
        <w:del w:id="201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014" w:author="PR Preview" w:date="2026-01-01T00:00:00Z">
        <w:r>
          <w:delText xml:space="preserve">) applied only to the Borel sets that are subsets of</w:delText>
        </w:r>
      </w:del>
      <w:del w:id="2015" w:author="PR Preview" w:date="2026-01-01T00:00:00Z">
        <w:r>
          <w:delText xml:space="preserve"> </w:delText>
        </w:r>
      </w:del>
      <m:oMath>
        <m:r>
          <m:t>I</m:t>
        </m:r>
      </m:oMath>
      <w:del w:id="2016" w:author="PR Preview" w:date="2026-01-01T00:00:00Z">
        <w:r>
          <w:delText xml:space="preserve">.</w:delText>
        </w:r>
      </w:del>
    </w:p>
    <w:p>
      <w:pPr>
        <w:pStyle w:val="BodyText"/>
      </w:pPr>
      <w:del w:id="2017" w:author="PR Preview" w:date="2026-01-01T00:00:00Z">
        <w:r>
          <w:rPr>
            <w:b/>
            <w:bCs/>
          </w:rPr>
          <w:delText xml:space="preserve">Example 20 (Lengths of some Borel sets)</w:delText>
        </w:r>
      </w:del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 </w:delText>
        </w:r>
      </w:del>
    </w:p>
    <w:p>
      <w:pPr>
        <w:pStyle w:val="BodyText"/>
      </w:pPr>
      <w:ins w:id="2020" w:author="PR Preview" w:date="2026-01-01T00:00:00Z">
        <w:r>
          <w:rPr>
            <w:i/>
            <w:iCs/>
          </w:rPr>
          <w:t xml:space="preserve">Remark 6</w:t>
        </w:r>
      </w:ins>
      <w:ins w:id="2021" w:author="PR Preview" w:date="2026-01-01T00:00:00Z">
        <w:r>
          <w:t xml:space="preserve"> (Lebesgue measure exists). </w:t>
        </w:r>
      </w:ins>
      <w:ins w:id="2022" w:author="PR Preview" w:date="2026-01-01T00:00:00Z">
        <w:r>
          <w:t xml:space="preserve">Exactly one measure on</w:t>
        </w:r>
      </w:ins>
      <w:ins w:id="20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024" w:author="PR Preview" w:date="2026-01-01T00:00:00Z">
        <w:r>
          <w:t xml:space="preserve"> </w:t>
        </w:r>
      </w:ins>
      <w:ins w:id="2025" w:author="PR Preview" w:date="2026-01-01T00:00:00Z">
        <w:r>
          <w:t xml:space="preserve">assigns every interval its length;</w:t>
        </w:r>
      </w:ins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constructing it takes more measure theory than these notes cover</w:t>
        </w:r>
      </w:ins>
      <w:ins w:id="2028" w:author="PR Preview" w:date="2026-01-01T00:00:00Z">
        <w:r>
          <w:t xml:space="preserve"> </w:t>
        </w:r>
      </w:ins>
      <w:ins w:id="2029" w:author="PR Preview" w:date="2026-01-01T00:00:00Z">
        <w:r>
          <w:t xml:space="preserve">[9]</w:t>
        </w:r>
      </w:ins>
      <w:ins w:id="2030" w:author="PR Preview" w:date="2026-01-01T00:00:00Z">
        <w:r>
          <w:t xml:space="preserve">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which also extends</w:t>
        </w:r>
      </w:ins>
      <w:ins w:id="2033" w:author="PR Preview" w:date="2026-01-01T00:00:00Z">
        <w:r>
          <w:t xml:space="preserve"> </w:t>
        </w:r>
      </w:ins>
      <m:oMath>
        <m:r>
          <m:t>λ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to a larger</w:t>
        </w:r>
      </w:ins>
      <w:ins w:id="2036" w:author="PR Preview" w:date="2026-01-01T00:00:00Z">
        <w:r>
          <w:t xml:space="preserve"> </w:t>
        </w:r>
      </w:ins>
      <m:oMath>
        <m:r>
          <m:t>σ</m:t>
        </m:r>
      </m:oMath>
      <w:ins w:id="2037" w:author="PR Preview" w:date="2026-01-01T00:00:00Z">
        <w:r>
          <w:t xml:space="preserve">-algebra,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the Lebesgue-measurable sets, with the same values on Borel sets.</w:t>
        </w:r>
      </w:ins>
    </w:p>
    <w:bookmarkEnd w:id="79"/>
    <w:bookmarkStart w:id="80" w:name="def-lebesgue-measure-interval"/>
    <w:p>
      <w:pPr>
        <w:pStyle w:val="BodyText"/>
      </w:pPr>
      <w:ins w:id="2040" w:author="PR Preview" w:date="2026-01-01T00:00:00Z">
        <w:r>
          <w:rPr>
            <w:b/>
            <w:bCs/>
          </w:rPr>
          <w:t xml:space="preserve">Definition 13 (Lebesgue measure on an interval)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rPr>
            <w:b/>
            <w:bCs/>
          </w:rPr>
          <w:t xml:space="preserve">Lebesgue measure on an interval</w:t>
        </w:r>
      </w:ins>
      <w:ins w:id="2043" w:author="PR Preview" w:date="2026-01-01T00:00:00Z">
        <w:r>
          <w:t xml:space="preserve"> </w:t>
        </w:r>
      </w:ins>
      <m:oMath>
        <m:r>
          <m:t>I</m:t>
        </m:r>
      </m:oMath>
      <w:ins w:id="2044" w:author="PR Preview" w:date="2026-01-01T00:00:00Z">
        <w:r>
          <w:t xml:space="preserve">, such as</w:t>
        </w:r>
      </w:ins>
      <w:ins w:id="204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046" w:author="PR Preview" w:date="2026-01-01T00:00:00Z">
        <w:r>
          <w:t xml:space="preserve">,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is</w:t>
        </w:r>
      </w:ins>
      <w:ins w:id="2049" w:author="PR Preview" w:date="2026-01-01T00:00:00Z">
        <w:r>
          <w:t xml:space="preserve"> </w:t>
        </w:r>
      </w:ins>
      <m:oMath>
        <m:r>
          <m:t>λ</m:t>
        </m:r>
      </m:oMath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(</w:t>
        </w:r>
      </w:ins>
      <w:hyperlink w:anchor="def-lebesgue-measure">
        <w:ins w:id="205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053" w:author="PR Preview" w:date="2026-01-01T00:00:00Z">
        <w:r>
          <w:t xml:space="preserve">) applied only to the Borel sets that are subsets of</w:t>
        </w:r>
      </w:ins>
      <w:ins w:id="2054" w:author="PR Preview" w:date="2026-01-01T00:00:00Z">
        <w:r>
          <w:t xml:space="preserve"> </w:t>
        </w:r>
      </w:ins>
      <m:oMath>
        <m:r>
          <m:t>I</m:t>
        </m:r>
      </m:oMath>
      <w:ins w:id="2055" w:author="PR Preview" w:date="2026-01-01T00:00:00Z">
        <w:r>
          <w:t xml:space="preserve">.</w:t>
        </w:r>
      </w:ins>
    </w:p>
    <w:bookmarkEnd w:id="80"/>
    <w:bookmarkStart w:id="81" w:name="exm-lebesgue-measure"/>
    <w:p>
      <w:pPr>
        <w:pStyle w:val="BodyText"/>
      </w:pPr>
      <w:ins w:id="2056" w:author="PR Preview" w:date="2026-01-01T00:00:00Z">
        <w:r>
          <w:rPr>
            <w:b/>
            <w:bCs/>
          </w:rPr>
          <w:t xml:space="preserve">Example 17 (Lengths of some Borel sets)</w:t>
        </w:r>
      </w:ins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del w:id="2059" w:author="PR Preview" w:date="2026-01-01T00:00:00Z">
        <w:r>
          <w:delText xml:space="preserve">The integers are the union of the pairwise disjoint single points</w:delText>
        </w:r>
      </w:del>
      <w:del w:id="20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(</w:delText>
        </w:r>
      </w:del>
      <w:hyperlink w:anchor="exm-borel-sigma-algebra">
        <w:del w:id="206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064" w:author="PR Preview" w:date="2026-01-01T00:00:00Z">
        <w:r>
          <w:delText xml:space="preserve">), so countable additivity gives</w:delText>
        </w:r>
      </w:del>
    </w:p>
    <w:p>
      <w:pPr>
        <w:numPr>
          <w:ilvl w:val="0"/>
          <w:numId w:val="1008"/>
        </w:numPr>
      </w:pPr>
      <w:ins w:id="2065" w:author="PR Preview" w:date="2026-01-01T00:00:00Z">
        <w:r>
          <w:t xml:space="preserve">The integers are the union of the pairwise disjoint single points</w:t>
        </w:r>
      </w:ins>
      <w:ins w:id="20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(</w:t>
        </w:r>
      </w:ins>
      <w:hyperlink w:anchor="exm-borel-sigma-algebra">
        <w:ins w:id="206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70" w:author="PR Preview" w:date="2026-01-01T00:00:00Z">
        <w:r>
          <w:t xml:space="preserve">), so countable additivity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del w:id="2071" w:author="PR Preview" w:date="2026-01-01T00:00:00Z">
        <w:r>
          <w:rPr>
            <w:i/>
            <w:iCs/>
          </w:rPr>
          <w:delText xml:space="preserve">Remark 7</w:delText>
        </w:r>
      </w:del>
      <w:del w:id="2072" w:author="PR Preview" w:date="2026-01-01T00:00:00Z">
        <w:r>
          <w:delText xml:space="preserve"> (Measures generalize size). </w:delText>
        </w:r>
      </w:del>
      <w:del w:id="2073" w:author="PR Preview" w:date="2026-01-01T00:00:00Z">
        <w:r>
          <w:delText xml:space="preserve">A</w:delText>
        </w:r>
      </w:del>
      <w:del w:id="2074" w:author="PR Preview" w:date="2026-01-01T00:00:00Z">
        <w:r>
          <w:delText xml:space="preserve"> </w:delText>
        </w:r>
      </w:del>
      <w:hyperlink w:anchor="def-measure">
        <w:del w:id="207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generalizes size: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it can measure how many elements a set has,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as in</w:delText>
        </w:r>
      </w:del>
      <w:del w:id="2082" w:author="PR Preview" w:date="2026-01-01T00:00:00Z">
        <w:r>
          <w:delText xml:space="preserve"> </w:delText>
        </w:r>
      </w:del>
      <w:hyperlink w:anchor="def-counting-measure">
        <w:del w:id="208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084" w:author="PR Preview" w:date="2026-01-01T00:00:00Z">
        <w:r>
          <w:delText xml:space="preserve">,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or how long a set of real numbers is,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as Lebesgue measure (</w:delText>
        </w:r>
      </w:del>
      <w:hyperlink w:anchor="def-lebesgue-measure">
        <w:del w:id="208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090" w:author="PR Preview" w:date="2026-01-01T00:00:00Z">
        <w:r>
          <w:delText xml:space="preserve">) does,</w:delText>
        </w:r>
      </w:del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assigning each</w:delText>
        </w:r>
      </w:del>
      <w:del w:id="2093" w:author="PR Preview" w:date="2026-01-01T00:00:00Z">
        <w:r>
          <w:delText xml:space="preserve"> </w:delText>
        </w:r>
      </w:del>
      <w:hyperlink r:id="rId35">
        <w:del w:id="2094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09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its length</w:delText>
        </w:r>
      </w:del>
      <w:del w:id="209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−</m:t>
        </m:r>
        <m:r>
          <m:t>a</m:t>
        </m:r>
      </m:oMath>
      <w:del w:id="2099" w:author="PR Preview" w:date="2026-01-01T00:00:00Z">
        <w:r>
          <w:delText xml:space="preserve">.</w:delText>
        </w:r>
      </w:del>
      <w:del w:id="2100" w:author="PR Preview" w:date="2026-01-01T00:00:00Z">
        <w:r>
          <w:delText xml:space="preserve"> </w:delText>
        </w:r>
      </w:del>
      <w:del w:id="2101" w:author="PR Preview" w:date="2026-01-01T00:00:00Z">
        <w:r>
          <w:delText xml:space="preserve">For example, the counting measure on</w:delText>
        </w:r>
      </w:del>
      <w:del w:id="21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103" w:author="PR Preview" w:date="2026-01-01T00:00:00Z">
        <w:r>
          <w:delText xml:space="preserve"> </w:delText>
        </w:r>
      </w:del>
      <w:del w:id="2104" w:author="PR Preview" w:date="2026-01-01T00:00:00Z">
        <w:r>
          <w:delText xml:space="preserve">gives</w:delText>
        </w:r>
      </w:del>
      <w:del w:id="210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the value</w:delText>
        </w:r>
      </w:del>
      <w:del w:id="2108" w:author="PR Preview" w:date="2026-01-01T00:00:00Z">
        <w:r>
          <w:delText xml:space="preserve"> </w:delText>
        </w:r>
      </w:del>
      <m:oMath>
        <m:r>
          <m:t>4</m:t>
        </m:r>
      </m:oMath>
      <w:del w:id="2109" w:author="PR Preview" w:date="2026-01-01T00:00:00Z">
        <w:r>
          <w:delText xml:space="preserve">,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while the Lebesgue measure of the interval</w:delText>
        </w:r>
      </w:del>
      <w:del w:id="211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is</w:delText>
        </w:r>
      </w:del>
      <w:del w:id="2115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2116" w:author="PR Preview" w:date="2026-01-01T00:00:00Z">
        <w:r>
          <w:delText xml:space="preserve">.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Both can serve as the measures</w:delText>
        </w:r>
      </w:del>
      <w:del w:id="211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and</w:delText>
        </w:r>
      </w:del>
      <w:del w:id="212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2123" w:author="PR Preview" w:date="2026-01-01T00:00:00Z">
        <w:r>
          <w:delText xml:space="preserve"> </w:delText>
        </w:r>
      </w:del>
      <w:del w:id="2124" w:author="PR Preview" w:date="2026-01-01T00:00:00Z">
        <w:r>
          <w:delText xml:space="preserve">in the</w:delText>
        </w:r>
      </w:del>
      <w:del w:id="2125" w:author="PR Preview" w:date="2026-01-01T00:00:00Z">
        <w:r>
          <w:delText xml:space="preserve"> </w:delText>
        </w:r>
      </w:del>
      <w:hyperlink r:id="rId82">
        <w:del w:id="2126" w:author="PR Preview" w:date="2026-01-01T00:00:00Z">
          <w:r>
            <w:rPr>
              <w:rStyle w:val="Hyperlink"/>
            </w:rPr>
            <w:delText xml:space="preserve">Tonelli</w:delText>
          </w:r>
        </w:del>
      </w:hyperlink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and</w:delText>
        </w:r>
      </w:del>
      <w:del w:id="2129" w:author="PR Preview" w:date="2026-01-01T00:00:00Z">
        <w:r>
          <w:delText xml:space="preserve"> </w:delText>
        </w:r>
      </w:del>
      <w:hyperlink r:id="rId83">
        <w:del w:id="2130" w:author="PR Preview" w:date="2026-01-01T00:00:00Z">
          <w:r>
            <w:rPr>
              <w:rStyle w:val="Hyperlink"/>
            </w:rPr>
            <w:delText xml:space="preserve">Fubini</w:delText>
          </w:r>
        </w:del>
      </w:hyperlink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theorems.</w:delText>
        </w:r>
      </w:del>
    </w:p>
    <w:p>
      <w:pPr>
        <w:pStyle w:val="BodyText"/>
      </w:pPr>
      <w:del w:id="2133" w:author="PR Preview" w:date="2026-01-01T00:00:00Z">
        <w:r>
          <w:rPr>
            <w:b/>
            <w:bCs/>
          </w:rPr>
          <w:delText xml:space="preserve">Definition 18 (Measure zero (null set))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Let</w:delText>
        </w:r>
      </w:del>
      <w:del w:id="21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be a</w:delText>
        </w:r>
      </w:del>
      <w:del w:id="2139" w:author="PR Preview" w:date="2026-01-01T00:00:00Z">
        <w:r>
          <w:delText xml:space="preserve"> </w:delText>
        </w:r>
      </w:del>
      <w:hyperlink w:anchor="def-measure-space">
        <w:del w:id="214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141" w:author="PR Preview" w:date="2026-01-01T00:00:00Z">
        <w:r>
          <w:delText xml:space="preserve">.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A set</w:delText>
        </w:r>
      </w:del>
      <w:del w:id="21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has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rPr>
            <w:b/>
            <w:bCs/>
          </w:rPr>
          <w:delText xml:space="preserve">measure zero</w:delText>
        </w:r>
      </w:del>
      <w:del w:id="2149" w:author="PR Preview" w:date="2026-01-01T00:00:00Z">
        <w:r>
          <w:delText xml:space="preserve"> </w:delText>
        </w:r>
      </w:del>
      <w:del w:id="2150" w:author="PR Preview" w:date="2026-01-01T00:00:00Z">
        <w:r>
          <w:delText xml:space="preserve">[14]</w:delText>
        </w:r>
      </w:del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(also called a</w:delText>
        </w:r>
      </w:del>
      <w:del w:id="2153" w:author="PR Preview" w:date="2026-01-01T00:00:00Z">
        <w:r>
          <w:delText xml:space="preserve"> </w:delText>
        </w:r>
      </w:del>
      <w:del w:id="2154" w:author="PR Preview" w:date="2026-01-01T00:00:00Z">
        <w:r>
          <w:rPr>
            <w:b/>
            <w:bCs/>
          </w:rPr>
          <w:delText xml:space="preserve">null set</w:delText>
        </w:r>
      </w:del>
      <w:del w:id="2155" w:author="PR Preview" w:date="2026-01-01T00:00:00Z">
        <w:r>
          <w:delText xml:space="preserve"> </w:delText>
        </w:r>
      </w:del>
      <w:del w:id="2156" w:author="PR Preview" w:date="2026-01-01T00:00:00Z">
        <w:r>
          <w:delText xml:space="preserve">for</w:delText>
        </w:r>
      </w:del>
      <w:del w:id="2157" w:author="PR Preview" w:date="2026-01-01T00:00:00Z">
        <w:r>
          <w:delText xml:space="preserve"> </w:delText>
        </w:r>
      </w:del>
      <m:oMath>
        <m:r>
          <m:t>μ</m:t>
        </m:r>
      </m:oMath>
      <w:del w:id="2158" w:author="PR Preview" w:date="2026-01-01T00:00:00Z">
        <w:r>
          <w:delText xml:space="preserve">)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if</w:delText>
        </w:r>
      </w:del>
      <w:del w:id="216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162" w:author="PR Preview" w:date="2026-01-01T00:00:00Z">
        <w:r>
          <w:delText xml:space="preserve">.</w:delText>
        </w:r>
      </w:del>
    </w:p>
    <w:p>
      <w:pPr>
        <w:pStyle w:val="BodyText"/>
      </w:pPr>
      <w:del w:id="2163" w:author="PR Preview" w:date="2026-01-01T00:00:00Z">
        <w:r>
          <w:rPr>
            <w:b/>
            <w:bCs/>
          </w:rPr>
          <w:delText xml:space="preserve">Example 21 (Sets of measure zero)</w:delText>
        </w:r>
      </w:del>
      <w:del w:id="2164" w:author="PR Preview" w:date="2026-01-01T00:00:00Z">
        <w:r>
          <w:delText xml:space="preserve"> </w:delText>
        </w:r>
      </w:del>
      <w:del w:id="2165" w:author="PR Preview" w:date="2026-01-01T00:00:00Z">
        <w:r>
          <w:delText xml:space="preserve"> </w:delText>
        </w:r>
      </w:del>
    </w:p>
    <w:p>
      <w:pPr>
        <w:pStyle w:val="FirstParagraph"/>
      </w:pPr>
      <w:ins w:id="2166" w:author="PR Preview" w:date="2026-01-01T00:00:00Z">
        <w:r>
          <w:rPr>
            <w:i/>
            <w:iCs/>
          </w:rPr>
          <w:t xml:space="preserve">Remark 7</w:t>
        </w:r>
      </w:ins>
      <w:ins w:id="2167" w:author="PR Preview" w:date="2026-01-01T00:00:00Z">
        <w:r>
          <w:t xml:space="preserve"> (Measures generalize size). </w:t>
        </w:r>
      </w:ins>
      <w:ins w:id="2168" w:author="PR Preview" w:date="2026-01-01T00:00:00Z">
        <w:r>
          <w:t xml:space="preserve">A</w:t>
        </w:r>
      </w:ins>
      <w:ins w:id="2169" w:author="PR Preview" w:date="2026-01-01T00:00:00Z">
        <w:r>
          <w:t xml:space="preserve"> </w:t>
        </w:r>
      </w:ins>
      <w:hyperlink w:anchor="def-measure">
        <w:ins w:id="217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generalizes size: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it can measure how many elements a set has,</w:t>
        </w:r>
      </w:ins>
      <w:ins w:id="2175" w:author="PR Preview" w:date="2026-01-01T00:00:00Z">
        <w:r>
          <w:t xml:space="preserve"> </w:t>
        </w:r>
      </w:ins>
      <w:ins w:id="2176" w:author="PR Preview" w:date="2026-01-01T00:00:00Z">
        <w:r>
          <w:t xml:space="preserve">as in</w:t>
        </w:r>
      </w:ins>
      <w:ins w:id="2177" w:author="PR Preview" w:date="2026-01-01T00:00:00Z">
        <w:r>
          <w:t xml:space="preserve"> </w:t>
        </w:r>
      </w:ins>
      <w:hyperlink w:anchor="def-counting-measure">
        <w:ins w:id="217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179" w:author="PR Preview" w:date="2026-01-01T00:00:00Z">
        <w:r>
          <w:t xml:space="preserve">,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or how long a set of real numbers is,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as Lebesgue measure (</w:t>
        </w:r>
      </w:ins>
      <w:hyperlink w:anchor="def-lebesgue-measure">
        <w:ins w:id="218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185" w:author="PR Preview" w:date="2026-01-01T00:00:00Z">
        <w:r>
          <w:t xml:space="preserve">) does,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assigning each</w:t>
        </w:r>
      </w:ins>
      <w:ins w:id="2188" w:author="PR Preview" w:date="2026-01-01T00:00:00Z">
        <w:r>
          <w:t xml:space="preserve"> </w:t>
        </w:r>
      </w:ins>
      <w:hyperlink r:id="rId35">
        <w:ins w:id="2189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19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its length</w:t>
        </w:r>
      </w:ins>
      <w:ins w:id="219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a</m:t>
        </m:r>
      </m:oMath>
      <w:ins w:id="2194" w:author="PR Preview" w:date="2026-01-01T00:00:00Z">
        <w:r>
          <w:t xml:space="preserve">.</w:t>
        </w:r>
      </w:ins>
      <w:ins w:id="2195" w:author="PR Preview" w:date="2026-01-01T00:00:00Z">
        <w:r>
          <w:t xml:space="preserve"> </w:t>
        </w:r>
      </w:ins>
      <w:ins w:id="2196" w:author="PR Preview" w:date="2026-01-01T00:00:00Z">
        <w:r>
          <w:t xml:space="preserve">For example, the counting measure on</w:t>
        </w:r>
      </w:ins>
      <w:ins w:id="21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gives</w:t>
        </w:r>
      </w:ins>
      <w:ins w:id="220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the value</w:t>
        </w:r>
      </w:ins>
      <w:ins w:id="2203" w:author="PR Preview" w:date="2026-01-01T00:00:00Z">
        <w:r>
          <w:t xml:space="preserve"> </w:t>
        </w:r>
      </w:ins>
      <m:oMath>
        <m:r>
          <m:t>4</m:t>
        </m:r>
      </m:oMath>
      <w:ins w:id="2204" w:author="PR Preview" w:date="2026-01-01T00:00:00Z">
        <w:r>
          <w:t xml:space="preserve">,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while the Lebesgue measure of the interval</w:t>
        </w:r>
      </w:ins>
      <w:ins w:id="220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is</w:t>
        </w:r>
      </w:ins>
      <w:ins w:id="221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2211" w:author="PR Preview" w:date="2026-01-01T00:00:00Z">
        <w:r>
          <w:t xml:space="preserve">.</w:t>
        </w:r>
      </w:ins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Both can serve as the measures</w:t>
        </w:r>
      </w:ins>
      <w:ins w:id="221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and</w:t>
        </w:r>
      </w:ins>
      <w:ins w:id="221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in the</w:t>
        </w:r>
      </w:ins>
      <w:ins w:id="2220" w:author="PR Preview" w:date="2026-01-01T00:00:00Z">
        <w:r>
          <w:t xml:space="preserve"> </w:t>
        </w:r>
      </w:ins>
      <w:hyperlink r:id="rId82">
        <w:ins w:id="2221" w:author="PR Preview" w:date="2026-01-01T00:00:00Z">
          <w:r>
            <w:rPr>
              <w:rStyle w:val="Hyperlink"/>
            </w:rPr>
            <w:t xml:space="preserve">Tonelli</w:t>
          </w:r>
        </w:ins>
      </w:hyperlink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w:hyperlink r:id="rId83">
        <w:ins w:id="2225" w:author="PR Preview" w:date="2026-01-01T00:00:00Z">
          <w:r>
            <w:rPr>
              <w:rStyle w:val="Hyperlink"/>
            </w:rPr>
            <w:t xml:space="preserve">Fubini</w:t>
          </w:r>
        </w:ins>
      </w:hyperlink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theorems.</w:t>
        </w:r>
      </w:ins>
    </w:p>
    <w:bookmarkEnd w:id="84"/>
    <w:bookmarkStart w:id="85" w:name="def-measure-zero"/>
    <w:p>
      <w:pPr>
        <w:pStyle w:val="BodyText"/>
      </w:pPr>
      <w:ins w:id="2228" w:author="PR Preview" w:date="2026-01-01T00:00:00Z">
        <w:r>
          <w:rPr>
            <w:b/>
            <w:bCs/>
          </w:rPr>
          <w:t xml:space="preserve">Definition 14 (Measure zero (null set))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Let</w:t>
        </w:r>
      </w:ins>
      <w:ins w:id="22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be a</w:t>
        </w:r>
      </w:ins>
      <w:ins w:id="2234" w:author="PR Preview" w:date="2026-01-01T00:00:00Z">
        <w:r>
          <w:t xml:space="preserve"> </w:t>
        </w:r>
      </w:ins>
      <w:hyperlink w:anchor="def-measure-space">
        <w:ins w:id="223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236" w:author="PR Preview" w:date="2026-01-01T00:00:00Z">
        <w:r>
          <w:t xml:space="preserve">.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A set</w:t>
        </w:r>
      </w:ins>
      <w:ins w:id="22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has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rPr>
            <w:b/>
            <w:bCs/>
          </w:rPr>
          <w:t xml:space="preserve">measure zero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[10]</w:t>
        </w:r>
      </w:ins>
      <w:ins w:id="2246" w:author="PR Preview" w:date="2026-01-01T00:00:00Z">
        <w:r>
          <w:t xml:space="preserve"> </w:t>
        </w:r>
      </w:ins>
      <w:ins w:id="2247" w:author="PR Preview" w:date="2026-01-01T00:00:00Z">
        <w:r>
          <w:t xml:space="preserve">(also called a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rPr>
            <w:b/>
            <w:bCs/>
          </w:rPr>
          <w:t xml:space="preserve">null set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for</w:t>
        </w:r>
      </w:ins>
      <w:ins w:id="2252" w:author="PR Preview" w:date="2026-01-01T00:00:00Z">
        <w:r>
          <w:t xml:space="preserve"> </w:t>
        </w:r>
      </w:ins>
      <m:oMath>
        <m:r>
          <m:t>μ</m:t>
        </m:r>
      </m:oMath>
      <w:ins w:id="2253" w:author="PR Preview" w:date="2026-01-01T00:00:00Z">
        <w:r>
          <w:t xml:space="preserve">)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if</w:t>
        </w:r>
      </w:ins>
      <w:ins w:id="225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57" w:author="PR Preview" w:date="2026-01-01T00:00:00Z">
        <w:r>
          <w:t xml:space="preserve">.</w:t>
        </w:r>
      </w:ins>
    </w:p>
    <w:bookmarkEnd w:id="85"/>
    <w:bookmarkStart w:id="86" w:name="exm-measure-zero"/>
    <w:p>
      <w:pPr>
        <w:pStyle w:val="BodyText"/>
      </w:pPr>
      <w:ins w:id="2258" w:author="PR Preview" w:date="2026-01-01T00:00:00Z">
        <w:r>
          <w:rPr>
            <w:b/>
            <w:bCs/>
          </w:rPr>
          <w:t xml:space="preserve">Example 18 (Sets of measure zero)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del w:id="2261" w:author="PR Preview" w:date="2026-01-01T00:00:00Z">
        <w:r>
          <w:delText xml:space="preserve">For Lebesgue measure,</w:delText>
        </w:r>
      </w:del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every single point</w:delText>
        </w:r>
      </w:del>
      <w:del w:id="22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and the integers</w:delText>
        </w:r>
      </w:del>
      <w:del w:id="226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Z</m:t>
        </m:r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have measure zero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(</w:delText>
        </w:r>
      </w:del>
      <w:hyperlink w:anchor="exm-lebesgue-measure">
        <w:del w:id="2272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273" w:author="PR Preview" w:date="2026-01-01T00:00:00Z">
        <w:r>
          <w:delText xml:space="preserve">),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although neither set is empty.</w:delText>
        </w:r>
      </w:del>
    </w:p>
    <w:p>
      <w:pPr>
        <w:pStyle w:val="FirstParagraph"/>
      </w:pPr>
      <w:del w:id="2276" w:author="PR Preview" w:date="2026-01-01T00:00:00Z">
        <w:r>
          <w:rPr>
            <w:b/>
            <w:bCs/>
          </w:rPr>
          <w:delText xml:space="preserve">Definition 19 (Almost everywhere (</w:delText>
        </w:r>
      </w:del>
      <m:oMath>
        <m:r>
          <m:t>μ</m:t>
        </m:r>
      </m:oMath>
      <w:del w:id="2277" w:author="PR Preview" w:date="2026-01-01T00:00:00Z">
        <w:r>
          <w:rPr>
            <w:b/>
            <w:bCs/>
          </w:rPr>
          <w:delText xml:space="preserve">-almost everywhere,</w:delText>
        </w:r>
      </w:del>
      <w:del w:id="2278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2279" w:author="PR Preview" w:date="2026-01-01T00:00:00Z">
        <w:r>
          <w:rPr>
            <w:b/>
            <w:bCs/>
          </w:rPr>
          <w:delText xml:space="preserve">-a.e.))</w:delText>
        </w:r>
      </w:del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Let</w:delText>
        </w:r>
      </w:del>
      <w:del w:id="22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be a</w:delText>
        </w:r>
      </w:del>
      <w:del w:id="2285" w:author="PR Preview" w:date="2026-01-01T00:00:00Z">
        <w:r>
          <w:delText xml:space="preserve"> </w:delText>
        </w:r>
      </w:del>
      <w:hyperlink w:anchor="def-measure-space">
        <w:del w:id="228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287" w:author="PR Preview" w:date="2026-01-01T00:00:00Z">
        <w:r>
          <w:delText xml:space="preserve">.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A statement about the elements of</w:delText>
        </w:r>
      </w:del>
      <w:del w:id="2290" w:author="PR Preview" w:date="2026-01-01T00:00:00Z">
        <w:r>
          <w:delText xml:space="preserve"> </w:delText>
        </w:r>
      </w:del>
      <m:oMath>
        <m:r>
          <m:t>S</m:t>
        </m:r>
      </m:oMath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holds</w:delText>
        </w:r>
      </w:del>
      <w:del w:id="2293" w:author="PR Preview" w:date="2026-01-01T00:00:00Z">
        <w:r>
          <w:delText xml:space="preserve"> </w:delText>
        </w:r>
      </w:del>
      <m:oMath>
        <m:r>
          <m:t>μ</m:t>
        </m:r>
      </m:oMath>
      <w:del w:id="2294" w:author="PR Preview" w:date="2026-01-01T00:00:00Z">
        <w:r>
          <w:rPr>
            <w:b/>
            <w:bCs/>
          </w:rPr>
          <w:delText xml:space="preserve">-almost everywhere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(written</w:delText>
        </w:r>
      </w:del>
      <w:del w:id="2297" w:author="PR Preview" w:date="2026-01-01T00:00:00Z">
        <w:r>
          <w:delText xml:space="preserve"> </w:delText>
        </w:r>
      </w:del>
      <m:oMath>
        <m:r>
          <m:t>μ</m:t>
        </m:r>
      </m:oMath>
      <w:del w:id="2298" w:author="PR Preview" w:date="2026-01-01T00:00:00Z">
        <w:r>
          <w:rPr>
            <w:b/>
            <w:bCs/>
          </w:rPr>
          <w:delText xml:space="preserve">-a.e.</w:delText>
        </w:r>
      </w:del>
      <w:del w:id="2299" w:author="PR Preview" w:date="2026-01-01T00:00:00Z">
        <w:r>
          <w:delText xml:space="preserve">,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or</w:delText>
        </w:r>
      </w:del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rPr>
            <w:b/>
            <w:bCs/>
          </w:rPr>
          <w:delText xml:space="preserve">almost everywhere</w:delText>
        </w:r>
      </w:del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when</w:delText>
        </w:r>
      </w:del>
      <w:del w:id="2306" w:author="PR Preview" w:date="2026-01-01T00:00:00Z">
        <w:r>
          <w:delText xml:space="preserve"> </w:delText>
        </w:r>
      </w:del>
      <m:oMath>
        <m:r>
          <m:t>μ</m:t>
        </m:r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is clear from context)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[15]</w:delText>
        </w:r>
      </w:del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if the set of elements for which it fails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is a</w:delText>
        </w:r>
      </w:del>
      <w:del w:id="2315" w:author="PR Preview" w:date="2026-01-01T00:00:00Z">
        <w:r>
          <w:delText xml:space="preserve"> </w:delText>
        </w:r>
      </w:del>
      <w:hyperlink r:id="rId13">
        <w:del w:id="2316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of a set of</w:delText>
        </w:r>
      </w:del>
      <w:del w:id="2319" w:author="PR Preview" w:date="2026-01-01T00:00:00Z">
        <w:r>
          <w:delText xml:space="preserve"> </w:delText>
        </w:r>
      </w:del>
      <w:hyperlink w:anchor="def-measure-zero">
        <w:del w:id="2320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2321" w:author="PR Preview" w:date="2026-01-01T00:00:00Z">
        <w:r>
          <w:delText xml:space="preserve">.</w:delText>
        </w:r>
      </w:del>
    </w:p>
    <w:p>
      <w:pPr>
        <w:pStyle w:val="BodyText"/>
      </w:pPr>
      <w:del w:id="2322" w:author="PR Preview" w:date="2026-01-01T00:00:00Z">
        <w:r>
          <w:rPr>
            <w:b/>
            <w:bCs/>
          </w:rPr>
          <w:delText xml:space="preserve">Example 22 (Non-negative except on the integers)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Let</w:delText>
        </w:r>
      </w:del>
      <w:del w:id="232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with</w:delText>
        </w:r>
      </w:del>
      <w:del w:id="232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when</w:delText>
        </w:r>
      </w:del>
      <w:del w:id="2331" w:author="PR Preview" w:date="2026-01-01T00:00:00Z">
        <w:r>
          <w:delText xml:space="preserve"> </w:delText>
        </w:r>
      </w:del>
      <m:oMath>
        <m:r>
          <m:t>x</m:t>
        </m:r>
      </m:oMath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is an integer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and</w:delText>
        </w:r>
      </w:del>
      <w:del w:id="233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otherwise.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The statement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“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2343" w:author="PR Preview" w:date="2026-01-01T00:00:00Z">
        <w:r>
          <w:delText xml:space="preserve">”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fails exactly for</w:delText>
        </w:r>
      </w:del>
      <w:del w:id="234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del w:id="2347" w:author="PR Preview" w:date="2026-01-01T00:00:00Z">
        <w:r>
          <w:delText xml:space="preserve">,</w:delText>
        </w:r>
      </w:del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and</w:delText>
        </w:r>
      </w:del>
      <w:del w:id="235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delText xml:space="preserve">(</w:delText>
        </w:r>
      </w:del>
      <w:hyperlink w:anchor="exm-lebesgue-measure">
        <w:del w:id="2353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354" w:author="PR Preview" w:date="2026-01-01T00:00:00Z">
        <w:r>
          <w:delText xml:space="preserve">),</w:delText>
        </w:r>
      </w:del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so</w:delText>
        </w:r>
      </w:del>
      <w:del w:id="235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≥</m:t>
        </m:r>
        <m:r>
          <m:t>0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holds</w:delText>
        </w:r>
      </w:del>
      <w:del w:id="2360" w:author="PR Preview" w:date="2026-01-01T00:00:00Z">
        <w:r>
          <w:delText xml:space="preserve"> </w:delText>
        </w:r>
      </w:del>
      <m:oMath>
        <m:r>
          <m:t>λ</m:t>
        </m:r>
      </m:oMath>
      <w:del w:id="2361" w:author="PR Preview" w:date="2026-01-01T00:00:00Z">
        <w:r>
          <w:delText xml:space="preserve">-almost everywhere,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though not everywhere.</w:delText>
        </w:r>
      </w:del>
    </w:p>
    <w:p>
      <w:pPr>
        <w:pStyle w:val="BodyText"/>
      </w:pPr>
      <w:del w:id="2364" w:author="PR Preview" w:date="2026-01-01T00:00:00Z">
        <w:r>
          <w:delText xml:space="preserve">For a counting measure, only</w:delText>
        </w:r>
      </w:del>
      <w:del w:id="2365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2366" w:author="PR Preview" w:date="2026-01-01T00:00:00Z">
        <w:r>
          <w:delText xml:space="preserve"> </w:delText>
        </w:r>
      </w:del>
      <w:del w:id="2367" w:author="PR Preview" w:date="2026-01-01T00:00:00Z">
        <w:r>
          <w:delText xml:space="preserve">has measure zero (</w:delText>
        </w:r>
      </w:del>
      <w:hyperlink w:anchor="exm-measure-zero">
        <w:del w:id="236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369" w:author="PR Preview" w:date="2026-01-01T00:00:00Z">
        <w:r>
          <w:delText xml:space="preserve">),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so a statement holds almost everywhere only if it holds everywhere.</w:delText>
        </w:r>
      </w:del>
    </w:p>
    <w:p>
      <w:pPr>
        <w:pStyle w:val="BodyText"/>
      </w:pPr>
      <w:del w:id="2372" w:author="PR Preview" w:date="2026-01-01T00:00:00Z">
        <w:r>
          <w:rPr>
            <w:b/>
            <w:bCs/>
          </w:rPr>
          <w:delText xml:space="preserve">Definition 20 (Finite measure)</w:delText>
        </w:r>
      </w:del>
      <w:del w:id="2373" w:author="PR Preview" w:date="2026-01-01T00:00:00Z">
        <w:r>
          <w:delText xml:space="preserve"> </w:delText>
        </w:r>
      </w:del>
      <w:del w:id="2374" w:author="PR Preview" w:date="2026-01-01T00:00:00Z">
        <w:r>
          <w:delText xml:space="preserve">Let</w:delText>
        </w:r>
      </w:del>
      <w:del w:id="23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be a</w:delText>
        </w:r>
      </w:del>
      <w:del w:id="2378" w:author="PR Preview" w:date="2026-01-01T00:00:00Z">
        <w:r>
          <w:delText xml:space="preserve"> </w:delText>
        </w:r>
      </w:del>
      <w:hyperlink w:anchor="def-measure-space">
        <w:del w:id="237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380" w:author="PR Preview" w:date="2026-01-01T00:00:00Z">
        <w:r>
          <w:delText xml:space="preserve">.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The measure</w:delText>
        </w:r>
      </w:del>
      <w:del w:id="2383" w:author="PR Preview" w:date="2026-01-01T00:00:00Z">
        <w:r>
          <w:delText xml:space="preserve"> </w:delText>
        </w:r>
      </w:del>
      <m:oMath>
        <m:r>
          <m:t>μ</m:t>
        </m:r>
      </m:oMath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is</w:delText>
        </w:r>
      </w:del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rPr>
            <w:b/>
            <w:bCs/>
          </w:rPr>
          <w:delText xml:space="preserve">finite</w:delText>
        </w:r>
      </w:del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if</w:delText>
        </w:r>
      </w:del>
      <w:del w:id="2390" w:author="PR Preview" w:date="2026-01-01T00:00:00Z">
        <w:r>
          <w:delText xml:space="preserve"> </w:delText>
        </w:r>
      </w:del>
      <w:del w:id="2391" w:author="PR Preview" w:date="2026-01-01T00:00:00Z">
        <w:r>
          <w:delText xml:space="preserve">[16]</w:delText>
        </w:r>
      </w:del>
      <w:del w:id="239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393" w:author="PR Preview" w:date="2026-01-01T00:00:00Z">
        <w:r>
          <w:delText xml:space="preserve">.</w:delText>
        </w:r>
      </w:del>
    </w:p>
    <w:p>
      <w:pPr>
        <w:pStyle w:val="BodyText"/>
      </w:pPr>
      <w:del w:id="2394" w:author="PR Preview" w:date="2026-01-01T00:00:00Z">
        <w:r>
          <w:rPr>
            <w:b/>
            <w:bCs/>
          </w:rPr>
          <w:delText xml:space="preserve">Definition 21 (</w:delText>
        </w:r>
      </w:del>
      <m:oMath>
        <m:r>
          <m:t>σ</m:t>
        </m:r>
      </m:oMath>
      <w:del w:id="2395" w:author="PR Preview" w:date="2026-01-01T00:00:00Z">
        <w:r>
          <w:rPr>
            <w:b/>
            <w:bCs/>
          </w:rPr>
          <w:delText xml:space="preserve">-finite measure)</w:delText>
        </w:r>
      </w:del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Let</w:delText>
        </w:r>
      </w:del>
      <w:del w:id="23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be a</w:delText>
        </w:r>
      </w:del>
      <w:del w:id="2401" w:author="PR Preview" w:date="2026-01-01T00:00:00Z">
        <w:r>
          <w:delText xml:space="preserve"> </w:delText>
        </w:r>
      </w:del>
      <w:hyperlink w:anchor="def-measure-space">
        <w:del w:id="240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403" w:author="PR Preview" w:date="2026-01-01T00:00:00Z">
        <w:r>
          <w:delText xml:space="preserve">.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The measure</w:delText>
        </w:r>
      </w:del>
      <w:del w:id="2406" w:author="PR Preview" w:date="2026-01-01T00:00:00Z">
        <w:r>
          <w:delText xml:space="preserve"> </w:delText>
        </w:r>
      </w:del>
      <m:oMath>
        <m:r>
          <m:t>μ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is</w:delText>
        </w:r>
      </w:del>
      <w:del w:id="2409" w:author="PR Preview" w:date="2026-01-01T00:00:00Z">
        <w:r>
          <w:delText xml:space="preserve"> </w:delText>
        </w:r>
      </w:del>
      <m:oMath>
        <m:r>
          <m:t>σ</m:t>
        </m:r>
      </m:oMath>
      <w:del w:id="2410" w:author="PR Preview" w:date="2026-01-01T00:00:00Z">
        <w:r>
          <w:rPr>
            <w:b/>
            <w:bCs/>
          </w:rPr>
          <w:delText xml:space="preserve">-finite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[17]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if</w:delText>
        </w:r>
      </w:del>
      <w:del w:id="2415" w:author="PR Preview" w:date="2026-01-01T00:00:00Z">
        <w:r>
          <w:delText xml:space="preserve"> </w:delText>
        </w:r>
      </w:del>
      <m:oMath>
        <m:r>
          <m:t>S</m:t>
        </m:r>
      </m:oMath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is the union</w:delText>
        </w:r>
      </w:del>
      <w:del w:id="241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of a sequence of sets</w:delText>
        </w:r>
      </w:del>
      <w:del w:id="242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422" w:author="PR Preview" w:date="2026-01-01T00:00:00Z">
        <w:r>
          <w:delText xml:space="preserve"> </w:delText>
        </w:r>
      </w:del>
      <w:del w:id="2423" w:author="PR Preview" w:date="2026-01-01T00:00:00Z">
        <w:r>
          <w:delText xml:space="preserve">in</w:delText>
        </w:r>
      </w:del>
      <w:del w:id="24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425" w:author="PR Preview" w:date="2026-01-01T00:00:00Z">
        <w:r>
          <w:delText xml:space="preserve"> </w:delText>
        </w:r>
      </w:del>
      <w:del w:id="2426" w:author="PR Preview" w:date="2026-01-01T00:00:00Z">
        <w:r>
          <w:delText xml:space="preserve">with</w:delText>
        </w:r>
      </w:del>
      <w:del w:id="242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for every</w:delText>
        </w:r>
      </w:del>
      <w:del w:id="2430" w:author="PR Preview" w:date="2026-01-01T00:00:00Z">
        <w:r>
          <w:delText xml:space="preserve"> </w:delText>
        </w:r>
      </w:del>
      <m:oMath>
        <m:r>
          <m:t>i</m:t>
        </m:r>
      </m:oMath>
      <w:del w:id="2431" w:author="PR Preview" w:date="2026-01-01T00:00:00Z">
        <w:r>
          <w:delText xml:space="preserve">.</w:delText>
        </w:r>
      </w:del>
    </w:p>
    <w:p>
      <w:pPr>
        <w:pStyle w:val="BodyText"/>
      </w:pPr>
      <w:del w:id="2432" w:author="PR Preview" w:date="2026-01-01T00:00:00Z">
        <w:r>
          <w:rPr>
            <w:b/>
            <w:bCs/>
          </w:rPr>
          <w:delText xml:space="preserve">Example 23 (Finite and</w:delText>
        </w:r>
      </w:del>
      <w:del w:id="2433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434" w:author="PR Preview" w:date="2026-01-01T00:00:00Z">
        <w:r>
          <w:rPr>
            <w:b/>
            <w:bCs/>
          </w:rPr>
          <w:delText xml:space="preserve">-finite measures)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9"/>
        </w:numPr>
      </w:pPr>
      <w:ins w:id="2437" w:author="PR Preview" w:date="2026-01-01T00:00:00Z">
        <w:r>
          <w:t xml:space="preserve">For Lebesgue measure,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every single point</w:t>
        </w:r>
      </w:ins>
      <w:ins w:id="24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and the integers</w:t>
        </w:r>
      </w:ins>
      <w:ins w:id="244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have measure zero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(</w:t>
        </w:r>
      </w:ins>
      <w:hyperlink w:anchor="exm-lebesgue-measure">
        <w:ins w:id="244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449" w:author="PR Preview" w:date="2026-01-01T00:00:00Z">
        <w:r>
          <w:t xml:space="preserve">),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although neither set is empty.</w:t>
        </w:r>
      </w:ins>
    </w:p>
    <w:bookmarkEnd w:id="86"/>
    <w:bookmarkStart w:id="87" w:name="def-almost-everywhere"/>
    <w:p>
      <w:pPr>
        <w:pStyle w:val="FirstParagraph"/>
      </w:pPr>
      <w:ins w:id="2452" w:author="PR Preview" w:date="2026-01-01T00:00:00Z">
        <w:r>
          <w:rPr>
            <w:b/>
            <w:bCs/>
          </w:rPr>
          <w:t xml:space="preserve">Definition 15 (Almost everywhere (</w:t>
        </w:r>
      </w:ins>
      <m:oMath>
        <m:r>
          <m:t>μ</m:t>
        </m:r>
      </m:oMath>
      <w:ins w:id="2453" w:author="PR Preview" w:date="2026-01-01T00:00:00Z">
        <w:r>
          <w:rPr>
            <w:b/>
            <w:bCs/>
          </w:rPr>
          <w:t xml:space="preserve">-almost everywhere,</w:t>
        </w:r>
      </w:ins>
      <w:ins w:id="2454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2455" w:author="PR Preview" w:date="2026-01-01T00:00:00Z">
        <w:r>
          <w:rPr>
            <w:b/>
            <w:bCs/>
          </w:rPr>
          <w:t xml:space="preserve">-a.e.))</w:t>
        </w:r>
      </w:ins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Let</w:t>
        </w:r>
      </w:ins>
      <w:ins w:id="24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be a</w:t>
        </w:r>
      </w:ins>
      <w:ins w:id="2461" w:author="PR Preview" w:date="2026-01-01T00:00:00Z">
        <w:r>
          <w:t xml:space="preserve"> </w:t>
        </w:r>
      </w:ins>
      <w:hyperlink w:anchor="def-measure-space">
        <w:ins w:id="246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463" w:author="PR Preview" w:date="2026-01-01T00:00:00Z">
        <w:r>
          <w:t xml:space="preserve">.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A statement about the elements of</w:t>
        </w:r>
      </w:ins>
      <w:ins w:id="2466" w:author="PR Preview" w:date="2026-01-01T00:00:00Z">
        <w:r>
          <w:t xml:space="preserve"> </w:t>
        </w:r>
      </w:ins>
      <m:oMath>
        <m:r>
          <m:t>S</m:t>
        </m:r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holds</w:t>
        </w:r>
      </w:ins>
      <w:ins w:id="2469" w:author="PR Preview" w:date="2026-01-01T00:00:00Z">
        <w:r>
          <w:t xml:space="preserve"> </w:t>
        </w:r>
      </w:ins>
      <m:oMath>
        <m:r>
          <m:t>μ</m:t>
        </m:r>
      </m:oMath>
      <w:ins w:id="2470" w:author="PR Preview" w:date="2026-01-01T00:00:00Z">
        <w:r>
          <w:rPr>
            <w:b/>
            <w:bCs/>
          </w:rPr>
          <w:t xml:space="preserve">-almost everywhere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(written</w:t>
        </w:r>
      </w:ins>
      <w:ins w:id="2473" w:author="PR Preview" w:date="2026-01-01T00:00:00Z">
        <w:r>
          <w:t xml:space="preserve"> </w:t>
        </w:r>
      </w:ins>
      <m:oMath>
        <m:r>
          <m:t>μ</m:t>
        </m:r>
      </m:oMath>
      <w:ins w:id="2474" w:author="PR Preview" w:date="2026-01-01T00:00:00Z">
        <w:r>
          <w:rPr>
            <w:b/>
            <w:bCs/>
          </w:rPr>
          <w:t xml:space="preserve">-a.e.</w:t>
        </w:r>
      </w:ins>
      <w:ins w:id="2475" w:author="PR Preview" w:date="2026-01-01T00:00:00Z">
        <w:r>
          <w:t xml:space="preserve">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or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rPr>
            <w:b/>
            <w:bCs/>
          </w:rPr>
          <w:t xml:space="preserve">almost everywhere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when</w:t>
        </w:r>
      </w:ins>
      <w:ins w:id="2482" w:author="PR Preview" w:date="2026-01-01T00:00:00Z">
        <w:r>
          <w:t xml:space="preserve"> </w:t>
        </w:r>
      </w:ins>
      <m:oMath>
        <m:r>
          <m:t>μ</m:t>
        </m:r>
      </m:oMath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is clear from context)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[11]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if the set of elements for which it fails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is a</w:t>
        </w:r>
      </w:ins>
      <w:ins w:id="2491" w:author="PR Preview" w:date="2026-01-01T00:00:00Z">
        <w:r>
          <w:t xml:space="preserve"> </w:t>
        </w:r>
      </w:ins>
      <w:hyperlink r:id="rId13">
        <w:ins w:id="2492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493" w:author="PR Preview" w:date="2026-01-01T00:00:00Z">
        <w:r>
          <w:t xml:space="preserve"> </w:t>
        </w:r>
      </w:ins>
      <w:ins w:id="2494" w:author="PR Preview" w:date="2026-01-01T00:00:00Z">
        <w:r>
          <w:t xml:space="preserve">of a set of</w:t>
        </w:r>
      </w:ins>
      <w:ins w:id="2495" w:author="PR Preview" w:date="2026-01-01T00:00:00Z">
        <w:r>
          <w:t xml:space="preserve"> </w:t>
        </w:r>
      </w:ins>
      <w:hyperlink w:anchor="def-measure-zero">
        <w:ins w:id="2496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2497" w:author="PR Preview" w:date="2026-01-01T00:00:00Z">
        <w:r>
          <w:t xml:space="preserve">.</w:t>
        </w:r>
      </w:ins>
    </w:p>
    <w:bookmarkEnd w:id="87"/>
    <w:bookmarkStart w:id="88" w:name="exm-almost-everywhere"/>
    <w:p>
      <w:pPr>
        <w:pStyle w:val="BodyText"/>
      </w:pPr>
      <w:ins w:id="2498" w:author="PR Preview" w:date="2026-01-01T00:00:00Z">
        <w:r>
          <w:rPr>
            <w:b/>
            <w:bCs/>
          </w:rPr>
          <w:t xml:space="preserve">Example 19 (Non-negative except on the integers)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Let</w:t>
        </w:r>
      </w:ins>
      <w:ins w:id="250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with</w:t>
        </w:r>
      </w:ins>
      <w:ins w:id="250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when</w:t>
        </w:r>
      </w:ins>
      <w:ins w:id="2507" w:author="PR Preview" w:date="2026-01-01T00:00:00Z">
        <w:r>
          <w:t xml:space="preserve"> </w:t>
        </w:r>
      </w:ins>
      <m:oMath>
        <m:r>
          <m:t>x</m:t>
        </m:r>
      </m:oMath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is an integer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and</w:t>
        </w:r>
      </w:ins>
      <w:ins w:id="25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otherwise.</w:t>
        </w:r>
      </w:ins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The statement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“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519" w:author="PR Preview" w:date="2026-01-01T00:00:00Z">
        <w:r>
          <w:t xml:space="preserve">”</w:t>
        </w:r>
      </w:ins>
      <w:ins w:id="2520" w:author="PR Preview" w:date="2026-01-01T00:00:00Z">
        <w:r>
          <w:t xml:space="preserve"> </w:t>
        </w:r>
      </w:ins>
      <w:ins w:id="2521" w:author="PR Preview" w:date="2026-01-01T00:00:00Z">
        <w:r>
          <w:t xml:space="preserve">fails exactly for</w:t>
        </w:r>
      </w:ins>
      <w:ins w:id="252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ins w:id="2523" w:author="PR Preview" w:date="2026-01-01T00:00:00Z">
        <w:r>
          <w:t xml:space="preserve">,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and</w:t>
        </w:r>
      </w:ins>
      <w:ins w:id="252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527" w:author="PR Preview" w:date="2026-01-01T00:00:00Z">
        <w:r>
          <w:t xml:space="preserve"> </w:t>
        </w:r>
      </w:ins>
      <w:ins w:id="2528" w:author="PR Preview" w:date="2026-01-01T00:00:00Z">
        <w:r>
          <w:t xml:space="preserve">(</w:t>
        </w:r>
      </w:ins>
      <w:hyperlink w:anchor="exm-lebesgue-measure">
        <w:ins w:id="2529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530" w:author="PR Preview" w:date="2026-01-01T00:00:00Z">
        <w:r>
          <w:t xml:space="preserve">),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so</w:t>
        </w:r>
      </w:ins>
      <w:ins w:id="253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≥</m:t>
        </m:r>
        <m:r>
          <m:t>0</m:t>
        </m:r>
      </m:oMath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holds</w:t>
        </w:r>
      </w:ins>
      <w:ins w:id="2536" w:author="PR Preview" w:date="2026-01-01T00:00:00Z">
        <w:r>
          <w:t xml:space="preserve"> </w:t>
        </w:r>
      </w:ins>
      <m:oMath>
        <m:r>
          <m:t>λ</m:t>
        </m:r>
      </m:oMath>
      <w:ins w:id="2537" w:author="PR Preview" w:date="2026-01-01T00:00:00Z">
        <w:r>
          <w:t xml:space="preserve">-almost everywhere,</w:t>
        </w:r>
      </w:ins>
      <w:ins w:id="2538" w:author="PR Preview" w:date="2026-01-01T00:00:00Z">
        <w:r>
          <w:t xml:space="preserve"> </w:t>
        </w:r>
      </w:ins>
      <w:ins w:id="2539" w:author="PR Preview" w:date="2026-01-01T00:00:00Z">
        <w:r>
          <w:t xml:space="preserve">though not everywhere.</w:t>
        </w:r>
      </w:ins>
    </w:p>
    <w:p>
      <w:pPr>
        <w:pStyle w:val="BodyText"/>
      </w:pPr>
      <w:ins w:id="2540" w:author="PR Preview" w:date="2026-01-01T00:00:00Z">
        <w:r>
          <w:t xml:space="preserve">For a counting measure, only</w:t>
        </w:r>
      </w:ins>
      <w:ins w:id="254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has measure zero (</w:t>
        </w:r>
      </w:ins>
      <w:hyperlink w:anchor="exm-measure-zero">
        <w:ins w:id="2544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545" w:author="PR Preview" w:date="2026-01-01T00:00:00Z">
        <w:r>
          <w:t xml:space="preserve">),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so a statement holds almost everywhere only if it holds everywhere.</w:t>
        </w:r>
      </w:ins>
    </w:p>
    <w:bookmarkEnd w:id="88"/>
    <w:bookmarkStart w:id="89" w:name="def-finite-measure"/>
    <w:p>
      <w:pPr>
        <w:pStyle w:val="BodyText"/>
      </w:pPr>
      <w:ins w:id="2548" w:author="PR Preview" w:date="2026-01-01T00:00:00Z">
        <w:r>
          <w:rPr>
            <w:b/>
            <w:bCs/>
          </w:rPr>
          <w:t xml:space="preserve">Definition 16 (Finite measure)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Let</w:t>
        </w:r>
      </w:ins>
      <w:ins w:id="25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be a</w:t>
        </w:r>
      </w:ins>
      <w:ins w:id="2554" w:author="PR Preview" w:date="2026-01-01T00:00:00Z">
        <w:r>
          <w:t xml:space="preserve"> </w:t>
        </w:r>
      </w:ins>
      <w:hyperlink w:anchor="def-measure-space">
        <w:ins w:id="255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556" w:author="PR Preview" w:date="2026-01-01T00:00:00Z">
        <w:r>
          <w:t xml:space="preserve">.</w:t>
        </w:r>
      </w:ins>
      <w:ins w:id="2557" w:author="PR Preview" w:date="2026-01-01T00:00:00Z">
        <w:r>
          <w:t xml:space="preserve"> </w:t>
        </w:r>
      </w:ins>
      <w:ins w:id="2558" w:author="PR Preview" w:date="2026-01-01T00:00:00Z">
        <w:r>
          <w:t xml:space="preserve">The measure</w:t>
        </w:r>
      </w:ins>
      <w:ins w:id="2559" w:author="PR Preview" w:date="2026-01-01T00:00:00Z">
        <w:r>
          <w:t xml:space="preserve"> </w:t>
        </w:r>
      </w:ins>
      <m:oMath>
        <m:r>
          <m:t>μ</m:t>
        </m:r>
      </m:oMath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is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rPr>
            <w:b/>
            <w:bCs/>
          </w:rPr>
          <w:t xml:space="preserve">finite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if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[12]</w:t>
        </w:r>
      </w:ins>
      <w:ins w:id="256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569" w:author="PR Preview" w:date="2026-01-01T00:00:00Z">
        <w:r>
          <w:t xml:space="preserve">.</w:t>
        </w:r>
      </w:ins>
    </w:p>
    <w:bookmarkEnd w:id="89"/>
    <w:bookmarkStart w:id="90" w:name="def-sigma-finite"/>
    <w:p>
      <w:pPr>
        <w:pStyle w:val="BodyText"/>
      </w:pPr>
      <w:ins w:id="2570" w:author="PR Preview" w:date="2026-01-01T00:00:00Z">
        <w:r>
          <w:rPr>
            <w:b/>
            <w:bCs/>
          </w:rPr>
          <w:t xml:space="preserve">Definition 17 (</w:t>
        </w:r>
      </w:ins>
      <m:oMath>
        <m:r>
          <m:t>σ</m:t>
        </m:r>
      </m:oMath>
      <w:ins w:id="2571" w:author="PR Preview" w:date="2026-01-01T00:00:00Z">
        <w:r>
          <w:rPr>
            <w:b/>
            <w:bCs/>
          </w:rPr>
          <w:t xml:space="preserve">-finite measure)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Let</w:t>
        </w:r>
      </w:ins>
      <w:ins w:id="25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be a</w:t>
        </w:r>
      </w:ins>
      <w:ins w:id="2577" w:author="PR Preview" w:date="2026-01-01T00:00:00Z">
        <w:r>
          <w:t xml:space="preserve"> </w:t>
        </w:r>
      </w:ins>
      <w:hyperlink w:anchor="def-measure-space">
        <w:ins w:id="257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579" w:author="PR Preview" w:date="2026-01-01T00:00:00Z">
        <w:r>
          <w:t xml:space="preserve">.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The measure</w:t>
        </w:r>
      </w:ins>
      <w:ins w:id="2582" w:author="PR Preview" w:date="2026-01-01T00:00:00Z">
        <w:r>
          <w:t xml:space="preserve"> </w:t>
        </w:r>
      </w:ins>
      <m:oMath>
        <m:r>
          <m:t>μ</m:t>
        </m:r>
      </m:oMath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is</w:t>
        </w:r>
      </w:ins>
      <w:ins w:id="2585" w:author="PR Preview" w:date="2026-01-01T00:00:00Z">
        <w:r>
          <w:t xml:space="preserve"> </w:t>
        </w:r>
      </w:ins>
      <m:oMath>
        <m:r>
          <m:t>σ</m:t>
        </m:r>
      </m:oMath>
      <w:ins w:id="2586" w:author="PR Preview" w:date="2026-01-01T00:00:00Z">
        <w:r>
          <w:rPr>
            <w:b/>
            <w:bCs/>
          </w:rPr>
          <w:t xml:space="preserve">-finite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[13]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if</w:t>
        </w:r>
      </w:ins>
      <w:ins w:id="2591" w:author="PR Preview" w:date="2026-01-01T00:00:00Z">
        <w:r>
          <w:t xml:space="preserve"> </w:t>
        </w:r>
      </w:ins>
      <m:oMath>
        <m:r>
          <m:t>S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is the union</w:t>
        </w:r>
      </w:ins>
      <w:ins w:id="259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of a sequence of sets</w:t>
        </w:r>
      </w:ins>
      <w:ins w:id="25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in</w:t>
        </w:r>
      </w:ins>
      <w:ins w:id="26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with</w:t>
        </w:r>
      </w:ins>
      <w:ins w:id="260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for every</w:t>
        </w:r>
      </w:ins>
      <w:ins w:id="2606" w:author="PR Preview" w:date="2026-01-01T00:00:00Z">
        <w:r>
          <w:t xml:space="preserve"> </w:t>
        </w:r>
      </w:ins>
      <m:oMath>
        <m:r>
          <m:t>i</m:t>
        </m:r>
      </m:oMath>
      <w:ins w:id="2607" w:author="PR Preview" w:date="2026-01-01T00:00:00Z">
        <w:r>
          <w:t xml:space="preserve">.</w:t>
        </w:r>
      </w:ins>
    </w:p>
    <w:bookmarkEnd w:id="90"/>
    <w:bookmarkStart w:id="91" w:name="exm-sigma-finite"/>
    <w:p>
      <w:pPr>
        <w:pStyle w:val="BodyText"/>
      </w:pPr>
      <w:ins w:id="2608" w:author="PR Preview" w:date="2026-01-01T00:00:00Z">
        <w:r>
          <w:rPr>
            <w:b/>
            <w:bCs/>
          </w:rPr>
          <w:t xml:space="preserve">Example 20 (Finite and</w:t>
        </w:r>
      </w:ins>
      <w:ins w:id="2609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610" w:author="PR Preview" w:date="2026-01-01T00:00:00Z">
        <w:r>
          <w:rPr>
            <w:b/>
            <w:bCs/>
          </w:rPr>
          <w:t xml:space="preserve">-finite measures)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 </w:t>
        </w:r>
      </w:ins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del w:id="2613" w:author="PR Preview" w:date="2026-01-01T00:00:00Z">
        <w:r>
          <w:delText xml:space="preserve">6 Probability measures</w:delText>
        </w:r>
      </w:del>
    </w:p>
    <w:p>
      <w:pPr>
        <w:pStyle w:val="FirstParagraph"/>
      </w:pPr>
      <w:del w:id="2614" w:author="PR Preview" w:date="2026-01-01T00:00:00Z">
        <w:r>
          <w:rPr>
            <w:b/>
            <w:bCs/>
          </w:rPr>
          <w:delText xml:space="preserve">Definition 22 (Probability measure)</w:delText>
        </w:r>
      </w:del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A</w:delText>
        </w:r>
      </w:del>
      <w:del w:id="2617" w:author="PR Preview" w:date="2026-01-01T00:00:00Z">
        <w:r>
          <w:delText xml:space="preserve"> </w:delText>
        </w:r>
      </w:del>
      <w:del w:id="2618" w:author="PR Preview" w:date="2026-01-01T00:00:00Z">
        <w:r>
          <w:rPr>
            <w:b/>
            <w:bCs/>
          </w:rPr>
          <w:delText xml:space="preserve">probability measure</w:delText>
        </w:r>
      </w:del>
      <w:del w:id="2619" w:author="PR Preview" w:date="2026-01-01T00:00:00Z">
        <w:r>
          <w:delText xml:space="preserve"> </w:delText>
        </w:r>
      </w:del>
      <w:del w:id="2620" w:author="PR Preview" w:date="2026-01-01T00:00:00Z">
        <w:r>
          <w:delText xml:space="preserve">[18]</w:delText>
        </w:r>
      </w:del>
      <w:del w:id="2621" w:author="PR Preview" w:date="2026-01-01T00:00:00Z">
        <w:r>
          <w:delText xml:space="preserve"> </w:delText>
        </w:r>
      </w:del>
      <w:del w:id="2622" w:author="PR Preview" w:date="2026-01-01T00:00:00Z">
        <w:r>
          <w:delText xml:space="preserve">on a</w:delText>
        </w:r>
      </w:del>
      <w:del w:id="2623" w:author="PR Preview" w:date="2026-01-01T00:00:00Z">
        <w:r>
          <w:delText xml:space="preserve"> </w:delText>
        </w:r>
      </w:del>
      <w:hyperlink w:anchor="def-measurable-space">
        <w:del w:id="2624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6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is a</w:delText>
        </w:r>
      </w:del>
      <w:del w:id="2628" w:author="PR Preview" w:date="2026-01-01T00:00:00Z">
        <w:r>
          <w:delText xml:space="preserve"> </w:delText>
        </w:r>
      </w:del>
      <w:hyperlink w:anchor="def-measure">
        <w:del w:id="2629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63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on</w:delText>
        </w:r>
      </w:del>
      <w:del w:id="26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that gives the whole set</w:delText>
        </w:r>
      </w:del>
      <w:del w:id="263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the value</w:delText>
        </w:r>
      </w:del>
      <w:del w:id="2639" w:author="PR Preview" w:date="2026-01-01T00:00:00Z">
        <w:r>
          <w:delText xml:space="preserve"> </w:delText>
        </w:r>
      </w:del>
      <m:oMath>
        <m:r>
          <m:t>1</m:t>
        </m:r>
      </m:oMath>
      <w:del w:id="264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2641" w:author="PR Preview" w:date="2026-01-01T00:00:00Z">
        <w:r>
          <w:rPr>
            <w:b/>
            <w:bCs/>
          </w:rPr>
          <w:delText xml:space="preserve">Example 24 (A fair die, and the unit interval)</w:delText>
        </w:r>
      </w:del>
      <w:del w:id="2642" w:author="PR Preview" w:date="2026-01-01T00:00:00Z">
        <w:r>
          <w:delText xml:space="preserve"> </w:delText>
        </w:r>
      </w:del>
      <w:del w:id="2643" w:author="PR Preview" w:date="2026-01-01T00:00:00Z">
        <w:r>
          <w:delText xml:space="preserve"> </w:delText>
        </w:r>
      </w:del>
    </w:p>
    <w:p>
      <w:pPr>
        <w:pStyle w:val="Heading2"/>
      </w:pPr>
      <w:ins w:id="2644" w:author="PR Preview" w:date="2026-01-01T00:00:00Z">
        <w:r>
          <w:t xml:space="preserve">4 Probability measures</w:t>
        </w:r>
      </w:ins>
    </w:p>
    <w:bookmarkStart w:id="93" w:name="def-probability-measure"/>
    <w:p>
      <w:pPr>
        <w:pStyle w:val="FirstParagraph"/>
      </w:pPr>
      <w:ins w:id="2645" w:author="PR Preview" w:date="2026-01-01T00:00:00Z">
        <w:r>
          <w:rPr>
            <w:b/>
            <w:bCs/>
          </w:rPr>
          <w:t xml:space="preserve">Definition 18 (Probability measure)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A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rPr>
            <w:b/>
            <w:bCs/>
          </w:rPr>
          <w:t xml:space="preserve">probability measure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[14]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t xml:space="preserve">on a</w:t>
        </w:r>
      </w:ins>
      <w:ins w:id="2654" w:author="PR Preview" w:date="2026-01-01T00:00:00Z">
        <w:r>
          <w:t xml:space="preserve"> </w:t>
        </w:r>
      </w:ins>
      <w:hyperlink w:anchor="def-measurable-space">
        <w:ins w:id="265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6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is a</w:t>
        </w:r>
      </w:ins>
      <w:ins w:id="2659" w:author="PR Preview" w:date="2026-01-01T00:00:00Z">
        <w:r>
          <w:t xml:space="preserve"> </w:t>
        </w:r>
      </w:ins>
      <w:hyperlink w:anchor="def-measure">
        <w:ins w:id="266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66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on</w:t>
        </w:r>
      </w:ins>
      <w:ins w:id="26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that gives the whole set</w:t>
        </w:r>
      </w:ins>
      <w:ins w:id="2667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the value</w:t>
        </w:r>
      </w:ins>
      <w:ins w:id="2670" w:author="PR Preview" w:date="2026-01-01T00:00:00Z">
        <w:r>
          <w:t xml:space="preserve"> </w:t>
        </w:r>
      </w:ins>
      <m:oMath>
        <m:r>
          <m:t>1</m:t>
        </m:r>
      </m:oMath>
      <w:ins w:id="26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ins w:id="2672" w:author="PR Preview" w:date="2026-01-01T00:00:00Z">
        <w:r>
          <w:rPr>
            <w:b/>
            <w:bCs/>
          </w:rPr>
          <w:t xml:space="preserve">Example 21 (A fair die, and the unit interval)</w:t>
        </w:r>
      </w:ins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 </w:t>
        </w:r>
      </w:ins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675" w:author="PR Preview" w:date="2026-01-01T00:00:00Z">
        <w:r>
          <w:delText xml:space="preserve">the events are all subsets of</w:delText>
        </w:r>
      </w:del>
      <w:del w:id="2676" w:author="PR Preview" w:date="2026-01-01T00:00:00Z">
        <w:r>
          <w:delText xml:space="preserve"> </w:delText>
        </w:r>
      </w:del>
      <m:oMath>
        <m:r>
          <m:t>D</m:t>
        </m:r>
      </m:oMath>
      <w:del w:id="2677" w:author="PR Preview" w:date="2026-01-01T00:00:00Z">
        <w:r>
          <w:delText xml:space="preserve">,</w:delText>
        </w:r>
      </w:del>
      <w:del w:id="2678" w:author="PR Preview" w:date="2026-01-01T00:00:00Z">
        <w:r>
          <w:delText xml:space="preserve"> </w:delText>
        </w:r>
      </w:del>
      <w:del w:id="2679" w:author="PR Preview" w:date="2026-01-01T00:00:00Z">
        <w:r>
          <w:delText xml:space="preserve">and</w:delText>
        </w:r>
      </w:del>
      <w:del w:id="268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2681" w:author="PR Preview" w:date="2026-01-01T00:00:00Z">
        <w:r>
          <w:delText xml:space="preserve">.</w:delText>
        </w:r>
      </w:del>
      <w:del w:id="268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83" w:author="PR Preview" w:date="2026-01-01T00:00:00Z">
        <w:r>
          <w:delText xml:space="preserve"> </w:delText>
        </w:r>
      </w:del>
      <w:del w:id="2684" w:author="PR Preview" w:date="2026-01-01T00:00:00Z">
        <w:r>
          <w:delText xml:space="preserve">is the counting function</w:delText>
        </w:r>
      </w:del>
      <w:del w:id="268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86" w:author="PR Preview" w:date="2026-01-01T00:00:00Z">
        <w:r>
          <w:delText xml:space="preserve"> </w:delText>
        </w:r>
      </w:del>
      <w:del w:id="2687" w:author="PR Preview" w:date="2026-01-01T00:00:00Z">
        <w:r>
          <w:delText xml:space="preserve">of</w:delText>
        </w:r>
      </w:del>
      <w:del w:id="2688" w:author="PR Preview" w:date="2026-01-01T00:00:00Z">
        <w:r>
          <w:delText xml:space="preserve"> </w:delText>
        </w:r>
      </w:del>
      <w:hyperlink w:anchor="exm-measure">
        <w:del w:id="2689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690" w:author="PR Preview" w:date="2026-01-01T00:00:00Z">
        <w:r>
          <w:delText xml:space="preserve"> </w:delText>
        </w:r>
      </w:del>
      <w:del w:id="2691" w:author="PR Preview" w:date="2026-01-01T00:00:00Z">
        <w:r>
          <w:delText xml:space="preserve">divided by</w:delText>
        </w:r>
      </w:del>
      <w:del w:id="2692" w:author="PR Preview" w:date="2026-01-01T00:00:00Z">
        <w:r>
          <w:delText xml:space="preserve"> </w:delText>
        </w:r>
      </w:del>
      <m:oMath>
        <m:r>
          <m:t>6</m:t>
        </m:r>
      </m:oMath>
      <w:del w:id="2693" w:author="PR Preview" w:date="2026-01-01T00:00:00Z">
        <w:r>
          <w:delText xml:space="preserve">.</w:delText>
        </w:r>
      </w:del>
      <w:del w:id="2694" w:author="PR Preview" w:date="2026-01-01T00:00:00Z">
        <w:r>
          <w:delText xml:space="preserve"> </w:delText>
        </w:r>
      </w:del>
      <w:del w:id="2695" w:author="PR Preview" w:date="2026-01-01T00:00:00Z">
        <w:r>
          <w:delText xml:space="preserve">So</w:delText>
        </w:r>
      </w:del>
      <w:del w:id="269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97" w:author="PR Preview" w:date="2026-01-01T00:00:00Z">
        <w:r>
          <w:delText xml:space="preserve">,</w:delText>
        </w:r>
      </w:del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and</w:delText>
        </w:r>
      </w:del>
      <w:del w:id="270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701" w:author="PR Preview" w:date="2026-01-01T00:00:00Z">
        <w:r>
          <w:delText xml:space="preserve"> </w:delText>
        </w:r>
      </w:del>
      <w:del w:id="2702" w:author="PR Preview" w:date="2026-01-01T00:00:00Z">
        <w:r>
          <w:delText xml:space="preserve">is countably additive,</w:delText>
        </w:r>
      </w:del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because each sum in</w:delText>
        </w:r>
      </w:del>
      <w:del w:id="2705" w:author="PR Preview" w:date="2026-01-01T00:00:00Z">
        <w:r>
          <w:delText xml:space="preserve"> </w:delText>
        </w:r>
      </w:del>
      <w:hyperlink w:anchor="exm-countable-additivity">
        <w:del w:id="2706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has at most six nonzero terms,</w:delText>
        </w:r>
      </w:del>
      <w:del w:id="2709" w:author="PR Preview" w:date="2026-01-01T00:00:00Z">
        <w:r>
          <w:delText xml:space="preserve"> </w:delText>
        </w:r>
      </w:del>
      <w:del w:id="2710" w:author="PR Preview" w:date="2026-01-01T00:00:00Z">
        <w:r>
          <w:delText xml:space="preserve">and dividing a finite sum by</w:delText>
        </w:r>
      </w:del>
      <w:del w:id="2711" w:author="PR Preview" w:date="2026-01-01T00:00:00Z">
        <w:r>
          <w:delText xml:space="preserve"> </w:delText>
        </w:r>
      </w:del>
      <m:oMath>
        <m:r>
          <m:t>6</m:t>
        </m:r>
      </m:oMath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divides each term by</w:delText>
        </w:r>
      </w:del>
      <w:del w:id="2714" w:author="PR Preview" w:date="2026-01-01T00:00:00Z">
        <w:r>
          <w:delText xml:space="preserve"> </w:delText>
        </w:r>
      </w:del>
      <m:oMath>
        <m:r>
          <m:t>6</m:t>
        </m:r>
      </m:oMath>
      <w:del w:id="2715" w:author="PR Preview" w:date="2026-01-01T00:00:00Z">
        <w:r>
          <w:delText xml:space="preserve">.</w:delText>
        </w:r>
      </w:del>
      <w:del w:id="2716" w:author="PR Preview" w:date="2026-01-01T00:00:00Z">
        <w:r>
          <w:delText xml:space="preserve"> </w:delText>
        </w:r>
      </w:del>
      <w:del w:id="2717" w:author="PR Preview" w:date="2026-01-01T00:00:00Z">
        <w:r>
          <w:delText xml:space="preserve">It is a probability measure, since</w:delText>
        </w:r>
      </w:del>
    </w:p>
    <w:p>
      <w:pPr>
        <w:numPr>
          <w:ilvl w:val="0"/>
          <w:numId w:val="1000"/>
        </w:numPr>
      </w:pPr>
      <w:ins w:id="2718" w:author="PR Preview" w:date="2026-01-01T00:00:00Z">
        <w:r>
          <w:t xml:space="preserve">the events are all subsets of</w:t>
        </w:r>
      </w:ins>
      <w:ins w:id="2719" w:author="PR Preview" w:date="2026-01-01T00:00:00Z">
        <w:r>
          <w:t xml:space="preserve"> </w:t>
        </w:r>
      </w:ins>
      <m:oMath>
        <m:r>
          <m:t>D</m:t>
        </m:r>
      </m:oMath>
      <w:ins w:id="2720" w:author="PR Preview" w:date="2026-01-01T00:00:00Z">
        <w:r>
          <w:t xml:space="preserve">,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and</w:t>
        </w:r>
      </w:ins>
      <w:ins w:id="272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2724" w:author="PR Preview" w:date="2026-01-01T00:00:00Z">
        <w:r>
          <w:t xml:space="preserve">.</w:t>
        </w:r>
      </w:ins>
      <w:ins w:id="272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is the counting function</w:t>
        </w:r>
      </w:ins>
      <w:ins w:id="27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729" w:author="PR Preview" w:date="2026-01-01T00:00:00Z">
        <w:r>
          <w:t xml:space="preserve"> </w:t>
        </w:r>
      </w:ins>
      <w:ins w:id="2730" w:author="PR Preview" w:date="2026-01-01T00:00:00Z">
        <w:r>
          <w:t xml:space="preserve">of</w:t>
        </w:r>
      </w:ins>
      <w:ins w:id="2731" w:author="PR Preview" w:date="2026-01-01T00:00:00Z">
        <w:r>
          <w:t xml:space="preserve"> </w:t>
        </w:r>
      </w:ins>
      <w:hyperlink w:anchor="exm-measure">
        <w:ins w:id="2732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divided by</w:t>
        </w:r>
      </w:ins>
      <w:ins w:id="2735" w:author="PR Preview" w:date="2026-01-01T00:00:00Z">
        <w:r>
          <w:t xml:space="preserve"> </w:t>
        </w:r>
      </w:ins>
      <m:oMath>
        <m:r>
          <m:t>6</m:t>
        </m:r>
      </m:oMath>
      <w:ins w:id="2736" w:author="PR Preview" w:date="2026-01-01T00:00:00Z">
        <w:r>
          <w:t xml:space="preserve">.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So</w:t>
        </w:r>
      </w:ins>
      <w:ins w:id="273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740" w:author="PR Preview" w:date="2026-01-01T00:00:00Z">
        <w:r>
          <w:t xml:space="preserve">,</w:t>
        </w:r>
      </w:ins>
      <w:ins w:id="2741" w:author="PR Preview" w:date="2026-01-01T00:00:00Z">
        <w:r>
          <w:t xml:space="preserve"> </w:t>
        </w:r>
      </w:ins>
      <w:ins w:id="2742" w:author="PR Preview" w:date="2026-01-01T00:00:00Z">
        <w:r>
          <w:t xml:space="preserve">and</w:t>
        </w:r>
      </w:ins>
      <w:ins w:id="274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is countably additive,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t xml:space="preserve">because each sum in</w:t>
        </w:r>
      </w:ins>
      <w:ins w:id="2748" w:author="PR Preview" w:date="2026-01-01T00:00:00Z">
        <w:r>
          <w:t xml:space="preserve"> </w:t>
        </w:r>
      </w:ins>
      <w:hyperlink w:anchor="exm-countable-additivity">
        <w:ins w:id="274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has at most six nonzero terms,</w:t>
        </w:r>
      </w:ins>
      <w:ins w:id="2752" w:author="PR Preview" w:date="2026-01-01T00:00:00Z">
        <w:r>
          <w:t xml:space="preserve"> </w:t>
        </w:r>
      </w:ins>
      <w:ins w:id="2753" w:author="PR Preview" w:date="2026-01-01T00:00:00Z">
        <w:r>
          <w:t xml:space="preserve">and dividing a finite sum by</w:t>
        </w:r>
      </w:ins>
      <w:ins w:id="2754" w:author="PR Preview" w:date="2026-01-01T00:00:00Z">
        <w:r>
          <w:t xml:space="preserve"> </w:t>
        </w:r>
      </w:ins>
      <m:oMath>
        <m:r>
          <m:t>6</m:t>
        </m:r>
      </m:oMath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divides each term by</w:t>
        </w:r>
      </w:ins>
      <w:ins w:id="2757" w:author="PR Preview" w:date="2026-01-01T00:00:00Z">
        <w:r>
          <w:t xml:space="preserve"> </w:t>
        </w:r>
      </w:ins>
      <m:oMath>
        <m:r>
          <m:t>6</m:t>
        </m:r>
      </m:oMath>
      <w:ins w:id="2758" w:author="PR Preview" w:date="2026-01-01T00:00:00Z">
        <w:r>
          <w:t xml:space="preserve">.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It is a probability measure,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del w:id="2761" w:author="PR Preview" w:date="2026-01-01T00:00:00Z">
        <w:r>
          <w:delText xml:space="preserve">Lebesgue measure on</w:delText>
        </w:r>
      </w:del>
      <w:del w:id="27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is a probability measure,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because</w:delText>
        </w:r>
      </w:del>
      <w:del w:id="276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(</w:delText>
        </w:r>
      </w:del>
      <w:hyperlink w:anchor="exm-lebesgue-measure">
        <w:del w:id="2770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771" w:author="PR Preview" w:date="2026-01-01T00:00:00Z">
        <w:r>
          <w:delText xml:space="preserve">).</w:delText>
        </w:r>
      </w:del>
    </w:p>
    <w:p>
      <w:pPr>
        <w:numPr>
          <w:ilvl w:val="0"/>
          <w:numId w:val="1011"/>
        </w:numPr>
      </w:pPr>
      <w:ins w:id="2772" w:author="PR Preview" w:date="2026-01-01T00:00:00Z">
        <w:r>
          <w:t xml:space="preserve">Lebesgue measure on</w:t>
        </w:r>
      </w:ins>
      <w:ins w:id="277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is a probability measure,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because</w:t>
        </w:r>
      </w:ins>
      <w:ins w:id="277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(</w:t>
        </w:r>
      </w:ins>
      <w:hyperlink w:anchor="exm-lebesgue-measure">
        <w:ins w:id="2781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782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del w:id="2783" w:author="PR Preview" w:date="2026-01-01T00:00:00Z">
        <w:r>
          <w:rPr>
            <w:b/>
            <w:bCs/>
          </w:rPr>
          <w:delText xml:space="preserve">Definition 23 (Probability space)</w:delText>
        </w:r>
      </w:del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For a probability measure</w:delText>
        </w:r>
      </w:del>
      <w:del w:id="278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(</w:delText>
        </w:r>
      </w:del>
      <w:hyperlink w:anchor="def-probability-measure">
        <w:del w:id="278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90" w:author="PR Preview" w:date="2026-01-01T00:00:00Z">
        <w:r>
          <w:delText xml:space="preserve">) on a</w:delText>
        </w:r>
      </w:del>
      <w:del w:id="2791" w:author="PR Preview" w:date="2026-01-01T00:00:00Z">
        <w:r>
          <w:delText xml:space="preserve"> </w:delText>
        </w:r>
      </w:del>
      <w:hyperlink w:anchor="def-measurable-space">
        <w:del w:id="2792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7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794" w:author="PR Preview" w:date="2026-01-01T00:00:00Z">
        <w:r>
          <w:delText xml:space="preserve">,</w:delText>
        </w:r>
      </w:del>
      <w:del w:id="279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is a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rPr>
            <w:b/>
            <w:bCs/>
          </w:rPr>
          <w:delText xml:space="preserve">probability space</w:delText>
        </w:r>
      </w:del>
      <w:del w:id="2800" w:author="PR Preview" w:date="2026-01-01T00:00:00Z">
        <w:r>
          <w:delText xml:space="preserve">.</w:delText>
        </w:r>
      </w:del>
      <w:del w:id="2801" w:author="PR Preview" w:date="2026-01-01T00:00:00Z">
        <w:r>
          <w:delText xml:space="preserve"> </w:delText>
        </w:r>
      </w:del>
      <w:del w:id="2802" w:author="PR Preview" w:date="2026-01-01T00:00:00Z">
        <w:r>
          <w:delText xml:space="preserve">[19]</w:delText>
        </w:r>
      </w:del>
    </w:p>
    <w:p>
      <w:pPr>
        <w:pStyle w:val="BodyText"/>
      </w:pPr>
      <w:del w:id="2803" w:author="PR Preview" w:date="2026-01-01T00:00:00Z">
        <w:r>
          <w:rPr>
            <w:b/>
            <w:bCs/>
          </w:rPr>
          <w:delText xml:space="preserve">Definition 24 (Sample space)</w:delText>
        </w:r>
      </w:del>
      <w:del w:id="2804" w:author="PR Preview" w:date="2026-01-01T00:00:00Z">
        <w:r>
          <w:delText xml:space="preserve"> </w:delText>
        </w:r>
      </w:del>
      <w:del w:id="2805" w:author="PR Preview" w:date="2026-01-01T00:00:00Z">
        <w:r>
          <w:delText xml:space="preserve">In a probability space</w:delText>
        </w:r>
      </w:del>
      <w:del w:id="28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807" w:author="PR Preview" w:date="2026-01-01T00:00:00Z">
        <w:r>
          <w:delText xml:space="preserve"> </w:delText>
        </w:r>
      </w:del>
      <w:del w:id="2808" w:author="PR Preview" w:date="2026-01-01T00:00:00Z">
        <w:r>
          <w:delText xml:space="preserve">(</w:delText>
        </w:r>
      </w:del>
      <w:hyperlink w:anchor="def-probability-space">
        <w:del w:id="2809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810" w:author="PR Preview" w:date="2026-01-01T00:00:00Z">
        <w:r>
          <w:delText xml:space="preserve">),</w:delText>
        </w:r>
      </w:del>
      <w:del w:id="2811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delText xml:space="preserve">is its</w:delText>
        </w:r>
      </w:del>
      <w:del w:id="2814" w:author="PR Preview" w:date="2026-01-01T00:00:00Z">
        <w:r>
          <w:delText xml:space="preserve"> </w:delText>
        </w:r>
      </w:del>
      <w:del w:id="2815" w:author="PR Preview" w:date="2026-01-01T00:00:00Z">
        <w:r>
          <w:rPr>
            <w:b/>
            <w:bCs/>
          </w:rPr>
          <w:delText xml:space="preserve">sample space</w:delText>
        </w:r>
      </w:del>
      <w:del w:id="2816" w:author="PR Preview" w:date="2026-01-01T00:00:00Z">
        <w:r>
          <w:delText xml:space="preserve">.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[20]</w:delText>
        </w:r>
      </w:del>
    </w:p>
    <w:p>
      <w:pPr>
        <w:pStyle w:val="BodyText"/>
      </w:pPr>
      <w:del w:id="2819" w:author="PR Preview" w:date="2026-01-01T00:00:00Z">
        <w:r>
          <w:rPr>
            <w:b/>
            <w:bCs/>
          </w:rPr>
          <w:delText xml:space="preserve">Definition 25 (Outcome)</w:delText>
        </w:r>
      </w:del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In a probability space</w:delText>
        </w:r>
      </w:del>
      <w:del w:id="282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(</w:delText>
        </w:r>
      </w:del>
      <w:hyperlink w:anchor="def-probability-space">
        <w:del w:id="282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826" w:author="PR Preview" w:date="2026-01-01T00:00:00Z">
        <w:r>
          <w:delText xml:space="preserve">),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the elements of the sample space</w:delText>
        </w:r>
      </w:del>
      <w:del w:id="282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(</w:delText>
        </w:r>
      </w:del>
      <w:hyperlink w:anchor="def-sample-space">
        <w:del w:id="2832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833" w:author="PR Preview" w:date="2026-01-01T00:00:00Z">
        <w:r>
          <w:delText xml:space="preserve">) are</w:delText>
        </w:r>
      </w:del>
      <w:del w:id="2834" w:author="PR Preview" w:date="2026-01-01T00:00:00Z">
        <w:r>
          <w:delText xml:space="preserve"> </w:delText>
        </w:r>
      </w:del>
      <w:del w:id="2835" w:author="PR Preview" w:date="2026-01-01T00:00:00Z">
        <w:r>
          <w:rPr>
            <w:b/>
            <w:bCs/>
          </w:rPr>
          <w:delText xml:space="preserve">outcomes</w:delText>
        </w:r>
      </w:del>
      <w:del w:id="2836" w:author="PR Preview" w:date="2026-01-01T00:00:00Z">
        <w:r>
          <w:delText xml:space="preserve">.</w:delText>
        </w:r>
      </w:del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delText xml:space="preserve">[21]</w:delText>
        </w:r>
      </w:del>
    </w:p>
    <w:p>
      <w:pPr>
        <w:pStyle w:val="BodyText"/>
      </w:pPr>
      <w:del w:id="2839" w:author="PR Preview" w:date="2026-01-01T00:00:00Z">
        <w:r>
          <w:rPr>
            <w:b/>
            <w:bCs/>
          </w:rPr>
          <w:delText xml:space="preserve">Definition 26 (Event)</w:delText>
        </w:r>
      </w:del>
      <w:del w:id="2840" w:author="PR Preview" w:date="2026-01-01T00:00:00Z">
        <w:r>
          <w:delText xml:space="preserve"> </w:delText>
        </w:r>
      </w:del>
      <w:del w:id="2841" w:author="PR Preview" w:date="2026-01-01T00:00:00Z">
        <w:r>
          <w:delText xml:space="preserve">In a probability space</w:delText>
        </w:r>
      </w:del>
      <w:del w:id="28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(</w:delText>
        </w:r>
      </w:del>
      <w:hyperlink w:anchor="def-probability-space">
        <w:del w:id="284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846" w:author="PR Preview" w:date="2026-01-01T00:00:00Z">
        <w:r>
          <w:delText xml:space="preserve">),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the sets in</w:delText>
        </w:r>
      </w:del>
      <w:del w:id="28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are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rPr>
            <w:b/>
            <w:bCs/>
          </w:rPr>
          <w:delText xml:space="preserve">events</w:delText>
        </w:r>
      </w:del>
      <w:del w:id="2854" w:author="PR Preview" w:date="2026-01-01T00:00:00Z">
        <w:r>
          <w:delText xml:space="preserve">.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[22]</w:delText>
        </w:r>
      </w:del>
    </w:p>
    <w:p>
      <w:pPr>
        <w:pStyle w:val="FirstParagraph"/>
      </w:pPr>
      <w:ins w:id="2857" w:author="PR Preview" w:date="2026-01-01T00:00:00Z">
        <w:r>
          <w:rPr>
            <w:b/>
            <w:bCs/>
          </w:rPr>
          <w:t xml:space="preserve">Definition 19 (Probability space)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For a probability measure</w:t>
        </w:r>
      </w:ins>
      <w:ins w:id="286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(</w:t>
        </w:r>
      </w:ins>
      <w:hyperlink w:anchor="def-probability-measure">
        <w:ins w:id="286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864" w:author="PR Preview" w:date="2026-01-01T00:00:00Z">
        <w:r>
          <w:t xml:space="preserve">) on a</w:t>
        </w:r>
      </w:ins>
      <w:ins w:id="2865" w:author="PR Preview" w:date="2026-01-01T00:00:00Z">
        <w:r>
          <w:t xml:space="preserve"> </w:t>
        </w:r>
      </w:ins>
      <w:hyperlink w:anchor="def-measurable-space">
        <w:ins w:id="2866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8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868" w:author="PR Preview" w:date="2026-01-01T00:00:00Z">
        <w:r>
          <w:t xml:space="preserve">,</w:t>
        </w:r>
      </w:ins>
      <w:ins w:id="28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is a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rPr>
            <w:b/>
            <w:bCs/>
          </w:rPr>
          <w:t xml:space="preserve">probability space</w:t>
        </w:r>
      </w:ins>
      <w:ins w:id="2874" w:author="PR Preview" w:date="2026-01-01T00:00:00Z">
        <w:r>
          <w:t xml:space="preserve">.</w:t>
        </w:r>
      </w:ins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[15]</w:t>
        </w:r>
      </w:ins>
    </w:p>
    <w:bookmarkEnd w:id="95"/>
    <w:bookmarkStart w:id="96" w:name="def-sample-space"/>
    <w:p>
      <w:pPr>
        <w:pStyle w:val="BodyText"/>
      </w:pPr>
      <w:ins w:id="2877" w:author="PR Preview" w:date="2026-01-01T00:00:00Z">
        <w:r>
          <w:rPr>
            <w:b/>
            <w:bCs/>
          </w:rPr>
          <w:t xml:space="preserve">Definition 20 (Sample space)</w:t>
        </w:r>
      </w:ins>
      <w:ins w:id="2878" w:author="PR Preview" w:date="2026-01-01T00:00:00Z">
        <w:r>
          <w:t xml:space="preserve"> </w:t>
        </w:r>
      </w:ins>
      <w:ins w:id="2879" w:author="PR Preview" w:date="2026-01-01T00:00:00Z">
        <w:r>
          <w:t xml:space="preserve">In a probability space</w:t>
        </w:r>
      </w:ins>
      <w:ins w:id="28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(</w:t>
        </w:r>
      </w:ins>
      <w:hyperlink w:anchor="def-probability-space">
        <w:ins w:id="2883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884" w:author="PR Preview" w:date="2026-01-01T00:00:00Z">
        <w:r>
          <w:t xml:space="preserve">),</w:t>
        </w:r>
      </w:ins>
      <w:ins w:id="288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is its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rPr>
            <w:b/>
            <w:bCs/>
          </w:rPr>
          <w:t xml:space="preserve">sample space</w:t>
        </w:r>
      </w:ins>
      <w:ins w:id="2890" w:author="PR Preview" w:date="2026-01-01T00:00:00Z">
        <w:r>
          <w:t xml:space="preserve">.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[16]</w:t>
        </w:r>
      </w:ins>
    </w:p>
    <w:bookmarkEnd w:id="96"/>
    <w:bookmarkStart w:id="97" w:name="def-outcome"/>
    <w:p>
      <w:pPr>
        <w:pStyle w:val="BodyText"/>
      </w:pPr>
      <w:ins w:id="2893" w:author="PR Preview" w:date="2026-01-01T00:00:00Z">
        <w:r>
          <w:rPr>
            <w:b/>
            <w:bCs/>
          </w:rPr>
          <w:t xml:space="preserve">Definition 21 (Outcome)</w:t>
        </w:r>
      </w:ins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In a probability space</w:t>
        </w:r>
      </w:ins>
      <w:ins w:id="28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(</w:t>
        </w:r>
      </w:ins>
      <w:hyperlink w:anchor="def-probability-space">
        <w:ins w:id="289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900" w:author="PR Preview" w:date="2026-01-01T00:00:00Z">
        <w:r>
          <w:t xml:space="preserve">),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the elements of the sample space</w:t>
        </w:r>
      </w:ins>
      <w:ins w:id="290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904" w:author="PR Preview" w:date="2026-01-01T00:00:00Z">
        <w:r>
          <w:t xml:space="preserve"> </w:t>
        </w:r>
      </w:ins>
      <w:ins w:id="2905" w:author="PR Preview" w:date="2026-01-01T00:00:00Z">
        <w:r>
          <w:t xml:space="preserve">(</w:t>
        </w:r>
      </w:ins>
      <w:hyperlink w:anchor="def-sample-space">
        <w:ins w:id="290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907" w:author="PR Preview" w:date="2026-01-01T00:00:00Z">
        <w:r>
          <w:t xml:space="preserve">) are</w:t>
        </w:r>
      </w:ins>
      <w:ins w:id="2908" w:author="PR Preview" w:date="2026-01-01T00:00:00Z">
        <w:r>
          <w:t xml:space="preserve"> </w:t>
        </w:r>
      </w:ins>
      <w:ins w:id="2909" w:author="PR Preview" w:date="2026-01-01T00:00:00Z">
        <w:r>
          <w:rPr>
            <w:b/>
            <w:bCs/>
          </w:rPr>
          <w:t xml:space="preserve">outcomes</w:t>
        </w:r>
      </w:ins>
      <w:ins w:id="2910" w:author="PR Preview" w:date="2026-01-01T00:00:00Z">
        <w:r>
          <w:t xml:space="preserve">.</w:t>
        </w:r>
      </w:ins>
      <w:ins w:id="2911" w:author="PR Preview" w:date="2026-01-01T00:00:00Z">
        <w:r>
          <w:t xml:space="preserve"> </w:t>
        </w:r>
      </w:ins>
      <w:ins w:id="2912" w:author="PR Preview" w:date="2026-01-01T00:00:00Z">
        <w:r>
          <w:t xml:space="preserve">[17]</w:t>
        </w:r>
      </w:ins>
    </w:p>
    <w:bookmarkEnd w:id="97"/>
    <w:bookmarkStart w:id="98" w:name="def-event"/>
    <w:p>
      <w:pPr>
        <w:pStyle w:val="BodyText"/>
      </w:pPr>
      <w:ins w:id="2913" w:author="PR Preview" w:date="2026-01-01T00:00:00Z">
        <w:r>
          <w:rPr>
            <w:b/>
            <w:bCs/>
          </w:rPr>
          <w:t xml:space="preserve">Definition 22 (Event)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In a probability space</w:t>
        </w:r>
      </w:ins>
      <w:ins w:id="29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917" w:author="PR Preview" w:date="2026-01-01T00:00:00Z">
        <w:r>
          <w:t xml:space="preserve"> </w:t>
        </w:r>
      </w:ins>
      <w:ins w:id="2918" w:author="PR Preview" w:date="2026-01-01T00:00:00Z">
        <w:r>
          <w:t xml:space="preserve">(</w:t>
        </w:r>
      </w:ins>
      <w:hyperlink w:anchor="def-probability-space">
        <w:ins w:id="291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920" w:author="PR Preview" w:date="2026-01-01T00:00:00Z">
        <w:r>
          <w:t xml:space="preserve">),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the sets in</w:t>
        </w:r>
      </w:ins>
      <w:ins w:id="29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are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rPr>
            <w:b/>
            <w:bCs/>
          </w:rPr>
          <w:t xml:space="preserve">events</w:t>
        </w:r>
      </w:ins>
      <w:ins w:id="2928" w:author="PR Preview" w:date="2026-01-01T00:00:00Z">
        <w:r>
          <w:t xml:space="preserve">.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[18]</w:t>
        </w:r>
      </w:ins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del w:id="2931" w:author="PR Preview" w:date="2026-01-01T00:00:00Z">
        <w:r>
          <w:delText xml:space="preserve">7 Measurable functions and integrals</w:delText>
        </w:r>
      </w:del>
    </w:p>
    <w:p>
      <w:pPr>
        <w:pStyle w:val="FirstParagraph"/>
      </w:pPr>
      <w:del w:id="2932" w:author="PR Preview" w:date="2026-01-01T00:00:00Z">
        <w:r>
          <w:rPr>
            <w:b/>
            <w:bCs/>
          </w:rPr>
          <w:delText xml:space="preserve">Definition 27 (Measurable function)</w:delText>
        </w:r>
      </w:del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Let</w:delText>
        </w:r>
      </w:del>
      <w:del w:id="29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be a</w:delText>
        </w:r>
      </w:del>
      <w:del w:id="2938" w:author="PR Preview" w:date="2026-01-01T00:00:00Z">
        <w:r>
          <w:delText xml:space="preserve"> </w:delText>
        </w:r>
      </w:del>
      <w:hyperlink w:anchor="def-measurable-space">
        <w:del w:id="2939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940" w:author="PR Preview" w:date="2026-01-01T00:00:00Z">
        <w:r>
          <w:delText xml:space="preserve">.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A</w:delText>
        </w:r>
      </w:del>
      <w:del w:id="2943" w:author="PR Preview" w:date="2026-01-01T00:00:00Z">
        <w:r>
          <w:delText xml:space="preserve"> </w:delText>
        </w:r>
      </w:del>
      <w:hyperlink r:id="rId43">
        <w:del w:id="294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9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946" w:author="PR Preview" w:date="2026-01-01T00:00:00Z">
        <w:r>
          <w:delText xml:space="preserve"> </w:delText>
        </w:r>
      </w:del>
      <w:del w:id="2947" w:author="PR Preview" w:date="2026-01-01T00:00:00Z">
        <w:r>
          <w:delText xml:space="preserve">is</w:delText>
        </w:r>
      </w:del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rPr>
            <w:b/>
            <w:bCs/>
          </w:rPr>
          <w:delText xml:space="preserve">measurable</w:delText>
        </w:r>
      </w:del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(with respect to</w:delText>
        </w:r>
      </w:del>
      <w:del w:id="29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953" w:author="PR Preview" w:date="2026-01-01T00:00:00Z">
        <w:r>
          <w:delText xml:space="preserve">)</w:delText>
        </w:r>
      </w:del>
      <w:del w:id="2954" w:author="PR Preview" w:date="2026-01-01T00:00:00Z">
        <w:r>
          <w:delText xml:space="preserve"> </w:delText>
        </w:r>
      </w:del>
      <w:del w:id="2955" w:author="PR Preview" w:date="2026-01-01T00:00:00Z">
        <w:r>
          <w:delText xml:space="preserve">[23]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if, for every real number</w:delText>
        </w:r>
      </w:del>
      <w:del w:id="2958" w:author="PR Preview" w:date="2026-01-01T00:00:00Z">
        <w:r>
          <w:delText xml:space="preserve"> </w:delText>
        </w:r>
      </w:del>
      <m:oMath>
        <m:r>
          <m:t>c</m:t>
        </m:r>
      </m:oMath>
      <w:del w:id="2959" w:author="PR Preview" w:date="2026-01-01T00:00:00Z">
        <w:r>
          <w:delText xml:space="preserve">,</w:delText>
        </w:r>
      </w:del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the set of elements where</w:delText>
        </w:r>
      </w:del>
      <w:del w:id="2962" w:author="PR Preview" w:date="2026-01-01T00:00:00Z">
        <w:r>
          <w:delText xml:space="preserve"> </w:delText>
        </w:r>
      </w:del>
      <m:oMath>
        <m:r>
          <m:t>f</m:t>
        </m:r>
      </m:oMath>
      <w:del w:id="2963" w:author="PR Preview" w:date="2026-01-01T00:00:00Z">
        <w:r>
          <w:delText xml:space="preserve"> </w:delText>
        </w:r>
      </w:del>
      <w:del w:id="2964" w:author="PR Preview" w:date="2026-01-01T00:00:00Z">
        <w:r>
          <w:delText xml:space="preserve">is at most</w:delText>
        </w:r>
      </w:del>
      <w:del w:id="2965" w:author="PR Preview" w:date="2026-01-01T00:00:00Z">
        <w:r>
          <w:delText xml:space="preserve"> </w:delText>
        </w:r>
      </w:del>
      <m:oMath>
        <m:r>
          <m:t>c</m:t>
        </m:r>
      </m:oMath>
      <w:del w:id="2966" w:author="PR Preview" w:date="2026-01-01T00:00:00Z">
        <w:r>
          <w:delText xml:space="preserve"> </w:delText>
        </w:r>
      </w:del>
      <w:del w:id="2967" w:author="PR Preview" w:date="2026-01-01T00:00:00Z">
        <w:r>
          <w:delText xml:space="preserve">is measurable: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del w:id="2968" w:author="PR Preview" w:date="2026-01-01T00:00:00Z">
        <w:r>
          <w:rPr>
            <w:i/>
            <w:iCs/>
          </w:rPr>
          <w:delText xml:space="preserve">Remark 9</w:delText>
        </w:r>
      </w:del>
      <w:del w:id="2969" w:author="PR Preview" w:date="2026-01-01T00:00:00Z">
        <w:r>
          <w:delText xml:space="preserve"> (Measurable functions in general). </w:delText>
        </w:r>
      </w:del>
      <w:del w:id="2970" w:author="PR Preview" w:date="2026-01-01T00:00:00Z">
        <w:r>
          <w:delText xml:space="preserve">Other sources define a function</w:delText>
        </w:r>
      </w:del>
      <w:del w:id="29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delText xml:space="preserve">between measurable spaces</w:delText>
        </w:r>
      </w:del>
      <w:del w:id="29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975" w:author="PR Preview" w:date="2026-01-01T00:00:00Z">
        <w:r>
          <w:delText xml:space="preserve"> </w:delText>
        </w:r>
      </w:del>
      <w:del w:id="2976" w:author="PR Preview" w:date="2026-01-01T00:00:00Z">
        <w:r>
          <w:delText xml:space="preserve">and</w:delText>
        </w:r>
      </w:del>
      <w:del w:id="29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2978" w:author="PR Preview" w:date="2026-01-01T00:00:00Z">
        <w:r>
          <w:delText xml:space="preserve"> </w:delText>
        </w:r>
      </w:del>
      <w:del w:id="2979" w:author="PR Preview" w:date="2026-01-01T00:00:00Z">
        <w:r>
          <w:delText xml:space="preserve">to be measurable</w:delText>
        </w:r>
      </w:del>
      <w:del w:id="2980" w:author="PR Preview" w:date="2026-01-01T00:00:00Z">
        <w:r>
          <w:delText xml:space="preserve"> </w:delText>
        </w:r>
      </w:del>
      <w:del w:id="2981" w:author="PR Preview" w:date="2026-01-01T00:00:00Z">
        <w:r>
          <w:delText xml:space="preserve">when</w:delText>
        </w:r>
      </w:del>
      <w:del w:id="29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983" w:author="PR Preview" w:date="2026-01-01T00:00:00Z">
        <w:r>
          <w:delText xml:space="preserve"> </w:delText>
        </w:r>
      </w:del>
      <w:del w:id="2984" w:author="PR Preview" w:date="2026-01-01T00:00:00Z">
        <w:r>
          <w:delText xml:space="preserve">for every</w:delText>
        </w:r>
      </w:del>
      <w:del w:id="298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2986" w:author="PR Preview" w:date="2026-01-01T00:00:00Z">
        <w:r>
          <w:delText xml:space="preserve">.</w:delText>
        </w:r>
      </w:del>
      <w:del w:id="2987" w:author="PR Preview" w:date="2026-01-01T00:00:00Z">
        <w:r>
          <w:delText xml:space="preserve"> </w:delText>
        </w:r>
      </w:del>
      <w:del w:id="2988" w:author="PR Preview" w:date="2026-01-01T00:00:00Z">
        <w:r>
          <w:delText xml:space="preserve">For</w:delText>
        </w:r>
      </w:del>
      <w:del w:id="298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2990" w:author="PR Preview" w:date="2026-01-01T00:00:00Z">
        <w:r>
          <w:delText xml:space="preserve"> </w:delText>
        </w:r>
      </w:del>
      <w:del w:id="2991" w:author="PR Preview" w:date="2026-01-01T00:00:00Z">
        <w:r>
          <w:delText xml:space="preserve">with the</w:delText>
        </w:r>
      </w:del>
      <w:del w:id="2992" w:author="PR Preview" w:date="2026-01-01T00:00:00Z">
        <w:r>
          <w:delText xml:space="preserve"> </w:delText>
        </w:r>
      </w:del>
      <w:hyperlink w:anchor="def-borel-sigma-algebra">
        <w:del w:id="2993" w:author="PR Preview" w:date="2026-01-01T00:00:00Z">
          <w:r>
            <w:rPr>
              <w:rStyle w:val="Hyperlink"/>
            </w:rPr>
            <w:delText xml:space="preserve">Borel</w:delText>
          </w:r>
        </w:del>
        <w:del w:id="299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99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996" w:author="PR Preview" w:date="2026-01-01T00:00:00Z">
        <w:r>
          <w:delText xml:space="preserve">,</w:delText>
        </w:r>
      </w:del>
      <w:del w:id="2997" w:author="PR Preview" w:date="2026-01-01T00:00:00Z">
        <w:r>
          <w:delText xml:space="preserve"> </w:delText>
        </w:r>
      </w:del>
      <w:del w:id="2998" w:author="PR Preview" w:date="2026-01-01T00:00:00Z">
        <w:r>
          <w:delText xml:space="preserve">that definition is equivalent to</w:delText>
        </w:r>
      </w:del>
      <w:del w:id="2999" w:author="PR Preview" w:date="2026-01-01T00:00:00Z">
        <w:r>
          <w:delText xml:space="preserve"> </w:delText>
        </w:r>
      </w:del>
      <w:hyperlink w:anchor="def-measurable-function">
        <w:del w:id="300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3001" w:author="PR Preview" w:date="2026-01-01T00:00:00Z">
        <w:r>
          <w:delText xml:space="preserve">.</w:delText>
        </w:r>
      </w:del>
      <w:del w:id="3002" w:author="PR Preview" w:date="2026-01-01T00:00:00Z">
        <w:r>
          <w:delText xml:space="preserve"> </w:delText>
        </w:r>
      </w:del>
      <w:del w:id="3003" w:author="PR Preview" w:date="2026-01-01T00:00:00Z">
        <w:r>
          <w:delText xml:space="preserve">For example, with</w:delText>
        </w:r>
      </w:del>
      <w:del w:id="300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del w:id="3005" w:author="PR Preview" w:date="2026-01-01T00:00:00Z">
        <w:r>
          <w:delText xml:space="preserve">,</w:delText>
        </w:r>
      </w:del>
      <w:del w:id="3006" w:author="PR Preview" w:date="2026-01-01T00:00:00Z">
        <w:r>
          <w:delText xml:space="preserve"> </w:delText>
        </w:r>
      </w:del>
      <w:del w:id="3007" w:author="PR Preview" w:date="2026-01-01T00:00:00Z">
        <w:r>
          <w:delText xml:space="preserve">the general definition requires</w:delText>
        </w:r>
      </w:del>
      <w:del w:id="30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3009" w:author="PR Preview" w:date="2026-01-01T00:00:00Z">
        <w:r>
          <w:delText xml:space="preserve">,</w:delText>
        </w:r>
      </w:del>
      <w:del w:id="3010" w:author="PR Preview" w:date="2026-01-01T00:00:00Z">
        <w:r>
          <w:delText xml:space="preserve"> </w:delText>
        </w:r>
      </w:del>
      <w:del w:id="3011" w:author="PR Preview" w:date="2026-01-01T00:00:00Z">
        <w:r>
          <w:delText xml:space="preserve">which is the condition in</w:delText>
        </w:r>
      </w:del>
      <w:del w:id="3012" w:author="PR Preview" w:date="2026-01-01T00:00:00Z">
        <w:r>
          <w:delText xml:space="preserve"> </w:delText>
        </w:r>
      </w:del>
      <w:hyperlink w:anchor="def-measurable-function">
        <w:del w:id="3013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3014" w:author="PR Preview" w:date="2026-01-01T00:00:00Z">
        <w:r>
          <w:delText xml:space="preserve">.</w:delText>
        </w:r>
      </w:del>
    </w:p>
    <w:p>
      <w:pPr>
        <w:pStyle w:val="BodyText"/>
      </w:pPr>
      <w:del w:id="3015" w:author="PR Preview" w:date="2026-01-01T00:00:00Z">
        <w:r>
          <w:rPr>
            <w:b/>
            <w:bCs/>
          </w:rPr>
          <w:delText xml:space="preserve">Example 25 (Measurable and not measurable)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On the die rolls</w:delText>
        </w:r>
      </w:del>
      <w:del w:id="3018" w:author="PR Preview" w:date="2026-01-01T00:00:00Z">
        <w:r>
          <w:delText xml:space="preserve"> </w:delText>
        </w:r>
      </w:del>
      <m:oMath>
        <m:r>
          <m:t>D</m:t>
        </m:r>
      </m:oMath>
      <w:del w:id="3019" w:author="PR Preview" w:date="2026-01-01T00:00:00Z">
        <w:r>
          <w:delText xml:space="preserve">, take the</w:delText>
        </w:r>
      </w:del>
      <w:del w:id="3020" w:author="PR Preview" w:date="2026-01-01T00:00:00Z">
        <w:r>
          <w:delText xml:space="preserve"> </w:delText>
        </w:r>
      </w:del>
      <m:oMath>
        <m:r>
          <m:t>σ</m:t>
        </m:r>
      </m:oMath>
      <w:del w:id="3021" w:author="PR Preview" w:date="2026-01-01T00:00:00Z">
        <w:r>
          <w:delText xml:space="preserve">-algebra</w:delText>
        </w:r>
      </w:del>
      <w:del w:id="30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del w:id="3023" w:author="PR Preview" w:date="2026-01-01T00:00:00Z">
        <w:r>
          <w:delText xml:space="preserve"> </w:delText>
        </w:r>
      </w:del>
      <w:del w:id="3024" w:author="PR Preview" w:date="2026-01-01T00:00:00Z">
        <w:r>
          <w:delText xml:space="preserve">of</w:delText>
        </w:r>
      </w:del>
      <w:del w:id="3025" w:author="PR Preview" w:date="2026-01-01T00:00:00Z">
        <w:r>
          <w:delText xml:space="preserve"> </w:delText>
        </w:r>
      </w:del>
      <w:hyperlink w:anchor="exm-sigma-algebra">
        <w:del w:id="302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027" w:author="PR Preview" w:date="2026-01-01T00:00:00Z">
        <w:r>
          <w:delText xml:space="preserve">.</w:delText>
        </w:r>
      </w:del>
    </w:p>
    <w:p>
      <w:pPr>
        <w:pStyle w:val="Heading2"/>
      </w:pPr>
      <w:ins w:id="3028" w:author="PR Preview" w:date="2026-01-01T00:00:00Z">
        <w:r>
          <w:t xml:space="preserve">5 Measurable functions and integrals</w:t>
        </w:r>
      </w:ins>
    </w:p>
    <w:bookmarkStart w:id="102" w:name="def-measurable-function"/>
    <w:p>
      <w:pPr>
        <w:pStyle w:val="FirstParagraph"/>
      </w:pPr>
      <w:ins w:id="3029" w:author="PR Preview" w:date="2026-01-01T00:00:00Z">
        <w:r>
          <w:rPr>
            <w:b/>
            <w:bCs/>
          </w:rPr>
          <w:t xml:space="preserve">Definition 23 (Measurable function)</w:t>
        </w:r>
      </w:ins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Let</w:t>
        </w:r>
      </w:ins>
      <w:ins w:id="30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be a</w:t>
        </w:r>
      </w:ins>
      <w:ins w:id="3035" w:author="PR Preview" w:date="2026-01-01T00:00:00Z">
        <w:r>
          <w:t xml:space="preserve"> </w:t>
        </w:r>
      </w:ins>
      <w:hyperlink w:anchor="def-measurable-space">
        <w:ins w:id="3036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3037" w:author="PR Preview" w:date="2026-01-01T00:00:00Z">
        <w:r>
          <w:t xml:space="preserve">.</w:t>
        </w:r>
      </w:ins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A</w:t>
        </w:r>
      </w:ins>
      <w:ins w:id="3040" w:author="PR Preview" w:date="2026-01-01T00:00:00Z">
        <w:r>
          <w:t xml:space="preserve"> </w:t>
        </w:r>
      </w:ins>
      <w:hyperlink r:id="rId43">
        <w:ins w:id="304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04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043" w:author="PR Preview" w:date="2026-01-01T00:00:00Z">
        <w:r>
          <w:t xml:space="preserve"> </w:t>
        </w:r>
      </w:ins>
      <w:ins w:id="3044" w:author="PR Preview" w:date="2026-01-01T00:00:00Z">
        <w:r>
          <w:t xml:space="preserve">is</w:t>
        </w:r>
      </w:ins>
      <w:ins w:id="3045" w:author="PR Preview" w:date="2026-01-01T00:00:00Z">
        <w:r>
          <w:t xml:space="preserve"> </w:t>
        </w:r>
      </w:ins>
      <w:ins w:id="3046" w:author="PR Preview" w:date="2026-01-01T00:00:00Z">
        <w:r>
          <w:rPr>
            <w:b/>
            <w:bCs/>
          </w:rPr>
          <w:t xml:space="preserve">measurable</w:t>
        </w:r>
      </w:ins>
      <w:ins w:id="3047" w:author="PR Preview" w:date="2026-01-01T00:00:00Z">
        <w:r>
          <w:t xml:space="preserve"> </w:t>
        </w:r>
      </w:ins>
      <w:ins w:id="3048" w:author="PR Preview" w:date="2026-01-01T00:00:00Z">
        <w:r>
          <w:t xml:space="preserve">(with respect to</w:t>
        </w:r>
      </w:ins>
      <w:ins w:id="30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050" w:author="PR Preview" w:date="2026-01-01T00:00:00Z">
        <w:r>
          <w:t xml:space="preserve">)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t xml:space="preserve">[19]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if, for every real number</w:t>
        </w:r>
      </w:ins>
      <w:ins w:id="3055" w:author="PR Preview" w:date="2026-01-01T00:00:00Z">
        <w:r>
          <w:t xml:space="preserve"> </w:t>
        </w:r>
      </w:ins>
      <m:oMath>
        <m:r>
          <m:t>c</m:t>
        </m:r>
      </m:oMath>
      <w:ins w:id="3056" w:author="PR Preview" w:date="2026-01-01T00:00:00Z">
        <w:r>
          <w:t xml:space="preserve">,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the set of elements where</w:t>
        </w:r>
      </w:ins>
      <w:ins w:id="3059" w:author="PR Preview" w:date="2026-01-01T00:00:00Z">
        <w:r>
          <w:t xml:space="preserve"> </w:t>
        </w:r>
      </w:ins>
      <m:oMath>
        <m:r>
          <m:t>f</m:t>
        </m:r>
      </m:oMath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is at most</w:t>
        </w:r>
      </w:ins>
      <w:ins w:id="3062" w:author="PR Preview" w:date="2026-01-01T00:00:00Z">
        <w:r>
          <w:t xml:space="preserve"> </w:t>
        </w:r>
      </w:ins>
      <m:oMath>
        <m:r>
          <m:t>c</m:t>
        </m:r>
      </m:oMath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ins w:id="3065" w:author="PR Preview" w:date="2026-01-01T00:00:00Z">
        <w:r>
          <w:rPr>
            <w:i/>
            <w:iCs/>
          </w:rPr>
          <w:t xml:space="preserve">Remark 9</w:t>
        </w:r>
      </w:ins>
      <w:ins w:id="3066" w:author="PR Preview" w:date="2026-01-01T00:00:00Z">
        <w:r>
          <w:t xml:space="preserve"> (Measurable functions in general). </w:t>
        </w:r>
      </w:ins>
      <w:ins w:id="3067" w:author="PR Preview" w:date="2026-01-01T00:00:00Z">
        <w:r>
          <w:t xml:space="preserve">Other sources define a function</w:t>
        </w:r>
      </w:ins>
      <w:ins w:id="30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ins w:id="3069" w:author="PR Preview" w:date="2026-01-01T00:00:00Z">
        <w:r>
          <w:t xml:space="preserve"> </w:t>
        </w:r>
      </w:ins>
      <w:ins w:id="3070" w:author="PR Preview" w:date="2026-01-01T00:00:00Z">
        <w:r>
          <w:t xml:space="preserve">between measurable spaces</w:t>
        </w:r>
      </w:ins>
      <w:ins w:id="30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and</w:t>
        </w:r>
      </w:ins>
      <w:ins w:id="30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to be measurable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when</w:t>
        </w:r>
      </w:ins>
      <w:ins w:id="307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080" w:author="PR Preview" w:date="2026-01-01T00:00:00Z">
        <w:r>
          <w:t xml:space="preserve"> </w:t>
        </w:r>
      </w:ins>
      <w:ins w:id="3081" w:author="PR Preview" w:date="2026-01-01T00:00:00Z">
        <w:r>
          <w:t xml:space="preserve">for every</w:t>
        </w:r>
      </w:ins>
      <w:ins w:id="30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3083" w:author="PR Preview" w:date="2026-01-01T00:00:00Z">
        <w:r>
          <w:t xml:space="preserve">.</w:t>
        </w:r>
      </w:ins>
      <w:ins w:id="3084" w:author="PR Preview" w:date="2026-01-01T00:00:00Z">
        <w:r>
          <w:t xml:space="preserve"> </w:t>
        </w:r>
      </w:ins>
      <w:ins w:id="3085" w:author="PR Preview" w:date="2026-01-01T00:00:00Z">
        <w:r>
          <w:t xml:space="preserve">For</w:t>
        </w:r>
      </w:ins>
      <w:ins w:id="308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with the</w:t>
        </w:r>
      </w:ins>
      <w:ins w:id="3089" w:author="PR Preview" w:date="2026-01-01T00:00:00Z">
        <w:r>
          <w:t xml:space="preserve"> </w:t>
        </w:r>
      </w:ins>
      <w:hyperlink w:anchor="def-borel-sigma-algebra">
        <w:ins w:id="3090" w:author="PR Preview" w:date="2026-01-01T00:00:00Z">
          <w:r>
            <w:rPr>
              <w:rStyle w:val="Hyperlink"/>
            </w:rPr>
            <w:t xml:space="preserve">Borel</w:t>
          </w:r>
        </w:ins>
        <w:ins w:id="309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09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093" w:author="PR Preview" w:date="2026-01-01T00:00:00Z">
        <w:r>
          <w:t xml:space="preserve">,</w:t>
        </w:r>
      </w:ins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that definition is equivalent to</w:t>
        </w:r>
      </w:ins>
      <w:ins w:id="3096" w:author="PR Preview" w:date="2026-01-01T00:00:00Z">
        <w:r>
          <w:t xml:space="preserve"> </w:t>
        </w:r>
      </w:ins>
      <w:hyperlink w:anchor="def-measurable-function">
        <w:ins w:id="3097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098" w:author="PR Preview" w:date="2026-01-01T00:00:00Z">
        <w:r>
          <w:t xml:space="preserve">.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For example, with</w:t>
        </w:r>
      </w:ins>
      <w:ins w:id="310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ins w:id="3102" w:author="PR Preview" w:date="2026-01-01T00:00:00Z">
        <w:r>
          <w:t xml:space="preserve">,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the general definition requires</w:t>
        </w:r>
      </w:ins>
      <w:ins w:id="31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106" w:author="PR Preview" w:date="2026-01-01T00:00:00Z">
        <w:r>
          <w:t xml:space="preserve">,</w:t>
        </w:r>
      </w:ins>
      <w:ins w:id="3107" w:author="PR Preview" w:date="2026-01-01T00:00:00Z">
        <w:r>
          <w:t xml:space="preserve"> </w:t>
        </w:r>
      </w:ins>
      <w:ins w:id="3108" w:author="PR Preview" w:date="2026-01-01T00:00:00Z">
        <w:r>
          <w:t xml:space="preserve">which is the condition in</w:t>
        </w:r>
      </w:ins>
      <w:ins w:id="3109" w:author="PR Preview" w:date="2026-01-01T00:00:00Z">
        <w:r>
          <w:t xml:space="preserve"> </w:t>
        </w:r>
      </w:ins>
      <w:hyperlink w:anchor="def-measurable-function">
        <w:ins w:id="3110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3111" w:author="PR Preview" w:date="2026-01-01T00:00:00Z">
        <w:r>
          <w:t xml:space="preserve">.</w:t>
        </w:r>
      </w:ins>
    </w:p>
    <w:bookmarkEnd w:id="103"/>
    <w:bookmarkStart w:id="104" w:name="exm-measurable-function"/>
    <w:p>
      <w:pPr>
        <w:pStyle w:val="BodyText"/>
      </w:pPr>
      <w:ins w:id="3112" w:author="PR Preview" w:date="2026-01-01T00:00:00Z">
        <w:r>
          <w:rPr>
            <w:b/>
            <w:bCs/>
          </w:rPr>
          <w:t xml:space="preserve">Example 22 (Measurable and not measurable)</w:t>
        </w:r>
      </w:ins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On the die rolls</w:t>
        </w:r>
      </w:ins>
      <w:ins w:id="3115" w:author="PR Preview" w:date="2026-01-01T00:00:00Z">
        <w:r>
          <w:t xml:space="preserve"> </w:t>
        </w:r>
      </w:ins>
      <m:oMath>
        <m:r>
          <m:t>D</m:t>
        </m:r>
      </m:oMath>
      <w:ins w:id="3116" w:author="PR Preview" w:date="2026-01-01T00:00:00Z">
        <w:r>
          <w:t xml:space="preserve">, take the</w:t>
        </w:r>
      </w:ins>
      <w:ins w:id="3117" w:author="PR Preview" w:date="2026-01-01T00:00:00Z">
        <w:r>
          <w:t xml:space="preserve"> </w:t>
        </w:r>
      </w:ins>
      <m:oMath>
        <m:r>
          <m:t>σ</m:t>
        </m:r>
      </m:oMath>
      <w:ins w:id="3118" w:author="PR Preview" w:date="2026-01-01T00:00:00Z">
        <w:r>
          <w:t xml:space="preserve">-algebra</w:t>
        </w:r>
      </w:ins>
      <w:ins w:id="31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ins w:id="3120" w:author="PR Preview" w:date="2026-01-01T00:00:00Z">
        <w:r>
          <w:t xml:space="preserve"> </w:t>
        </w:r>
      </w:ins>
      <w:ins w:id="3121" w:author="PR Preview" w:date="2026-01-01T00:00:00Z">
        <w:r>
          <w:t xml:space="preserve">of</w:t>
        </w:r>
      </w:ins>
      <w:ins w:id="3122" w:author="PR Preview" w:date="2026-01-01T00:00:00Z">
        <w:r>
          <w:t xml:space="preserve"> </w:t>
        </w:r>
      </w:ins>
      <w:hyperlink w:anchor="exm-sigma-algebra">
        <w:ins w:id="312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1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del w:id="3125" w:author="PR Preview" w:date="2026-01-01T00:00:00Z">
        <w:r>
          <w:rPr>
            <w:b/>
            <w:bCs/>
          </w:rPr>
          <w:delText xml:space="preserve">Definition 28 (Integral of a non-negative function)</w:delText>
        </w:r>
      </w:del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Let</w:delText>
        </w:r>
      </w:del>
      <w:del w:id="31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be a</w:delText>
        </w:r>
      </w:del>
      <w:del w:id="3131" w:author="PR Preview" w:date="2026-01-01T00:00:00Z">
        <w:r>
          <w:delText xml:space="preserve"> </w:delText>
        </w:r>
      </w:del>
      <w:hyperlink w:anchor="def-measure-space">
        <w:del w:id="313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133" w:author="PR Preview" w:date="2026-01-01T00:00:00Z">
        <w:r>
          <w:delText xml:space="preserve">,</w:delText>
        </w:r>
      </w:del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delText xml:space="preserve">and let</w:delText>
        </w:r>
      </w:del>
      <w:del w:id="31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137" w:author="PR Preview" w:date="2026-01-01T00:00:00Z">
        <w:r>
          <w:delText xml:space="preserve"> </w:delText>
        </w:r>
      </w:del>
      <w:del w:id="3138" w:author="PR Preview" w:date="2026-01-01T00:00:00Z">
        <w:r>
          <w:delText xml:space="preserve">be</w:delText>
        </w:r>
      </w:del>
      <w:del w:id="3139" w:author="PR Preview" w:date="2026-01-01T00:00:00Z">
        <w:r>
          <w:delText xml:space="preserve"> </w:delText>
        </w:r>
      </w:del>
      <w:hyperlink w:anchor="def-measurable-function">
        <w:del w:id="3140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141" w:author="PR Preview" w:date="2026-01-01T00:00:00Z">
        <w:r>
          <w:delText xml:space="preserve">.</w:delText>
        </w:r>
      </w:del>
      <w:del w:id="3142" w:author="PR Preview" w:date="2026-01-01T00:00:00Z">
        <w:r>
          <w:delText xml:space="preserve"> </w:delText>
        </w:r>
      </w:del>
      <w:del w:id="3143" w:author="PR Preview" w:date="2026-01-01T00:00:00Z">
        <w:r>
          <w:delText xml:space="preserve">The</w:delText>
        </w:r>
      </w:del>
      <w:del w:id="3144" w:author="PR Preview" w:date="2026-01-01T00:00:00Z">
        <w:r>
          <w:delText xml:space="preserve"> </w:delText>
        </w:r>
      </w:del>
      <w:del w:id="3145" w:author="PR Preview" w:date="2026-01-01T00:00:00Z">
        <w:r>
          <w:rPr>
            <w:b/>
            <w:bCs/>
          </w:rPr>
          <w:delText xml:space="preserve">integral</w:delText>
        </w:r>
      </w:del>
      <w:del w:id="3146" w:author="PR Preview" w:date="2026-01-01T00:00:00Z">
        <w:r>
          <w:delText xml:space="preserve"> </w:delText>
        </w:r>
      </w:del>
      <w:del w:id="3147" w:author="PR Preview" w:date="2026-01-01T00:00:00Z">
        <w:r>
          <w:delText xml:space="preserve">of</w:delText>
        </w:r>
      </w:del>
      <w:del w:id="3148" w:author="PR Preview" w:date="2026-01-01T00:00:00Z">
        <w:r>
          <w:delText xml:space="preserve"> </w:delText>
        </w:r>
      </w:del>
      <m:oMath>
        <m:r>
          <m:t>f</m:t>
        </m:r>
      </m:oMath>
      <w:del w:id="3149" w:author="PR Preview" w:date="2026-01-01T00:00:00Z">
        <w:r>
          <w:delText xml:space="preserve"> </w:delText>
        </w:r>
      </w:del>
      <w:del w:id="3150" w:author="PR Preview" w:date="2026-01-01T00:00:00Z">
        <w:r>
          <w:delText xml:space="preserve">with respect to</w:delText>
        </w:r>
      </w:del>
      <w:del w:id="3151" w:author="PR Preview" w:date="2026-01-01T00:00:00Z">
        <w:r>
          <w:delText xml:space="preserve"> </w:delText>
        </w:r>
      </w:del>
      <m:oMath>
        <m:r>
          <m:t>μ</m:t>
        </m:r>
      </m:oMath>
      <w:del w:id="3152" w:author="PR Preview" w:date="2026-01-01T00:00:00Z">
        <w:r>
          <w:delText xml:space="preserve"> </w:delText>
        </w:r>
      </w:del>
      <w:del w:id="3153" w:author="PR Preview" w:date="2026-01-01T00:00:00Z">
        <w:r>
          <w:delText xml:space="preserve">is</w:delText>
        </w:r>
      </w:del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[24]</w:delText>
        </w:r>
      </w:del>
    </w:p>
    <w:p>
      <w:pPr>
        <w:pStyle w:val="BodyText"/>
      </w:pPr>
      <w:ins w:id="3156" w:author="PR Preview" w:date="2026-01-01T00:00:00Z">
        <w:r>
          <w:rPr>
            <w:b/>
            <w:bCs/>
          </w:rPr>
          <w:t xml:space="preserve">Definition 24 (Integral of a non-negative function)</w:t>
        </w:r>
      </w:ins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Let</w:t>
        </w:r>
      </w:ins>
      <w:ins w:id="31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160" w:author="PR Preview" w:date="2026-01-01T00:00:00Z">
        <w:r>
          <w:t xml:space="preserve"> </w:t>
        </w:r>
      </w:ins>
      <w:ins w:id="3161" w:author="PR Preview" w:date="2026-01-01T00:00:00Z">
        <w:r>
          <w:t xml:space="preserve">be a</w:t>
        </w:r>
      </w:ins>
      <w:ins w:id="3162" w:author="PR Preview" w:date="2026-01-01T00:00:00Z">
        <w:r>
          <w:t xml:space="preserve"> </w:t>
        </w:r>
      </w:ins>
      <w:hyperlink w:anchor="def-measure-space">
        <w:ins w:id="316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164" w:author="PR Preview" w:date="2026-01-01T00:00:00Z">
        <w:r>
          <w:t xml:space="preserve">,</w:t>
        </w:r>
      </w:ins>
      <w:ins w:id="3165" w:author="PR Preview" w:date="2026-01-01T00:00:00Z">
        <w:r>
          <w:t xml:space="preserve"> </w:t>
        </w:r>
      </w:ins>
      <w:ins w:id="3166" w:author="PR Preview" w:date="2026-01-01T00:00:00Z">
        <w:r>
          <w:t xml:space="preserve">and let</w:t>
        </w:r>
      </w:ins>
      <w:ins w:id="31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be</w:t>
        </w:r>
      </w:ins>
      <w:ins w:id="3170" w:author="PR Preview" w:date="2026-01-01T00:00:00Z">
        <w:r>
          <w:t xml:space="preserve"> </w:t>
        </w:r>
      </w:ins>
      <w:hyperlink w:anchor="def-measurable-function">
        <w:ins w:id="317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172" w:author="PR Preview" w:date="2026-01-01T00:00:00Z">
        <w:r>
          <w:t xml:space="preserve">.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The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rPr>
            <w:b/>
            <w:bCs/>
          </w:rPr>
          <w:t xml:space="preserve">integral</w:t>
        </w:r>
      </w:ins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of</w:t>
        </w:r>
      </w:ins>
      <w:ins w:id="3179" w:author="PR Preview" w:date="2026-01-01T00:00:00Z">
        <w:r>
          <w:t xml:space="preserve"> </w:t>
        </w:r>
      </w:ins>
      <m:oMath>
        <m:r>
          <m:t>f</m:t>
        </m:r>
      </m:oMath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with respect to</w:t>
        </w:r>
      </w:ins>
      <w:ins w:id="3182" w:author="PR Preview" w:date="2026-01-01T00:00:00Z">
        <w:r>
          <w:t xml:space="preserve"> </w:t>
        </w:r>
      </w:ins>
      <m:oMath>
        <m:r>
          <m:t>μ</m:t>
        </m:r>
      </m:oMath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is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[20]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del w:id="3187" w:author="PR Preview" w:date="2026-01-01T00:00:00Z">
        <w:r>
          <w:rPr>
            <w:i/>
            <w:iCs/>
          </w:rPr>
          <w:delText xml:space="preserve">Remark 10</w:delText>
        </w:r>
      </w:del>
      <w:del w:id="3188" w:author="PR Preview" w:date="2026-01-01T00:00:00Z">
        <w:r>
          <w:delText xml:space="preserve"> (Each sum is a lower estimate). </w:delText>
        </w:r>
      </w:del>
      <w:del w:id="3189" w:author="PR Preview" w:date="2026-01-01T00:00:00Z">
        <w:r>
          <w:delText xml:space="preserve">Each sum in</w:delText>
        </w:r>
      </w:del>
      <w:del w:id="3190" w:author="PR Preview" w:date="2026-01-01T00:00:00Z">
        <w:r>
          <w:delText xml:space="preserve"> </w:delText>
        </w:r>
      </w:del>
      <w:hyperlink w:anchor="def-integral-nonneg">
        <w:del w:id="3191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192" w:author="PR Preview" w:date="2026-01-01T00:00:00Z">
        <w:r>
          <w:delText xml:space="preserve"> </w:delText>
        </w:r>
      </w:del>
      <w:del w:id="3193" w:author="PR Preview" w:date="2026-01-01T00:00:00Z">
        <w:r>
          <w:delText xml:space="preserve">splits</w:delText>
        </w:r>
      </w:del>
      <w:del w:id="3194" w:author="PR Preview" w:date="2026-01-01T00:00:00Z">
        <w:r>
          <w:delText xml:space="preserve"> </w:delText>
        </w:r>
      </w:del>
      <m:oMath>
        <m:r>
          <m:t>S</m:t>
        </m:r>
      </m:oMath>
      <w:del w:id="3195" w:author="PR Preview" w:date="2026-01-01T00:00:00Z">
        <w:r>
          <w:delText xml:space="preserve"> </w:delText>
        </w:r>
      </w:del>
      <w:del w:id="3196" w:author="PR Preview" w:date="2026-01-01T00:00:00Z">
        <w:r>
          <w:delText xml:space="preserve">into pieces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delText xml:space="preserve">and weights each piece</w:delText>
        </w:r>
      </w:del>
      <w:del w:id="319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by the smallest value</w:delText>
        </w:r>
      </w:del>
      <w:del w:id="3202" w:author="PR Preview" w:date="2026-01-01T00:00:00Z">
        <w:r>
          <w:delText xml:space="preserve"> </w:delText>
        </w:r>
      </w:del>
      <m:oMath>
        <m:r>
          <m:t>f</m:t>
        </m:r>
      </m:oMath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approaches on it,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so each sum is at most the integral.</w:delText>
        </w:r>
      </w:del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For Lebesgue measure on a closed interval</w:delText>
        </w:r>
      </w:del>
      <w:del w:id="320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and a function</w:delText>
        </w:r>
      </w:del>
      <w:del w:id="32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that has a</w:delText>
        </w:r>
      </w:del>
      <w:del w:id="3215" w:author="PR Preview" w:date="2026-01-01T00:00:00Z">
        <w:r>
          <w:delText xml:space="preserve"> </w:delText>
        </w:r>
      </w:del>
      <w:hyperlink r:id="rId108">
        <w:del w:id="3216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3217" w:author="PR Preview" w:date="2026-01-01T00:00:00Z">
        <w:r>
          <w:delText xml:space="preserve"> </w:delText>
        </w:r>
      </w:del>
      <w:del w:id="3218" w:author="PR Preview" w:date="2026-01-01T00:00:00Z">
        <w:r>
          <w:delText xml:space="preserve">on</w:delText>
        </w:r>
      </w:del>
      <w:del w:id="321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220" w:author="PR Preview" w:date="2026-01-01T00:00:00Z">
        <w:r>
          <w:delText xml:space="preserve">,</w:delText>
        </w:r>
      </w:del>
      <w:del w:id="3221" w:author="PR Preview" w:date="2026-01-01T00:00:00Z">
        <w:r>
          <w:delText xml:space="preserve"> </w:delText>
        </w:r>
      </w:del>
      <w:del w:id="3222" w:author="PR Preview" w:date="2026-01-01T00:00:00Z">
        <w:r>
          <w:delText xml:space="preserve">the two integrals agree:</w:delText>
        </w:r>
      </w:del>
      <w:del w:id="322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224" w:author="PR Preview" w:date="2026-01-01T00:00:00Z">
        <w:r>
          <w:delText xml:space="preserve"> </w:delText>
        </w:r>
      </w:del>
      <w:del w:id="3225" w:author="PR Preview" w:date="2026-01-01T00:00:00Z">
        <w:r>
          <w:delText xml:space="preserve">[24]</w:delText>
        </w:r>
      </w:del>
      <w:del w:id="3226" w:author="PR Preview" w:date="2026-01-01T00:00:00Z">
        <w:r>
          <w:delText xml:space="preserve">.</w:delText>
        </w:r>
      </w:del>
    </w:p>
    <w:p>
      <w:pPr>
        <w:pStyle w:val="BodyText"/>
      </w:pPr>
      <w:del w:id="3227" w:author="PR Preview" w:date="2026-01-01T00:00:00Z">
        <w:r>
          <w:rPr>
            <w:b/>
            <w:bCs/>
          </w:rPr>
          <w:delText xml:space="preserve">Example 26 (Integrals with respect to counting measure)</w:delText>
        </w:r>
      </w:del>
      <w:del w:id="3228" w:author="PR Preview" w:date="2026-01-01T00:00:00Z">
        <w:r>
          <w:delText xml:space="preserve"> </w:delText>
        </w:r>
      </w:del>
      <w:del w:id="3229" w:author="PR Preview" w:date="2026-01-01T00:00:00Z">
        <w:r>
          <w:delText xml:space="preserve">Let</w:delText>
        </w:r>
      </w:del>
      <w:del w:id="3230" w:author="PR Preview" w:date="2026-01-01T00:00:00Z">
        <w:r>
          <w:delText xml:space="preserve"> </w:delText>
        </w:r>
      </w:del>
      <m:oMath>
        <m:r>
          <m:t>μ</m:t>
        </m:r>
      </m:oMath>
      <w:del w:id="3231" w:author="PR Preview" w:date="2026-01-01T00:00:00Z">
        <w:r>
          <w:delText xml:space="preserve"> </w:delText>
        </w:r>
      </w:del>
      <w:del w:id="3232" w:author="PR Preview" w:date="2026-01-01T00:00:00Z">
        <w:r>
          <w:delText xml:space="preserve">be the counting measure on the die rolls</w:delText>
        </w:r>
      </w:del>
      <w:del w:id="3233" w:author="PR Preview" w:date="2026-01-01T00:00:00Z">
        <w:r>
          <w:delText xml:space="preserve"> </w:delText>
        </w:r>
      </w:del>
      <m:oMath>
        <m:r>
          <m:t>D</m:t>
        </m:r>
      </m:oMath>
      <w:del w:id="3234" w:author="PR Preview" w:date="2026-01-01T00:00:00Z">
        <w:r>
          <w:delText xml:space="preserve">,</w:delText>
        </w:r>
      </w:del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and let</w:delText>
        </w:r>
      </w:del>
      <w:del w:id="323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238" w:author="PR Preview" w:date="2026-01-01T00:00:00Z">
        <w:r>
          <w:delText xml:space="preserve">.</w:delText>
        </w:r>
      </w:del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Every function on</w:delText>
        </w:r>
      </w:del>
      <w:del w:id="3241" w:author="PR Preview" w:date="2026-01-01T00:00:00Z">
        <w:r>
          <w:delText xml:space="preserve"> </w:delText>
        </w:r>
      </w:del>
      <m:oMath>
        <m:r>
          <m:t>D</m:t>
        </m:r>
      </m:oMath>
      <w:del w:id="3242" w:author="PR Preview" w:date="2026-01-01T00:00:00Z">
        <w:r>
          <w:delText xml:space="preserve"> </w:delText>
        </w:r>
      </w:del>
      <w:del w:id="3243" w:author="PR Preview" w:date="2026-01-01T00:00:00Z">
        <w:r>
          <w:delText xml:space="preserve">is measurable (</w:delText>
        </w:r>
      </w:del>
      <w:hyperlink w:anchor="exm-measurable-function">
        <w:del w:id="3244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245" w:author="PR Preview" w:date="2026-01-01T00:00:00Z">
        <w:r>
          <w:delText xml:space="preserve">).</w:delText>
        </w:r>
      </w:del>
    </w:p>
    <w:p>
      <w:pPr>
        <w:pStyle w:val="BodyText"/>
      </w:pPr>
      <w:ins w:id="3246" w:author="PR Preview" w:date="2026-01-01T00:00:00Z">
        <w:r>
          <w:rPr>
            <w:i/>
            <w:iCs/>
          </w:rPr>
          <w:t xml:space="preserve">Remark 10</w:t>
        </w:r>
      </w:ins>
      <w:ins w:id="3247" w:author="PR Preview" w:date="2026-01-01T00:00:00Z">
        <w:r>
          <w:t xml:space="preserve"> (Each sum is a lower estimate). </w:t>
        </w:r>
      </w:ins>
      <w:ins w:id="3248" w:author="PR Preview" w:date="2026-01-01T00:00:00Z">
        <w:r>
          <w:t xml:space="preserve">Each sum in</w:t>
        </w:r>
      </w:ins>
      <w:ins w:id="3249" w:author="PR Preview" w:date="2026-01-01T00:00:00Z">
        <w:r>
          <w:t xml:space="preserve"> </w:t>
        </w:r>
      </w:ins>
      <w:hyperlink w:anchor="def-integral-nonneg">
        <w:ins w:id="325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251" w:author="PR Preview" w:date="2026-01-01T00:00:00Z">
        <w:r>
          <w:t xml:space="preserve"> </w:t>
        </w:r>
      </w:ins>
      <w:ins w:id="3252" w:author="PR Preview" w:date="2026-01-01T00:00:00Z">
        <w:r>
          <w:t xml:space="preserve">splits</w:t>
        </w:r>
      </w:ins>
      <w:ins w:id="3253" w:author="PR Preview" w:date="2026-01-01T00:00:00Z">
        <w:r>
          <w:t xml:space="preserve"> </w:t>
        </w:r>
      </w:ins>
      <m:oMath>
        <m:r>
          <m:t>S</m:t>
        </m:r>
      </m:oMath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into pieces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and weights each piece</w:t>
        </w:r>
      </w:ins>
      <w:ins w:id="32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by the smallest value</w:t>
        </w:r>
      </w:ins>
      <w:ins w:id="3261" w:author="PR Preview" w:date="2026-01-01T00:00:00Z">
        <w:r>
          <w:t xml:space="preserve"> </w:t>
        </w:r>
      </w:ins>
      <m:oMath>
        <m:r>
          <m:t>f</m:t>
        </m:r>
      </m:oMath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approaches on it,</w:t>
        </w:r>
      </w:ins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so each sum is at most the integral.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For Lebesgue measure on a closed interval</w:t>
        </w:r>
      </w:ins>
      <w:ins w:id="326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and a function</w:t>
        </w:r>
      </w:ins>
      <w:ins w:id="32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that has a</w:t>
        </w:r>
      </w:ins>
      <w:ins w:id="3274" w:author="PR Preview" w:date="2026-01-01T00:00:00Z">
        <w:r>
          <w:t xml:space="preserve"> </w:t>
        </w:r>
      </w:ins>
      <w:hyperlink r:id="rId108">
        <w:ins w:id="3275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3276" w:author="PR Preview" w:date="2026-01-01T00:00:00Z">
        <w:r>
          <w:t xml:space="preserve"> </w:t>
        </w:r>
      </w:ins>
      <w:ins w:id="3277" w:author="PR Preview" w:date="2026-01-01T00:00:00Z">
        <w:r>
          <w:t xml:space="preserve">on</w:t>
        </w:r>
      </w:ins>
      <w:ins w:id="327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79" w:author="PR Preview" w:date="2026-01-01T00:00:00Z">
        <w:r>
          <w:t xml:space="preserve">,</w:t>
        </w:r>
      </w:ins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the two integrals agree:</w:t>
        </w:r>
      </w:ins>
      <w:ins w:id="328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283" w:author="PR Preview" w:date="2026-01-01T00:00:00Z">
        <w:r>
          <w:t xml:space="preserve"> </w:t>
        </w:r>
      </w:ins>
      <w:ins w:id="3284" w:author="PR Preview" w:date="2026-01-01T00:00:00Z">
        <w:r>
          <w:t xml:space="preserve">[20]</w:t>
        </w:r>
      </w:ins>
      <w:ins w:id="3285" w:author="PR Preview" w:date="2026-01-01T00:00:00Z">
        <w:r>
          <w:t xml:space="preserve">.</w:t>
        </w:r>
      </w:ins>
    </w:p>
    <w:bookmarkEnd w:id="109"/>
    <w:bookmarkStart w:id="110" w:name="exm-integral-nonneg"/>
    <w:p>
      <w:pPr>
        <w:pStyle w:val="BodyText"/>
      </w:pPr>
      <w:ins w:id="3286" w:author="PR Preview" w:date="2026-01-01T00:00:00Z">
        <w:r>
          <w:rPr>
            <w:b/>
            <w:bCs/>
          </w:rPr>
          <w:t xml:space="preserve">Example 23 (Integrals with respect to counting measure)</w:t>
        </w:r>
      </w:ins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Let</w:t>
        </w:r>
      </w:ins>
      <w:ins w:id="3289" w:author="PR Preview" w:date="2026-01-01T00:00:00Z">
        <w:r>
          <w:t xml:space="preserve"> </w:t>
        </w:r>
      </w:ins>
      <m:oMath>
        <m:r>
          <m:t>μ</m:t>
        </m:r>
      </m:oMath>
      <w:ins w:id="3290" w:author="PR Preview" w:date="2026-01-01T00:00:00Z">
        <w:r>
          <w:t xml:space="preserve"> </w:t>
        </w:r>
      </w:ins>
      <w:ins w:id="3291" w:author="PR Preview" w:date="2026-01-01T00:00:00Z">
        <w:r>
          <w:t xml:space="preserve">be the counting measure on the die rolls</w:t>
        </w:r>
      </w:ins>
      <w:ins w:id="3292" w:author="PR Preview" w:date="2026-01-01T00:00:00Z">
        <w:r>
          <w:t xml:space="preserve"> </w:t>
        </w:r>
      </w:ins>
      <m:oMath>
        <m:r>
          <m:t>D</m:t>
        </m:r>
      </m:oMath>
      <w:ins w:id="3293" w:author="PR Preview" w:date="2026-01-01T00:00:00Z">
        <w:r>
          <w:t xml:space="preserve">,</w:t>
        </w:r>
      </w:ins>
      <w:ins w:id="3294" w:author="PR Preview" w:date="2026-01-01T00:00:00Z">
        <w:r>
          <w:t xml:space="preserve"> </w:t>
        </w:r>
      </w:ins>
      <w:ins w:id="3295" w:author="PR Preview" w:date="2026-01-01T00:00:00Z">
        <w:r>
          <w:t xml:space="preserve">and let</w:t>
        </w:r>
      </w:ins>
      <w:ins w:id="329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297" w:author="PR Preview" w:date="2026-01-01T00:00:00Z">
        <w:r>
          <w:t xml:space="preserve">.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Every function on</w:t>
        </w:r>
      </w:ins>
      <w:ins w:id="3300" w:author="PR Preview" w:date="2026-01-01T00:00:00Z">
        <w:r>
          <w:t xml:space="preserve"> </w:t>
        </w:r>
      </w:ins>
      <m:oMath>
        <m:r>
          <m:t>D</m:t>
        </m:r>
      </m:oMath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is measurable (</w:t>
        </w:r>
      </w:ins>
      <w:hyperlink w:anchor="exm-measurable-function">
        <w:ins w:id="330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3304" w:author="PR Preview" w:date="2026-01-01T00:00:00Z">
        <w:r>
          <w:t xml:space="preserve">).</w:t>
        </w:r>
      </w:ins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1" w:name="def-positive-negative-parts"/>
    <w:p>
      <w:pPr>
        <w:pStyle w:val="BodyText"/>
      </w:pPr>
      <w:del w:id="3305" w:author="PR Preview" w:date="2026-01-01T00:00:00Z">
        <w:r>
          <w:rPr>
            <w:b/>
            <w:bCs/>
          </w:rPr>
          <w:delText xml:space="preserve">Definition 29 (Positive part of a function)</w:delText>
        </w:r>
      </w:del>
      <w:del w:id="3306" w:author="PR Preview" w:date="2026-01-01T00:00:00Z">
        <w:r>
          <w:delText xml:space="preserve"> </w:delText>
        </w:r>
      </w:del>
      <w:del w:id="3307" w:author="PR Preview" w:date="2026-01-01T00:00:00Z">
        <w:r>
          <w:delText xml:space="preserve">Let</w:delText>
        </w:r>
      </w:del>
      <w:del w:id="33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309" w:author="PR Preview" w:date="2026-01-01T00:00:00Z">
        <w:r>
          <w:delText xml:space="preserve"> </w:delText>
        </w:r>
      </w:del>
      <w:del w:id="3310" w:author="PR Preview" w:date="2026-01-01T00:00:00Z">
        <w:r>
          <w:delText xml:space="preserve">be a</w:delText>
        </w:r>
      </w:del>
      <w:del w:id="3311" w:author="PR Preview" w:date="2026-01-01T00:00:00Z">
        <w:r>
          <w:delText xml:space="preserve"> </w:delText>
        </w:r>
      </w:del>
      <w:hyperlink w:anchor="def-measure-space">
        <w:del w:id="331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313" w:author="PR Preview" w:date="2026-01-01T00:00:00Z">
        <w:r>
          <w:delText xml:space="preserve">,</w:delText>
        </w:r>
      </w:del>
      <w:del w:id="3314" w:author="PR Preview" w:date="2026-01-01T00:00:00Z">
        <w:r>
          <w:delText xml:space="preserve"> </w:delText>
        </w:r>
      </w:del>
      <w:del w:id="3315" w:author="PR Preview" w:date="2026-01-01T00:00:00Z">
        <w:r>
          <w:delText xml:space="preserve">and let</w:delText>
        </w:r>
      </w:del>
      <w:del w:id="33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17" w:author="PR Preview" w:date="2026-01-01T00:00:00Z">
        <w:r>
          <w:delText xml:space="preserve"> </w:delText>
        </w:r>
      </w:del>
      <w:del w:id="3318" w:author="PR Preview" w:date="2026-01-01T00:00:00Z">
        <w:r>
          <w:delText xml:space="preserve">be</w:delText>
        </w:r>
      </w:del>
      <w:del w:id="3319" w:author="PR Preview" w:date="2026-01-01T00:00:00Z">
        <w:r>
          <w:delText xml:space="preserve"> </w:delText>
        </w:r>
      </w:del>
      <w:hyperlink w:anchor="def-measurable-function">
        <w:del w:id="3320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321" w:author="PR Preview" w:date="2026-01-01T00:00:00Z">
        <w:r>
          <w:delText xml:space="preserve">.</w:delText>
        </w:r>
      </w:del>
      <w:del w:id="3322" w:author="PR Preview" w:date="2026-01-01T00:00:00Z">
        <w:r>
          <w:delText xml:space="preserve"> </w:delText>
        </w:r>
      </w:del>
      <w:del w:id="3323" w:author="PR Preview" w:date="2026-01-01T00:00:00Z">
        <w:r>
          <w:delText xml:space="preserve">The</w:delText>
        </w:r>
      </w:del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rPr>
            <w:b/>
            <w:bCs/>
          </w:rPr>
          <w:delText xml:space="preserve">positive part</w:delText>
        </w:r>
      </w:del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of</w:delText>
        </w:r>
      </w:del>
      <w:del w:id="3328" w:author="PR Preview" w:date="2026-01-01T00:00:00Z">
        <w:r>
          <w:delText xml:space="preserve"> </w:delText>
        </w:r>
      </w:del>
      <m:oMath>
        <m:r>
          <m:t>f</m:t>
        </m:r>
      </m:oMath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331" w:author="PR Preview" w:date="2026-01-01T00:00:00Z">
        <w:r>
          <w:rPr>
            <w:b/>
            <w:bCs/>
          </w:rPr>
          <w:delText xml:space="preserve">Definition 30 (Negative part of a function)</w:delText>
        </w:r>
      </w:del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For</w:delText>
        </w:r>
      </w:del>
      <w:del w:id="3334" w:author="PR Preview" w:date="2026-01-01T00:00:00Z">
        <w:r>
          <w:delText xml:space="preserve"> </w:delText>
        </w:r>
      </w:del>
      <m:oMath>
        <m:r>
          <m:t>f</m:t>
        </m:r>
      </m:oMath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as in</w:delText>
        </w:r>
      </w:del>
      <w:del w:id="3337" w:author="PR Preview" w:date="2026-01-01T00:00:00Z">
        <w:r>
          <w:delText xml:space="preserve"> </w:delText>
        </w:r>
      </w:del>
      <w:hyperlink w:anchor="def-positive-negative-parts">
        <w:del w:id="333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339" w:author="PR Preview" w:date="2026-01-01T00:00:00Z">
        <w:r>
          <w:delText xml:space="preserve">,</w:delText>
        </w:r>
      </w:del>
      <w:del w:id="3340" w:author="PR Preview" w:date="2026-01-01T00:00:00Z">
        <w:r>
          <w:delText xml:space="preserve"> </w:delText>
        </w:r>
      </w:del>
      <w:del w:id="3341" w:author="PR Preview" w:date="2026-01-01T00:00:00Z">
        <w:r>
          <w:delText xml:space="preserve">the</w:delText>
        </w:r>
      </w:del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rPr>
            <w:b/>
            <w:bCs/>
          </w:rPr>
          <w:delText xml:space="preserve">negative part</w:delText>
        </w:r>
      </w:del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of</w:delText>
        </w:r>
      </w:del>
      <w:del w:id="3346" w:author="PR Preview" w:date="2026-01-01T00:00:00Z">
        <w:r>
          <w:delText xml:space="preserve"> </w:delText>
        </w:r>
      </w:del>
      <m:oMath>
        <m:r>
          <m:t>f</m:t>
        </m:r>
      </m:oMath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349" w:author="PR Preview" w:date="2026-01-01T00:00:00Z">
        <w:r>
          <w:rPr>
            <w:i/>
            <w:iCs/>
          </w:rPr>
          <w:delText xml:space="preserve">Remark 11</w:delText>
        </w:r>
      </w:del>
      <w:del w:id="3350" w:author="PR Preview" w:date="2026-01-01T00:00:00Z">
        <w:r>
          <w:delText xml:space="preserve"> (A function in terms of its positive and negative parts). </w:delText>
        </w:r>
      </w:del>
      <w:del w:id="3351" w:author="PR Preview" w:date="2026-01-01T00:00:00Z">
        <w:r>
          <w:delText xml:space="preserve">With the positive part (</w:delText>
        </w:r>
      </w:del>
      <w:hyperlink w:anchor="def-positive-negative-parts">
        <w:del w:id="3352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353" w:author="PR Preview" w:date="2026-01-01T00:00:00Z">
        <w:r>
          <w:delText xml:space="preserve">) and negative part (</w:delText>
        </w:r>
      </w:del>
      <w:hyperlink w:anchor="def-negative-part">
        <w:del w:id="3354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355" w:author="PR Preview" w:date="2026-01-01T00:00:00Z">
        <w:r>
          <w:delText xml:space="preserve">),</w:delText>
        </w:r>
      </w:del>
      <w:del w:id="335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357" w:author="PR Preview" w:date="2026-01-01T00:00:00Z">
        <w:r>
          <w:delText xml:space="preserve"> </w:delText>
        </w:r>
      </w:del>
      <w:del w:id="3358" w:author="PR Preview" w:date="2026-01-01T00:00:00Z">
        <w:r>
          <w:delText xml:space="preserve">and</w:delText>
        </w:r>
      </w:del>
      <w:del w:id="33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360" w:author="PR Preview" w:date="2026-01-01T00:00:00Z">
        <w:r>
          <w:delText xml:space="preserve">.</w:delText>
        </w:r>
      </w:del>
      <w:del w:id="3361" w:author="PR Preview" w:date="2026-01-01T00:00:00Z">
        <w:r>
          <w:delText xml:space="preserve"> </w:delText>
        </w:r>
      </w:del>
      <w:del w:id="3362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63" w:author="PR Preview" w:date="2026-01-01T00:00:00Z">
        <w:r>
          <w:delText xml:space="preserve">,</w:delText>
        </w:r>
      </w:del>
      <w:del w:id="336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365" w:author="PR Preview" w:date="2026-01-01T00:00:00Z">
        <w:r>
          <w:delText xml:space="preserve">, and</w:delText>
        </w:r>
      </w:del>
      <w:del w:id="33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367" w:author="PR Preview" w:date="2026-01-01T00:00:00Z">
        <w:r>
          <w:delText xml:space="preserve"> </w:delText>
        </w:r>
      </w:del>
      <w:del w:id="3368" w:author="PR Preview" w:date="2026-01-01T00:00:00Z">
        <w:r>
          <w:delText xml:space="preserve">are measurable when</w:delText>
        </w:r>
      </w:del>
      <w:del w:id="3369" w:author="PR Preview" w:date="2026-01-01T00:00:00Z">
        <w:r>
          <w:delText xml:space="preserve"> </w:delText>
        </w:r>
      </w:del>
      <m:oMath>
        <m:r>
          <m:t>f</m:t>
        </m:r>
      </m:oMath>
      <w:del w:id="3370" w:author="PR Preview" w:date="2026-01-01T00:00:00Z">
        <w:r>
          <w:delText xml:space="preserve"> </w:delText>
        </w:r>
      </w:del>
      <w:del w:id="3371" w:author="PR Preview" w:date="2026-01-01T00:00:00Z">
        <w:r>
          <w:delText xml:space="preserve">is</w:delText>
        </w:r>
      </w:del>
      <w:del w:id="3372" w:author="PR Preview" w:date="2026-01-01T00:00:00Z">
        <w:r>
          <w:delText xml:space="preserve"> </w:delText>
        </w:r>
      </w:del>
      <w:del w:id="3373" w:author="PR Preview" w:date="2026-01-01T00:00:00Z">
        <w:r>
          <w:delText xml:space="preserve">[2], Theorem 13.3</w:delText>
        </w:r>
      </w:del>
      <w:del w:id="3374" w:author="PR Preview" w:date="2026-01-01T00:00:00Z">
        <w:r>
          <w:delText xml:space="preserve">.)</w:delText>
        </w:r>
      </w:del>
    </w:p>
    <w:p>
      <w:pPr>
        <w:pStyle w:val="BodyText"/>
      </w:pPr>
      <w:del w:id="3375" w:author="PR Preview" w:date="2026-01-01T00:00:00Z">
        <w:r>
          <w:rPr>
            <w:b/>
            <w:bCs/>
          </w:rPr>
          <w:delText xml:space="preserve">Definition 31 (Integral of a real-valued function)</w:delText>
        </w:r>
      </w:del>
      <w:del w:id="3376" w:author="PR Preview" w:date="2026-01-01T00:00:00Z">
        <w:r>
          <w:delText xml:space="preserve"> </w:delText>
        </w:r>
      </w:del>
      <w:del w:id="3377" w:author="PR Preview" w:date="2026-01-01T00:00:00Z">
        <w:r>
          <w:delText xml:space="preserve">Let</w:delText>
        </w:r>
      </w:del>
      <w:del w:id="33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379" w:author="PR Preview" w:date="2026-01-01T00:00:00Z">
        <w:r>
          <w:delText xml:space="preserve"> </w:delText>
        </w:r>
      </w:del>
      <w:del w:id="3380" w:author="PR Preview" w:date="2026-01-01T00:00:00Z">
        <w:r>
          <w:delText xml:space="preserve">be a</w:delText>
        </w:r>
      </w:del>
      <w:del w:id="3381" w:author="PR Preview" w:date="2026-01-01T00:00:00Z">
        <w:r>
          <w:delText xml:space="preserve"> </w:delText>
        </w:r>
      </w:del>
      <w:hyperlink w:anchor="def-measure-space">
        <w:del w:id="338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383" w:author="PR Preview" w:date="2026-01-01T00:00:00Z">
        <w:r>
          <w:delText xml:space="preserve">,</w:delText>
        </w:r>
      </w:del>
      <w:del w:id="3384" w:author="PR Preview" w:date="2026-01-01T00:00:00Z">
        <w:r>
          <w:delText xml:space="preserve"> </w:delText>
        </w:r>
      </w:del>
      <w:del w:id="3385" w:author="PR Preview" w:date="2026-01-01T00:00:00Z">
        <w:r>
          <w:delText xml:space="preserve">and let</w:delText>
        </w:r>
      </w:del>
      <w:del w:id="33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87" w:author="PR Preview" w:date="2026-01-01T00:00:00Z">
        <w:r>
          <w:delText xml:space="preserve"> </w:delText>
        </w:r>
      </w:del>
      <w:del w:id="3388" w:author="PR Preview" w:date="2026-01-01T00:00:00Z">
        <w:r>
          <w:delText xml:space="preserve">be</w:delText>
        </w:r>
      </w:del>
      <w:del w:id="3389" w:author="PR Preview" w:date="2026-01-01T00:00:00Z">
        <w:r>
          <w:delText xml:space="preserve"> </w:delText>
        </w:r>
      </w:del>
      <w:hyperlink w:anchor="def-measurable-function">
        <w:del w:id="3390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391" w:author="PR Preview" w:date="2026-01-01T00:00:00Z">
        <w:r>
          <w:delText xml:space="preserve">.</w:delText>
        </w:r>
      </w:del>
      <w:del w:id="3392" w:author="PR Preview" w:date="2026-01-01T00:00:00Z">
        <w:r>
          <w:delText xml:space="preserve"> </w:delText>
        </w:r>
      </w:del>
      <w:del w:id="3393" w:author="PR Preview" w:date="2026-01-01T00:00:00Z">
        <w:r>
          <w:delText xml:space="preserve">Let</w:delText>
        </w:r>
      </w:del>
      <w:del w:id="339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and</w:delText>
        </w:r>
      </w:del>
      <w:del w:id="339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398" w:author="PR Preview" w:date="2026-01-01T00:00:00Z">
        <w:r>
          <w:delText xml:space="preserve"> </w:delText>
        </w:r>
      </w:del>
      <w:del w:id="3399" w:author="PR Preview" w:date="2026-01-01T00:00:00Z">
        <w:r>
          <w:delText xml:space="preserve">be the positive and negative parts of</w:delText>
        </w:r>
      </w:del>
      <w:del w:id="3400" w:author="PR Preview" w:date="2026-01-01T00:00:00Z">
        <w:r>
          <w:delText xml:space="preserve"> </w:delText>
        </w:r>
      </w:del>
      <m:oMath>
        <m:r>
          <m:t>f</m:t>
        </m:r>
      </m:oMath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(</w:delText>
        </w:r>
      </w:del>
      <w:hyperlink w:anchor="def-positive-negative-parts">
        <w:del w:id="3403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404" w:author="PR Preview" w:date="2026-01-01T00:00:00Z">
        <w:r>
          <w:delText xml:space="preserve">,</w:delText>
        </w:r>
      </w:del>
      <w:del w:id="3405" w:author="PR Preview" w:date="2026-01-01T00:00:00Z">
        <w:r>
          <w:delText xml:space="preserve"> </w:delText>
        </w:r>
      </w:del>
      <w:hyperlink w:anchor="def-negative-part">
        <w:del w:id="3406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407" w:author="PR Preview" w:date="2026-01-01T00:00:00Z">
        <w:r>
          <w:delText xml:space="preserve">).</w:delText>
        </w:r>
      </w:del>
      <w:del w:id="3408" w:author="PR Preview" w:date="2026-01-01T00:00:00Z">
        <w:r>
          <w:delText xml:space="preserve"> </w:delText>
        </w:r>
      </w:del>
      <w:del w:id="3409" w:author="PR Preview" w:date="2026-01-01T00:00:00Z">
        <w:r>
          <w:delText xml:space="preserve">The</w:delText>
        </w:r>
      </w:del>
      <w:del w:id="3410" w:author="PR Preview" w:date="2026-01-01T00:00:00Z">
        <w:r>
          <w:delText xml:space="preserve"> </w:delText>
        </w:r>
      </w:del>
      <w:del w:id="3411" w:author="PR Preview" w:date="2026-01-01T00:00:00Z">
        <w:r>
          <w:rPr>
            <w:b/>
            <w:bCs/>
          </w:rPr>
          <w:delText xml:space="preserve">integral</w:delText>
        </w:r>
      </w:del>
      <w:del w:id="3412" w:author="PR Preview" w:date="2026-01-01T00:00:00Z">
        <w:r>
          <w:delText xml:space="preserve"> </w:delText>
        </w:r>
      </w:del>
      <w:del w:id="3413" w:author="PR Preview" w:date="2026-01-01T00:00:00Z">
        <w:r>
          <w:delText xml:space="preserve">of</w:delText>
        </w:r>
      </w:del>
      <w:del w:id="3414" w:author="PR Preview" w:date="2026-01-01T00:00:00Z">
        <w:r>
          <w:delText xml:space="preserve"> </w:delText>
        </w:r>
      </w:del>
      <m:oMath>
        <m:r>
          <m:t>f</m:t>
        </m:r>
      </m:oMath>
      <w:del w:id="3415" w:author="PR Preview" w:date="2026-01-01T00:00:00Z">
        <w:r>
          <w:delText xml:space="preserve"> </w:delText>
        </w:r>
      </w:del>
      <w:del w:id="3416" w:author="PR Preview" w:date="2026-01-01T00:00:00Z">
        <w:r>
          <w:delText xml:space="preserve">with respect to</w:delText>
        </w:r>
      </w:del>
      <w:del w:id="3417" w:author="PR Preview" w:date="2026-01-01T00:00:00Z">
        <w:r>
          <w:delText xml:space="preserve"> </w:delText>
        </w:r>
      </w:del>
      <m:oMath>
        <m:r>
          <m:t>μ</m:t>
        </m:r>
      </m:oMath>
      <w:del w:id="3418" w:author="PR Preview" w:date="2026-01-01T00:00:00Z">
        <w:r>
          <w:delText xml:space="preserve"> </w:delText>
        </w:r>
      </w:del>
      <w:del w:id="341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420" w:author="PR Preview" w:date="2026-01-01T00:00:00Z">
        <w:r>
          <w:delText xml:space="preserve">using</w:delText>
        </w:r>
      </w:del>
      <w:del w:id="3421" w:author="PR Preview" w:date="2026-01-01T00:00:00Z">
        <w:r>
          <w:delText xml:space="preserve"> </w:delText>
        </w:r>
      </w:del>
      <w:hyperlink w:anchor="def-integral-nonneg">
        <w:del w:id="3422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423" w:author="PR Preview" w:date="2026-01-01T00:00:00Z">
        <w:r>
          <w:delText xml:space="preserve"> </w:delText>
        </w:r>
      </w:del>
      <w:del w:id="3424" w:author="PR Preview" w:date="2026-01-01T00:00:00Z">
        <w:r>
          <w:delText xml:space="preserve">for each term,</w:delText>
        </w:r>
      </w:del>
      <w:del w:id="3425" w:author="PR Preview" w:date="2026-01-01T00:00:00Z">
        <w:r>
          <w:delText xml:space="preserve"> </w:delText>
        </w:r>
      </w:del>
      <w:del w:id="3426" w:author="PR Preview" w:date="2026-01-01T00:00:00Z">
        <w:r>
          <w:delText xml:space="preserve">when at least one of the two terms is finite;</w:delText>
        </w:r>
      </w:del>
      <w:del w:id="3427" w:author="PR Preview" w:date="2026-01-01T00:00:00Z">
        <w:r>
          <w:delText xml:space="preserve"> </w:delText>
        </w:r>
      </w:del>
      <w:del w:id="3428" w:author="PR Preview" w:date="2026-01-01T00:00:00Z">
        <w:r>
          <w:delText xml:space="preserve">otherwise, the integral of</w:delText>
        </w:r>
      </w:del>
      <w:del w:id="3429" w:author="PR Preview" w:date="2026-01-01T00:00:00Z">
        <w:r>
          <w:delText xml:space="preserve"> </w:delText>
        </w:r>
      </w:del>
      <m:oMath>
        <m:r>
          <m:t>f</m:t>
        </m:r>
      </m:oMath>
      <w:del w:id="3430" w:author="PR Preview" w:date="2026-01-01T00:00:00Z">
        <w:r>
          <w:delText xml:space="preserve"> </w:delText>
        </w:r>
      </w:del>
      <w:del w:id="3431" w:author="PR Preview" w:date="2026-01-01T00:00:00Z">
        <w:r>
          <w:delText xml:space="preserve">is undefined.</w:delText>
        </w:r>
      </w:del>
    </w:p>
    <w:p>
      <w:pPr>
        <w:pStyle w:val="BodyText"/>
      </w:pPr>
      <w:ins w:id="3432" w:author="PR Preview" w:date="2026-01-01T00:00:00Z">
        <w:r>
          <w:rPr>
            <w:b/>
            <w:bCs/>
          </w:rPr>
          <w:t xml:space="preserve">Definition 25 (Positive part of a function)</w:t>
        </w:r>
      </w:ins>
      <w:ins w:id="3433" w:author="PR Preview" w:date="2026-01-01T00:00:00Z">
        <w:r>
          <w:t xml:space="preserve"> </w:t>
        </w:r>
      </w:ins>
      <w:ins w:id="3434" w:author="PR Preview" w:date="2026-01-01T00:00:00Z">
        <w:r>
          <w:t xml:space="preserve">Let</w:t>
        </w:r>
      </w:ins>
      <w:ins w:id="34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436" w:author="PR Preview" w:date="2026-01-01T00:00:00Z">
        <w:r>
          <w:t xml:space="preserve"> </w:t>
        </w:r>
      </w:ins>
      <w:ins w:id="3437" w:author="PR Preview" w:date="2026-01-01T00:00:00Z">
        <w:r>
          <w:t xml:space="preserve">be a</w:t>
        </w:r>
      </w:ins>
      <w:ins w:id="3438" w:author="PR Preview" w:date="2026-01-01T00:00:00Z">
        <w:r>
          <w:t xml:space="preserve"> </w:t>
        </w:r>
      </w:ins>
      <w:hyperlink w:anchor="def-measure-space">
        <w:ins w:id="343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440" w:author="PR Preview" w:date="2026-01-01T00:00:00Z">
        <w:r>
          <w:t xml:space="preserve">,</w:t>
        </w:r>
      </w:ins>
      <w:ins w:id="3441" w:author="PR Preview" w:date="2026-01-01T00:00:00Z">
        <w:r>
          <w:t xml:space="preserve"> </w:t>
        </w:r>
      </w:ins>
      <w:ins w:id="3442" w:author="PR Preview" w:date="2026-01-01T00:00:00Z">
        <w:r>
          <w:t xml:space="preserve">and let</w:t>
        </w:r>
      </w:ins>
      <w:ins w:id="34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be</w:t>
        </w:r>
      </w:ins>
      <w:ins w:id="3446" w:author="PR Preview" w:date="2026-01-01T00:00:00Z">
        <w:r>
          <w:t xml:space="preserve"> </w:t>
        </w:r>
      </w:ins>
      <w:hyperlink w:anchor="def-measurable-function">
        <w:ins w:id="3447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448" w:author="PR Preview" w:date="2026-01-01T00:00:00Z">
        <w:r>
          <w:t xml:space="preserve">.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The</w:t>
        </w:r>
      </w:ins>
      <w:ins w:id="3451" w:author="PR Preview" w:date="2026-01-01T00:00:00Z">
        <w:r>
          <w:t xml:space="preserve"> </w:t>
        </w:r>
      </w:ins>
      <w:ins w:id="3452" w:author="PR Preview" w:date="2026-01-01T00:00:00Z">
        <w:r>
          <w:rPr>
            <w:b/>
            <w:bCs/>
          </w:rPr>
          <w:t xml:space="preserve">positive part</w:t>
        </w:r>
      </w:ins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of</w:t>
        </w:r>
      </w:ins>
      <w:ins w:id="3455" w:author="PR Preview" w:date="2026-01-01T00:00:00Z">
        <w:r>
          <w:t xml:space="preserve"> </w:t>
        </w:r>
      </w:ins>
      <m:oMath>
        <m:r>
          <m:t>f</m:t>
        </m:r>
      </m:oMath>
      <w:ins w:id="3456" w:author="PR Preview" w:date="2026-01-01T00:00:00Z">
        <w:r>
          <w:t xml:space="preserve"> </w:t>
        </w:r>
      </w:ins>
      <w:ins w:id="3457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1"/>
    <w:bookmarkStart w:id="112" w:name="def-negative-part"/>
    <w:p>
      <w:pPr>
        <w:pStyle w:val="FirstParagraph"/>
      </w:pPr>
      <w:ins w:id="3458" w:author="PR Preview" w:date="2026-01-01T00:00:00Z">
        <w:r>
          <w:rPr>
            <w:b/>
            <w:bCs/>
          </w:rPr>
          <w:t xml:space="preserve">Definition 26 (Negative part of a function)</w:t>
        </w:r>
      </w:ins>
      <w:ins w:id="3459" w:author="PR Preview" w:date="2026-01-01T00:00:00Z">
        <w:r>
          <w:t xml:space="preserve"> </w:t>
        </w:r>
      </w:ins>
      <w:ins w:id="3460" w:author="PR Preview" w:date="2026-01-01T00:00:00Z">
        <w:r>
          <w:t xml:space="preserve">For</w:t>
        </w:r>
      </w:ins>
      <w:ins w:id="3461" w:author="PR Preview" w:date="2026-01-01T00:00:00Z">
        <w:r>
          <w:t xml:space="preserve"> </w:t>
        </w:r>
      </w:ins>
      <m:oMath>
        <m:r>
          <m:t>f</m:t>
        </m:r>
      </m:oMath>
      <w:ins w:id="3462" w:author="PR Preview" w:date="2026-01-01T00:00:00Z">
        <w:r>
          <w:t xml:space="preserve"> </w:t>
        </w:r>
      </w:ins>
      <w:ins w:id="3463" w:author="PR Preview" w:date="2026-01-01T00:00:00Z">
        <w:r>
          <w:t xml:space="preserve">as in</w:t>
        </w:r>
      </w:ins>
      <w:ins w:id="3464" w:author="PR Preview" w:date="2026-01-01T00:00:00Z">
        <w:r>
          <w:t xml:space="preserve"> </w:t>
        </w:r>
      </w:ins>
      <w:hyperlink w:anchor="def-positive-negative-parts">
        <w:ins w:id="3465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466" w:author="PR Preview" w:date="2026-01-01T00:00:00Z">
        <w:r>
          <w:t xml:space="preserve">,</w:t>
        </w:r>
      </w:ins>
      <w:ins w:id="3467" w:author="PR Preview" w:date="2026-01-01T00:00:00Z">
        <w:r>
          <w:t xml:space="preserve"> </w:t>
        </w:r>
      </w:ins>
      <w:ins w:id="3468" w:author="PR Preview" w:date="2026-01-01T00:00:00Z">
        <w:r>
          <w:t xml:space="preserve">the</w:t>
        </w:r>
      </w:ins>
      <w:ins w:id="3469" w:author="PR Preview" w:date="2026-01-01T00:00:00Z">
        <w:r>
          <w:t xml:space="preserve"> </w:t>
        </w:r>
      </w:ins>
      <w:ins w:id="3470" w:author="PR Preview" w:date="2026-01-01T00:00:00Z">
        <w:r>
          <w:rPr>
            <w:b/>
            <w:bCs/>
          </w:rPr>
          <w:t xml:space="preserve">negative part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of</w:t>
        </w:r>
      </w:ins>
      <w:ins w:id="3473" w:author="PR Preview" w:date="2026-01-01T00:00:00Z">
        <w:r>
          <w:t xml:space="preserve"> </w:t>
        </w:r>
      </w:ins>
      <m:oMath>
        <m:r>
          <m:t>f</m:t>
        </m:r>
      </m:oMath>
      <w:ins w:id="3474" w:author="PR Preview" w:date="2026-01-01T00:00:00Z">
        <w:r>
          <w:t xml:space="preserve"> </w:t>
        </w:r>
      </w:ins>
      <w:ins w:id="3475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2"/>
    <w:bookmarkStart w:id="113" w:name="rem-positive-negative-parts"/>
    <w:p>
      <w:pPr>
        <w:pStyle w:val="FirstParagraph"/>
      </w:pPr>
      <w:ins w:id="3476" w:author="PR Preview" w:date="2026-01-01T00:00:00Z">
        <w:r>
          <w:rPr>
            <w:i/>
            <w:iCs/>
          </w:rPr>
          <w:t xml:space="preserve">Remark 11</w:t>
        </w:r>
      </w:ins>
      <w:ins w:id="3477" w:author="PR Preview" w:date="2026-01-01T00:00:00Z">
        <w:r>
          <w:t xml:space="preserve"> (A function in terms of its positive and negative parts). </w:t>
        </w:r>
      </w:ins>
      <w:ins w:id="3478" w:author="PR Preview" w:date="2026-01-01T00:00:00Z">
        <w:r>
          <w:t xml:space="preserve">With the positive part (</w:t>
        </w:r>
      </w:ins>
      <w:hyperlink w:anchor="def-positive-negative-parts">
        <w:ins w:id="3479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480" w:author="PR Preview" w:date="2026-01-01T00:00:00Z">
        <w:r>
          <w:t xml:space="preserve">) and negative part (</w:t>
        </w:r>
      </w:ins>
      <w:hyperlink w:anchor="def-negative-part">
        <w:ins w:id="3481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482" w:author="PR Preview" w:date="2026-01-01T00:00:00Z">
        <w:r>
          <w:t xml:space="preserve">),</w:t>
        </w:r>
      </w:ins>
      <w:ins w:id="348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and</w:t>
        </w:r>
      </w:ins>
      <w:ins w:id="348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87" w:author="PR Preview" w:date="2026-01-01T00:00:00Z">
        <w:r>
          <w:t xml:space="preserve">.</w:t>
        </w:r>
      </w:ins>
      <w:ins w:id="3488" w:author="PR Preview" w:date="2026-01-01T00:00:00Z">
        <w:r>
          <w:t xml:space="preserve"> </w:t>
        </w:r>
      </w:ins>
      <w:ins w:id="3489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490" w:author="PR Preview" w:date="2026-01-01T00:00:00Z">
        <w:r>
          <w:t xml:space="preserve">,</w:t>
        </w:r>
      </w:ins>
      <w:ins w:id="349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92" w:author="PR Preview" w:date="2026-01-01T00:00:00Z">
        <w:r>
          <w:t xml:space="preserve">, and</w:t>
        </w:r>
      </w:ins>
      <w:ins w:id="349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494" w:author="PR Preview" w:date="2026-01-01T00:00:00Z">
        <w:r>
          <w:t xml:space="preserve"> </w:t>
        </w:r>
      </w:ins>
      <w:ins w:id="3495" w:author="PR Preview" w:date="2026-01-01T00:00:00Z">
        <w:r>
          <w:t xml:space="preserve">are measurable when</w:t>
        </w:r>
      </w:ins>
      <w:ins w:id="3496" w:author="PR Preview" w:date="2026-01-01T00:00:00Z">
        <w:r>
          <w:t xml:space="preserve"> </w:t>
        </w:r>
      </w:ins>
      <m:oMath>
        <m:r>
          <m:t>f</m:t>
        </m:r>
      </m:oMath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is</w:t>
        </w:r>
      </w:ins>
      <w:ins w:id="3499" w:author="PR Preview" w:date="2026-01-01T00:00:00Z">
        <w:r>
          <w:t xml:space="preserve"> </w:t>
        </w:r>
      </w:ins>
      <w:ins w:id="3500" w:author="PR Preview" w:date="2026-01-01T00:00:00Z">
        <w:r>
          <w:t xml:space="preserve">[2], Theorem 13.3</w:t>
        </w:r>
      </w:ins>
      <w:ins w:id="3501" w:author="PR Preview" w:date="2026-01-01T00:00:00Z">
        <w:r>
          <w:t xml:space="preserve">.)</w:t>
        </w:r>
      </w:ins>
    </w:p>
    <w:bookmarkEnd w:id="113"/>
    <w:bookmarkStart w:id="114" w:name="def-integral"/>
    <w:p>
      <w:pPr>
        <w:pStyle w:val="BodyText"/>
      </w:pPr>
      <w:ins w:id="3502" w:author="PR Preview" w:date="2026-01-01T00:00:00Z">
        <w:r>
          <w:rPr>
            <w:b/>
            <w:bCs/>
          </w:rPr>
          <w:t xml:space="preserve">Definition 27 (Integral of a real-valued function)</w:t>
        </w:r>
      </w:ins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Let</w:t>
        </w:r>
      </w:ins>
      <w:ins w:id="35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be a</w:t>
        </w:r>
      </w:ins>
      <w:ins w:id="3508" w:author="PR Preview" w:date="2026-01-01T00:00:00Z">
        <w:r>
          <w:t xml:space="preserve"> </w:t>
        </w:r>
      </w:ins>
      <w:hyperlink w:anchor="def-measure-space">
        <w:ins w:id="350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510" w:author="PR Preview" w:date="2026-01-01T00:00:00Z">
        <w:r>
          <w:t xml:space="preserve">,</w:t>
        </w:r>
      </w:ins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and let</w:t>
        </w:r>
      </w:ins>
      <w:ins w:id="35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be</w:t>
        </w:r>
      </w:ins>
      <w:ins w:id="3516" w:author="PR Preview" w:date="2026-01-01T00:00:00Z">
        <w:r>
          <w:t xml:space="preserve"> </w:t>
        </w:r>
      </w:ins>
      <w:hyperlink w:anchor="def-measurable-function">
        <w:ins w:id="3517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518" w:author="PR Preview" w:date="2026-01-01T00:00:00Z">
        <w:r>
          <w:t xml:space="preserve">.</w:t>
        </w:r>
      </w:ins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Let</w:t>
        </w:r>
      </w:ins>
      <w:ins w:id="352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522" w:author="PR Preview" w:date="2026-01-01T00:00:00Z">
        <w:r>
          <w:t xml:space="preserve"> </w:t>
        </w:r>
      </w:ins>
      <w:ins w:id="3523" w:author="PR Preview" w:date="2026-01-01T00:00:00Z">
        <w:r>
          <w:t xml:space="preserve">and</w:t>
        </w:r>
      </w:ins>
      <w:ins w:id="352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525" w:author="PR Preview" w:date="2026-01-01T00:00:00Z">
        <w:r>
          <w:t xml:space="preserve"> </w:t>
        </w:r>
      </w:ins>
      <w:ins w:id="3526" w:author="PR Preview" w:date="2026-01-01T00:00:00Z">
        <w:r>
          <w:t xml:space="preserve">be the positive and negative parts of</w:t>
        </w:r>
      </w:ins>
      <w:ins w:id="3527" w:author="PR Preview" w:date="2026-01-01T00:00:00Z">
        <w:r>
          <w:t xml:space="preserve"> </w:t>
        </w:r>
      </w:ins>
      <m:oMath>
        <m:r>
          <m:t>f</m:t>
        </m:r>
      </m:oMath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(</w:t>
        </w:r>
      </w:ins>
      <w:hyperlink w:anchor="def-positive-negative-parts">
        <w:ins w:id="3530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531" w:author="PR Preview" w:date="2026-01-01T00:00:00Z">
        <w:r>
          <w:t xml:space="preserve">,</w:t>
        </w:r>
      </w:ins>
      <w:ins w:id="3532" w:author="PR Preview" w:date="2026-01-01T00:00:00Z">
        <w:r>
          <w:t xml:space="preserve"> </w:t>
        </w:r>
      </w:ins>
      <w:hyperlink w:anchor="def-negative-part">
        <w:ins w:id="3533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534" w:author="PR Preview" w:date="2026-01-01T00:00:00Z">
        <w:r>
          <w:t xml:space="preserve">).</w:t>
        </w:r>
      </w:ins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The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rPr>
            <w:b/>
            <w:bCs/>
          </w:rPr>
          <w:t xml:space="preserve">integral</w:t>
        </w:r>
      </w:ins>
      <w:ins w:id="3539" w:author="PR Preview" w:date="2026-01-01T00:00:00Z">
        <w:r>
          <w:t xml:space="preserve"> </w:t>
        </w:r>
      </w:ins>
      <w:ins w:id="3540" w:author="PR Preview" w:date="2026-01-01T00:00:00Z">
        <w:r>
          <w:t xml:space="preserve">of</w:t>
        </w:r>
      </w:ins>
      <w:ins w:id="3541" w:author="PR Preview" w:date="2026-01-01T00:00:00Z">
        <w:r>
          <w:t xml:space="preserve"> </w:t>
        </w:r>
      </w:ins>
      <m:oMath>
        <m:r>
          <m:t>f</m:t>
        </m:r>
      </m:oMath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with respect to</w:t>
        </w:r>
      </w:ins>
      <w:ins w:id="3544" w:author="PR Preview" w:date="2026-01-01T00:00:00Z">
        <w:r>
          <w:t xml:space="preserve"> </w:t>
        </w:r>
      </w:ins>
      <m:oMath>
        <m:r>
          <m:t>μ</m:t>
        </m:r>
      </m:oMath>
      <w:ins w:id="3545" w:author="PR Preview" w:date="2026-01-01T00:00:00Z">
        <w:r>
          <w:t xml:space="preserve"> </w:t>
        </w:r>
      </w:ins>
      <w:ins w:id="354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547" w:author="PR Preview" w:date="2026-01-01T00:00:00Z">
        <w:r>
          <w:t xml:space="preserve">using</w:t>
        </w:r>
      </w:ins>
      <w:ins w:id="3548" w:author="PR Preview" w:date="2026-01-01T00:00:00Z">
        <w:r>
          <w:t xml:space="preserve"> </w:t>
        </w:r>
      </w:ins>
      <w:hyperlink w:anchor="def-integral-nonneg">
        <w:ins w:id="3549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550" w:author="PR Preview" w:date="2026-01-01T00:00:00Z">
        <w:r>
          <w:t xml:space="preserve"> </w:t>
        </w:r>
      </w:ins>
      <w:ins w:id="3551" w:author="PR Preview" w:date="2026-01-01T00:00:00Z">
        <w:r>
          <w:t xml:space="preserve">for each term,</w:t>
        </w:r>
      </w:ins>
      <w:ins w:id="3552" w:author="PR Preview" w:date="2026-01-01T00:00:00Z">
        <w:r>
          <w:t xml:space="preserve"> </w:t>
        </w:r>
      </w:ins>
      <w:ins w:id="3553" w:author="PR Preview" w:date="2026-01-01T00:00:00Z">
        <w:r>
          <w:t xml:space="preserve">when at least one of the two terms is finite;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otherwise, the integral of</w:t>
        </w:r>
      </w:ins>
      <w:ins w:id="3556" w:author="PR Preview" w:date="2026-01-01T00:00:00Z">
        <w:r>
          <w:t xml:space="preserve"> </w:t>
        </w:r>
      </w:ins>
      <m:oMath>
        <m:r>
          <m:t>f</m:t>
        </m:r>
      </m:oMath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is undefined.</w:t>
        </w:r>
      </w:ins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del w:id="3559" w:author="PR Preview" w:date="2026-01-01T00:00:00Z">
        <w:r>
          <w:rPr>
            <w:b/>
            <w:bCs/>
          </w:rPr>
          <w:delText xml:space="preserve">Example 27 (An integral with positive and negative parts)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For the counting measure</w:delText>
        </w:r>
      </w:del>
      <w:del w:id="3562" w:author="PR Preview" w:date="2026-01-01T00:00:00Z">
        <w:r>
          <w:delText xml:space="preserve"> </w:delText>
        </w:r>
      </w:del>
      <m:oMath>
        <m:r>
          <m:t>μ</m:t>
        </m:r>
      </m:oMath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delText xml:space="preserve">on the die rolls</w:delText>
        </w:r>
      </w:del>
      <w:del w:id="3565" w:author="PR Preview" w:date="2026-01-01T00:00:00Z">
        <w:r>
          <w:delText xml:space="preserve"> </w:delText>
        </w:r>
      </w:del>
      <m:oMath>
        <m:r>
          <m:t>D</m:t>
        </m:r>
      </m:oMath>
      <w:del w:id="3566" w:author="PR Preview" w:date="2026-01-01T00:00:00Z">
        <w:r>
          <w:delText xml:space="preserve">,</w:delText>
        </w:r>
      </w:del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let</w:delText>
        </w:r>
      </w:del>
      <w:del w:id="356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570" w:author="PR Preview" w:date="2026-01-01T00:00:00Z">
        <w:r>
          <w:delText xml:space="preserve">.</w:delText>
        </w:r>
      </w:del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Its values at</w:delText>
        </w:r>
      </w:del>
      <w:del w:id="357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are</w:delText>
        </w:r>
      </w:del>
      <w:del w:id="357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577" w:author="PR Preview" w:date="2026-01-01T00:00:00Z">
        <w:r>
          <w:delText xml:space="preserve">, so:</w:delText>
        </w:r>
      </w:del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has values</w:delText>
        </w:r>
      </w:del>
      <w:del w:id="358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581" w:author="PR Preview" w:date="2026-01-01T00:00:00Z">
        <w:r>
          <w:delText xml:space="preserve">,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and</w:delText>
        </w:r>
      </w:del>
      <w:del w:id="358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del w:id="3585" w:author="PR Preview" w:date="2026-01-01T00:00:00Z">
        <w:r>
          <w:delText xml:space="preserve"> </w:delText>
        </w:r>
      </w:del>
      <w:del w:id="3586" w:author="PR Preview" w:date="2026-01-01T00:00:00Z">
        <w:r>
          <w:delText xml:space="preserve">by</w:delText>
        </w:r>
      </w:del>
      <w:del w:id="3587" w:author="PR Preview" w:date="2026-01-01T00:00:00Z">
        <w:r>
          <w:delText xml:space="preserve"> </w:delText>
        </w:r>
      </w:del>
      <w:hyperlink w:anchor="exm-integral-nonneg">
        <w:del w:id="3588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589" w:author="PR Preview" w:date="2026-01-01T00:00:00Z">
        <w:r>
          <w:delText xml:space="preserve">;</w:delText>
        </w:r>
      </w:del>
    </w:p>
    <w:p>
      <w:pPr>
        <w:pStyle w:val="BodyText"/>
      </w:pPr>
      <w:ins w:id="3590" w:author="PR Preview" w:date="2026-01-01T00:00:00Z">
        <w:r>
          <w:rPr>
            <w:b/>
            <w:bCs/>
          </w:rPr>
          <w:t xml:space="preserve">Example 24 (An integral with positive and negative parts)</w:t>
        </w:r>
      </w:ins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For the counting measure</w:t>
        </w:r>
      </w:ins>
      <w:ins w:id="3593" w:author="PR Preview" w:date="2026-01-01T00:00:00Z">
        <w:r>
          <w:t xml:space="preserve"> </w:t>
        </w:r>
      </w:ins>
      <m:oMath>
        <m:r>
          <m:t>μ</m:t>
        </m:r>
      </m:oMath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on the die rolls</w:t>
        </w:r>
      </w:ins>
      <w:ins w:id="3596" w:author="PR Preview" w:date="2026-01-01T00:00:00Z">
        <w:r>
          <w:t xml:space="preserve"> </w:t>
        </w:r>
      </w:ins>
      <m:oMath>
        <m:r>
          <m:t>D</m:t>
        </m:r>
      </m:oMath>
      <w:ins w:id="3597" w:author="PR Preview" w:date="2026-01-01T00:00:00Z">
        <w:r>
          <w:t xml:space="preserve">,</w:t>
        </w:r>
      </w:ins>
      <w:ins w:id="3598" w:author="PR Preview" w:date="2026-01-01T00:00:00Z">
        <w:r>
          <w:t xml:space="preserve"> </w:t>
        </w:r>
      </w:ins>
      <w:ins w:id="3599" w:author="PR Preview" w:date="2026-01-01T00:00:00Z">
        <w:r>
          <w:t xml:space="preserve">let</w:t>
        </w:r>
      </w:ins>
      <w:ins w:id="36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601" w:author="PR Preview" w:date="2026-01-01T00:00:00Z">
        <w:r>
          <w:t xml:space="preserve">.</w:t>
        </w:r>
      </w:ins>
      <w:ins w:id="3602" w:author="PR Preview" w:date="2026-01-01T00:00:00Z">
        <w:r>
          <w:t xml:space="preserve"> </w:t>
        </w:r>
      </w:ins>
      <w:ins w:id="3603" w:author="PR Preview" w:date="2026-01-01T00:00:00Z">
        <w:r>
          <w:t xml:space="preserve">Its values at</w:t>
        </w:r>
      </w:ins>
      <w:ins w:id="36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are</w:t>
        </w:r>
      </w:ins>
      <w:ins w:id="360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608" w:author="PR Preview" w:date="2026-01-01T00:00:00Z">
        <w:r>
          <w:t xml:space="preserve">, so:</w:t>
        </w:r>
      </w:ins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has values</w:t>
        </w:r>
      </w:ins>
      <w:ins w:id="361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612" w:author="PR Preview" w:date="2026-01-01T00:00:00Z">
        <w:r>
          <w:t xml:space="preserve">,</w:t>
        </w:r>
      </w:ins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and</w:t>
        </w:r>
      </w:ins>
      <w:ins w:id="361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by</w:t>
        </w:r>
      </w:ins>
      <w:ins w:id="3618" w:author="PR Preview" w:date="2026-01-01T00:00:00Z">
        <w:r>
          <w:t xml:space="preserve"> </w:t>
        </w:r>
      </w:ins>
      <w:hyperlink w:anchor="exm-integral-nonneg">
        <w:ins w:id="3619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3620" w:author="PR Preview" w:date="2026-01-01T00:00:00Z">
        <w:r>
          <w:t xml:space="preserve">;</w:t>
        </w:r>
      </w:ins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del w:id="3621" w:author="PR Preview" w:date="2026-01-01T00:00:00Z">
        <w:r>
          <w:rPr>
            <w:b/>
            <w:bCs/>
          </w:rPr>
          <w:delText xml:space="preserve">Definition 32 (Absolutely integrable function (integrable function, absolute integrability))</w:delText>
        </w:r>
      </w:del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Let</w:delText>
        </w:r>
      </w:del>
      <w:del w:id="36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625" w:author="PR Preview" w:date="2026-01-01T00:00:00Z">
        <w:r>
          <w:delText xml:space="preserve"> </w:delText>
        </w:r>
      </w:del>
      <w:del w:id="3626" w:author="PR Preview" w:date="2026-01-01T00:00:00Z">
        <w:r>
          <w:delText xml:space="preserve">be a</w:delText>
        </w:r>
      </w:del>
      <w:del w:id="3627" w:author="PR Preview" w:date="2026-01-01T00:00:00Z">
        <w:r>
          <w:delText xml:space="preserve"> </w:delText>
        </w:r>
      </w:del>
      <w:hyperlink w:anchor="def-measure-space">
        <w:del w:id="362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629" w:author="PR Preview" w:date="2026-01-01T00:00:00Z">
        <w:r>
          <w:delText xml:space="preserve">.</w:delText>
        </w:r>
      </w:del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A</w:delText>
        </w:r>
      </w:del>
      <w:del w:id="3632" w:author="PR Preview" w:date="2026-01-01T00:00:00Z">
        <w:r>
          <w:delText xml:space="preserve"> </w:delText>
        </w:r>
      </w:del>
      <w:hyperlink w:anchor="def-measurable-function">
        <w:del w:id="3633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delText xml:space="preserve">function</w:delText>
        </w:r>
      </w:del>
      <w:del w:id="3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637" w:author="PR Preview" w:date="2026-01-01T00:00:00Z">
        <w:r>
          <w:delText xml:space="preserve"> </w:delText>
        </w:r>
      </w:del>
      <w:del w:id="3638" w:author="PR Preview" w:date="2026-01-01T00:00:00Z">
        <w:r>
          <w:delText xml:space="preserve">is</w:delText>
        </w:r>
      </w:del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rPr>
            <w:b/>
            <w:bCs/>
          </w:rPr>
          <w:delText xml:space="preserve">absolutely integrable</w:delText>
        </w:r>
      </w:del>
      <w:del w:id="3641" w:author="PR Preview" w:date="2026-01-01T00:00:00Z">
        <w:r>
          <w:delText xml:space="preserve"> </w:delText>
        </w:r>
      </w:del>
      <w:del w:id="3642" w:author="PR Preview" w:date="2026-01-01T00:00:00Z">
        <w:r>
          <w:delText xml:space="preserve">with respect to</w:delText>
        </w:r>
      </w:del>
      <w:del w:id="3643" w:author="PR Preview" w:date="2026-01-01T00:00:00Z">
        <w:r>
          <w:delText xml:space="preserve"> </w:delText>
        </w:r>
      </w:del>
      <m:oMath>
        <m:r>
          <m:t>μ</m:t>
        </m:r>
      </m:oMath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delText xml:space="preserve">(often just called</w:delText>
        </w:r>
      </w:del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rPr>
            <w:b/>
            <w:bCs/>
          </w:rPr>
          <w:delText xml:space="preserve">integrable</w:delText>
        </w:r>
      </w:del>
      <w:del w:id="3648" w:author="PR Preview" w:date="2026-01-01T00:00:00Z">
        <w:r>
          <w:delText xml:space="preserve">)</w:delText>
        </w:r>
      </w:del>
      <w:del w:id="3649" w:author="PR Preview" w:date="2026-01-01T00:00:00Z">
        <w:r>
          <w:delText xml:space="preserve"> </w:delText>
        </w:r>
      </w:del>
      <w:del w:id="3650" w:author="PR Preview" w:date="2026-01-01T00:00:00Z">
        <w:r>
          <w:delText xml:space="preserve">if the integral of its</w:delText>
        </w:r>
      </w:del>
      <w:del w:id="3651" w:author="PR Preview" w:date="2026-01-01T00:00:00Z">
        <w:r>
          <w:delText xml:space="preserve"> </w:delText>
        </w:r>
      </w:del>
      <w:hyperlink r:id="rId116">
        <w:del w:id="3652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is finite:</w:delText>
        </w:r>
      </w:del>
    </w:p>
    <w:p>
      <w:pPr>
        <w:pStyle w:val="FirstParagraph"/>
      </w:pPr>
      <w:ins w:id="3655" w:author="PR Preview" w:date="2026-01-01T00:00:00Z">
        <w:r>
          <w:rPr>
            <w:b/>
            <w:bCs/>
          </w:rPr>
          <w:t xml:space="preserve">Definition 28 (Absolutely integrable function (integrable function, absolute integrability))</w:t>
        </w:r>
      </w:ins>
      <w:ins w:id="3656" w:author="PR Preview" w:date="2026-01-01T00:00:00Z">
        <w:r>
          <w:t xml:space="preserve"> </w:t>
        </w:r>
      </w:ins>
      <w:ins w:id="3657" w:author="PR Preview" w:date="2026-01-01T00:00:00Z">
        <w:r>
          <w:t xml:space="preserve">Let</w:t>
        </w:r>
      </w:ins>
      <w:ins w:id="36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659" w:author="PR Preview" w:date="2026-01-01T00:00:00Z">
        <w:r>
          <w:t xml:space="preserve"> </w:t>
        </w:r>
      </w:ins>
      <w:ins w:id="3660" w:author="PR Preview" w:date="2026-01-01T00:00:00Z">
        <w:r>
          <w:t xml:space="preserve">be a</w:t>
        </w:r>
      </w:ins>
      <w:ins w:id="3661" w:author="PR Preview" w:date="2026-01-01T00:00:00Z">
        <w:r>
          <w:t xml:space="preserve"> </w:t>
        </w:r>
      </w:ins>
      <w:hyperlink w:anchor="def-measure-space">
        <w:ins w:id="366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663" w:author="PR Preview" w:date="2026-01-01T00:00:00Z">
        <w:r>
          <w:t xml:space="preserve">.</w:t>
        </w:r>
      </w:ins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A</w:t>
        </w:r>
      </w:ins>
      <w:ins w:id="3666" w:author="PR Preview" w:date="2026-01-01T00:00:00Z">
        <w:r>
          <w:t xml:space="preserve"> </w:t>
        </w:r>
      </w:ins>
      <w:hyperlink w:anchor="def-measurable-function">
        <w:ins w:id="3667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function</w:t>
        </w:r>
      </w:ins>
      <w:ins w:id="367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is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rPr>
            <w:b/>
            <w:bCs/>
          </w:rPr>
          <w:t xml:space="preserve">absolutely integrable</w:t>
        </w:r>
      </w:ins>
      <w:ins w:id="3675" w:author="PR Preview" w:date="2026-01-01T00:00:00Z">
        <w:r>
          <w:t xml:space="preserve"> </w:t>
        </w:r>
      </w:ins>
      <w:ins w:id="3676" w:author="PR Preview" w:date="2026-01-01T00:00:00Z">
        <w:r>
          <w:t xml:space="preserve">with respect to</w:t>
        </w:r>
      </w:ins>
      <w:ins w:id="3677" w:author="PR Preview" w:date="2026-01-01T00:00:00Z">
        <w:r>
          <w:t xml:space="preserve"> </w:t>
        </w:r>
      </w:ins>
      <m:oMath>
        <m:r>
          <m:t>μ</m:t>
        </m:r>
      </m:oMath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(often just called</w:t>
        </w:r>
      </w:ins>
      <w:ins w:id="3680" w:author="PR Preview" w:date="2026-01-01T00:00:00Z">
        <w:r>
          <w:t xml:space="preserve"> </w:t>
        </w:r>
      </w:ins>
      <w:ins w:id="3681" w:author="PR Preview" w:date="2026-01-01T00:00:00Z">
        <w:r>
          <w:rPr>
            <w:b/>
            <w:bCs/>
          </w:rPr>
          <w:t xml:space="preserve">integrable</w:t>
        </w:r>
      </w:ins>
      <w:ins w:id="3682" w:author="PR Preview" w:date="2026-01-01T00:00:00Z">
        <w:r>
          <w:t xml:space="preserve">)</w:t>
        </w:r>
      </w:ins>
      <w:ins w:id="3683" w:author="PR Preview" w:date="2026-01-01T00:00:00Z">
        <w:r>
          <w:t xml:space="preserve"> </w:t>
        </w:r>
      </w:ins>
      <w:ins w:id="3684" w:author="PR Preview" w:date="2026-01-01T00:00:00Z">
        <w:r>
          <w:t xml:space="preserve">if the integral of its</w:t>
        </w:r>
      </w:ins>
      <w:ins w:id="3685" w:author="PR Preview" w:date="2026-01-01T00:00:00Z">
        <w:r>
          <w:t xml:space="preserve"> </w:t>
        </w:r>
      </w:ins>
      <w:hyperlink r:id="rId116">
        <w:ins w:id="3686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3687" w:author="PR Preview" w:date="2026-01-01T00:00:00Z">
        <w:r>
          <w:t xml:space="preserve"> </w:t>
        </w:r>
      </w:ins>
      <w:ins w:id="3688" w:author="PR Preview" w:date="2026-01-01T00:00:00Z">
        <w:r>
          <w:t xml:space="preserve">is finite: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del w:id="3689" w:author="PR Preview" w:date="2026-01-01T00:00:00Z">
        <w:r>
          <w:rPr>
            <w:i/>
            <w:iCs/>
          </w:rPr>
          <w:delText xml:space="preserve">Remark 12</w:delText>
        </w:r>
      </w:del>
      <w:del w:id="3690" w:author="PR Preview" w:date="2026-01-01T00:00:00Z">
        <w:r>
          <w:delText xml:space="preserve"> (An absolutely integrable function has a finite integral). </w:delText>
        </w:r>
      </w:del>
      <w:del w:id="3691" w:author="PR Preview" w:date="2026-01-01T00:00:00Z">
        <w:r>
          <w:delText xml:space="preserve">If</w:delText>
        </w:r>
      </w:del>
      <w:del w:id="3692" w:author="PR Preview" w:date="2026-01-01T00:00:00Z">
        <w:r>
          <w:delText xml:space="preserve"> </w:delText>
        </w:r>
      </w:del>
      <m:oMath>
        <m:r>
          <m:t>f</m:t>
        </m:r>
      </m:oMath>
      <w:del w:id="3693" w:author="PR Preview" w:date="2026-01-01T00:00:00Z">
        <w:r>
          <w:delText xml:space="preserve"> </w:delText>
        </w:r>
      </w:del>
      <w:del w:id="3694" w:author="PR Preview" w:date="2026-01-01T00:00:00Z">
        <w:r>
          <w:delText xml:space="preserve">is absolutely integrable,</w:delText>
        </w:r>
      </w:del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then</w:delText>
        </w:r>
      </w:del>
      <w:del w:id="3697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and</w:delText>
        </w:r>
      </w:del>
      <w:del w:id="370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are both finite,</w:delText>
        </w:r>
      </w:del>
      <w:del w:id="3703" w:author="PR Preview" w:date="2026-01-01T00:00:00Z">
        <w:r>
          <w:delText xml:space="preserve"> </w:delText>
        </w:r>
      </w:del>
      <w:del w:id="3704" w:author="PR Preview" w:date="2026-01-01T00:00:00Z">
        <w:r>
          <w:delText xml:space="preserve">because</w:delText>
        </w:r>
      </w:del>
      <w:del w:id="370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706" w:author="PR Preview" w:date="2026-01-01T00:00:00Z">
        <w:r>
          <w:delText xml:space="preserve"> </w:delText>
        </w:r>
      </w:del>
      <w:del w:id="3707" w:author="PR Preview" w:date="2026-01-01T00:00:00Z">
        <w:r>
          <w:delText xml:space="preserve">and</w:delText>
        </w:r>
      </w:del>
      <w:del w:id="370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709" w:author="PR Preview" w:date="2026-01-01T00:00:00Z">
        <w:r>
          <w:delText xml:space="preserve">,</w:delText>
        </w:r>
      </w:del>
      <w:del w:id="3710" w:author="PR Preview" w:date="2026-01-01T00:00:00Z">
        <w:r>
          <w:delText xml:space="preserve"> </w:delText>
        </w:r>
      </w:del>
      <w:del w:id="3711" w:author="PR Preview" w:date="2026-01-01T00:00:00Z">
        <w:r>
          <w:delText xml:space="preserve">so each sum in</w:delText>
        </w:r>
      </w:del>
      <w:del w:id="3712" w:author="PR Preview" w:date="2026-01-01T00:00:00Z">
        <w:r>
          <w:delText xml:space="preserve"> </w:delText>
        </w:r>
      </w:del>
      <w:hyperlink w:anchor="def-integral-nonneg">
        <w:del w:id="3713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714" w:author="PR Preview" w:date="2026-01-01T00:00:00Z">
        <w:r>
          <w:delText xml:space="preserve"> </w:delText>
        </w:r>
      </w:del>
      <w:del w:id="3715" w:author="PR Preview" w:date="2026-01-01T00:00:00Z">
        <w:r>
          <w:delText xml:space="preserve">for</w:delText>
        </w:r>
      </w:del>
      <w:del w:id="371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717" w:author="PR Preview" w:date="2026-01-01T00:00:00Z">
        <w:r>
          <w:delText xml:space="preserve"> </w:delText>
        </w:r>
      </w:del>
      <w:del w:id="3718" w:author="PR Preview" w:date="2026-01-01T00:00:00Z">
        <w:r>
          <w:delText xml:space="preserve">or</w:delText>
        </w:r>
      </w:del>
      <w:del w:id="371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720" w:author="PR Preview" w:date="2026-01-01T00:00:00Z">
        <w:r>
          <w:delText xml:space="preserve"> </w:delText>
        </w:r>
      </w:del>
      <w:del w:id="3721" w:author="PR Preview" w:date="2026-01-01T00:00:00Z">
        <w:r>
          <w:delText xml:space="preserve">is at most the matching sum for</w:delText>
        </w:r>
      </w:del>
      <w:del w:id="37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723" w:author="PR Preview" w:date="2026-01-01T00:00:00Z">
        <w:r>
          <w:delText xml:space="preserve">.</w:delText>
        </w:r>
      </w:del>
      <w:del w:id="3724" w:author="PR Preview" w:date="2026-01-01T00:00:00Z">
        <w:r>
          <w:delText xml:space="preserve"> </w:delText>
        </w:r>
      </w:del>
      <w:del w:id="3725" w:author="PR Preview" w:date="2026-01-01T00:00:00Z">
        <w:r>
          <w:delText xml:space="preserve">So</w:delText>
        </w:r>
      </w:del>
      <w:del w:id="372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del w:id="3727" w:author="PR Preview" w:date="2026-01-01T00:00:00Z">
        <w:r>
          <w:delText xml:space="preserve"> </w:delText>
        </w:r>
      </w:del>
      <w:del w:id="3728" w:author="PR Preview" w:date="2026-01-01T00:00:00Z">
        <w:r>
          <w:delText xml:space="preserve">(</w:delText>
        </w:r>
      </w:del>
      <w:hyperlink w:anchor="def-integral">
        <w:del w:id="3729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3730" w:author="PR Preview" w:date="2026-01-01T00:00:00Z">
        <w:r>
          <w:delText xml:space="preserve">) is a real number.</w:delText>
        </w:r>
      </w:del>
    </w:p>
    <w:p>
      <w:pPr>
        <w:pStyle w:val="BodyText"/>
      </w:pPr>
      <w:del w:id="3731" w:author="PR Preview" w:date="2026-01-01T00:00:00Z">
        <w:r>
          <w:rPr>
            <w:b/>
            <w:bCs/>
          </w:rPr>
          <w:delText xml:space="preserve">Example 28 (Absolutely integrable and not)</w:delText>
        </w:r>
      </w:del>
      <w:del w:id="3732" w:author="PR Preview" w:date="2026-01-01T00:00:00Z">
        <w:r>
          <w:delText xml:space="preserve"> </w:delText>
        </w:r>
      </w:del>
      <w:del w:id="3733" w:author="PR Preview" w:date="2026-01-01T00:00:00Z">
        <w:r>
          <w:delText xml:space="preserve"> </w:delText>
        </w:r>
      </w:del>
    </w:p>
    <w:p>
      <w:pPr>
        <w:numPr>
          <w:ilvl w:val="0"/>
          <w:numId w:val="1017"/>
        </w:numPr>
      </w:pPr>
      <w:del w:id="3734" w:author="PR Preview" w:date="2026-01-01T00:00:00Z">
        <w:r>
          <w:delText xml:space="preserve">For the counting measure on the die rolls</w:delText>
        </w:r>
      </w:del>
      <w:del w:id="3735" w:author="PR Preview" w:date="2026-01-01T00:00:00Z">
        <w:r>
          <w:delText xml:space="preserve"> </w:delText>
        </w:r>
      </w:del>
      <m:oMath>
        <m:r>
          <m:t>D</m:t>
        </m:r>
      </m:oMath>
      <w:del w:id="3736" w:author="PR Preview" w:date="2026-01-01T00:00:00Z">
        <w:r>
          <w:delText xml:space="preserve">,</w:delText>
        </w:r>
      </w:del>
      <w:del w:id="373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738" w:author="PR Preview" w:date="2026-01-01T00:00:00Z">
        <w:r>
          <w:delText xml:space="preserve"> </w:delText>
        </w:r>
      </w:del>
      <w:del w:id="3739" w:author="PR Preview" w:date="2026-01-01T00:00:00Z">
        <w:r>
          <w:delText xml:space="preserve">(</w:delText>
        </w:r>
      </w:del>
      <w:hyperlink w:anchor="exm-integral">
        <w:del w:id="374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3741" w:author="PR Preview" w:date="2026-01-01T00:00:00Z">
        <w:r>
          <w:delText xml:space="preserve">) is absolutely integrable: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42" w:author="PR Preview" w:date="2026-01-01T00:00:00Z">
        <w:r>
          <w:delText xml:space="preserve">by</w:delText>
        </w:r>
      </w:del>
      <w:del w:id="3743" w:author="PR Preview" w:date="2026-01-01T00:00:00Z">
        <w:r>
          <w:delText xml:space="preserve"> </w:delText>
        </w:r>
      </w:del>
      <w:hyperlink w:anchor="exm-integral-nonneg">
        <w:del w:id="3744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745" w:author="PR Preview" w:date="2026-01-01T00:00:00Z">
        <w:r>
          <w:delText xml:space="preserve">.</w:delText>
        </w:r>
      </w:del>
    </w:p>
    <w:p>
      <w:pPr>
        <w:pStyle w:val="BodyText"/>
      </w:pPr>
      <w:ins w:id="3746" w:author="PR Preview" w:date="2026-01-01T00:00:00Z">
        <w:r>
          <w:rPr>
            <w:i/>
            <w:iCs/>
          </w:rPr>
          <w:t xml:space="preserve">Remark 12</w:t>
        </w:r>
      </w:ins>
      <w:ins w:id="3747" w:author="PR Preview" w:date="2026-01-01T00:00:00Z">
        <w:r>
          <w:t xml:space="preserve"> (An absolutely integrable function has a finite integral). </w:t>
        </w:r>
      </w:ins>
      <w:ins w:id="3748" w:author="PR Preview" w:date="2026-01-01T00:00:00Z">
        <w:r>
          <w:t xml:space="preserve">If</w:t>
        </w:r>
      </w:ins>
      <w:ins w:id="3749" w:author="PR Preview" w:date="2026-01-01T00:00:00Z">
        <w:r>
          <w:t xml:space="preserve"> </w:t>
        </w:r>
      </w:ins>
      <m:oMath>
        <m:r>
          <m:t>f</m:t>
        </m:r>
      </m:oMath>
      <w:ins w:id="3750" w:author="PR Preview" w:date="2026-01-01T00:00:00Z">
        <w:r>
          <w:t xml:space="preserve"> </w:t>
        </w:r>
      </w:ins>
      <w:ins w:id="3751" w:author="PR Preview" w:date="2026-01-01T00:00:00Z">
        <w:r>
          <w:t xml:space="preserve">is absolutely integrable,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then</w:t>
        </w:r>
      </w:ins>
      <w:ins w:id="375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and</w:t>
        </w:r>
      </w:ins>
      <w:ins w:id="375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758" w:author="PR Preview" w:date="2026-01-01T00:00:00Z">
        <w:r>
          <w:t xml:space="preserve"> </w:t>
        </w:r>
      </w:ins>
      <w:ins w:id="3759" w:author="PR Preview" w:date="2026-01-01T00:00:00Z">
        <w:r>
          <w:t xml:space="preserve">are both finite,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because</w:t>
        </w:r>
      </w:ins>
      <w:ins w:id="376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and</w:t>
        </w:r>
      </w:ins>
      <w:ins w:id="376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766" w:author="PR Preview" w:date="2026-01-01T00:00:00Z">
        <w:r>
          <w:t xml:space="preserve">,</w:t>
        </w:r>
      </w:ins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so each sum in</w:t>
        </w:r>
      </w:ins>
      <w:ins w:id="3769" w:author="PR Preview" w:date="2026-01-01T00:00:00Z">
        <w:r>
          <w:t xml:space="preserve"> </w:t>
        </w:r>
      </w:ins>
      <w:hyperlink w:anchor="def-integral-nonneg">
        <w:ins w:id="3770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for</w:t>
        </w:r>
      </w:ins>
      <w:ins w:id="377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774" w:author="PR Preview" w:date="2026-01-01T00:00:00Z">
        <w:r>
          <w:t xml:space="preserve"> </w:t>
        </w:r>
      </w:ins>
      <w:ins w:id="3775" w:author="PR Preview" w:date="2026-01-01T00:00:00Z">
        <w:r>
          <w:t xml:space="preserve">or</w:t>
        </w:r>
      </w:ins>
      <w:ins w:id="377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777" w:author="PR Preview" w:date="2026-01-01T00:00:00Z">
        <w:r>
          <w:t xml:space="preserve"> </w:t>
        </w:r>
      </w:ins>
      <w:ins w:id="3778" w:author="PR Preview" w:date="2026-01-01T00:00:00Z">
        <w:r>
          <w:t xml:space="preserve">is at most the matching sum for</w:t>
        </w:r>
      </w:ins>
      <w:ins w:id="377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780" w:author="PR Preview" w:date="2026-01-01T00:00:00Z">
        <w:r>
          <w:t xml:space="preserve">.</w:t>
        </w:r>
      </w:ins>
      <w:ins w:id="3781" w:author="PR Preview" w:date="2026-01-01T00:00:00Z">
        <w:r>
          <w:t xml:space="preserve"> </w:t>
        </w:r>
      </w:ins>
      <w:ins w:id="3782" w:author="PR Preview" w:date="2026-01-01T00:00:00Z">
        <w:r>
          <w:t xml:space="preserve">So</w:t>
        </w:r>
      </w:ins>
      <w:ins w:id="378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ins w:id="3784" w:author="PR Preview" w:date="2026-01-01T00:00:00Z">
        <w:r>
          <w:t xml:space="preserve"> </w:t>
        </w:r>
      </w:ins>
      <w:ins w:id="3785" w:author="PR Preview" w:date="2026-01-01T00:00:00Z">
        <w:r>
          <w:t xml:space="preserve">(</w:t>
        </w:r>
      </w:ins>
      <w:hyperlink w:anchor="def-integral">
        <w:ins w:id="3786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3787" w:author="PR Preview" w:date="2026-01-01T00:00:00Z">
        <w:r>
          <w:t xml:space="preserve">) is a real number.</w:t>
        </w:r>
      </w:ins>
    </w:p>
    <w:bookmarkEnd w:id="118"/>
    <w:bookmarkStart w:id="119" w:name="exm-absolutely-integrable"/>
    <w:p>
      <w:pPr>
        <w:pStyle w:val="BodyText"/>
      </w:pPr>
      <w:ins w:id="3788" w:author="PR Preview" w:date="2026-01-01T00:00:00Z">
        <w:r>
          <w:rPr>
            <w:b/>
            <w:bCs/>
          </w:rPr>
          <w:t xml:space="preserve">Example 25 (Absolutely integrable and not)</w:t>
        </w:r>
      </w:ins>
      <w:ins w:id="3789" w:author="PR Preview" w:date="2026-01-01T00:00:00Z">
        <w:r>
          <w:t xml:space="preserve"> </w:t>
        </w:r>
      </w:ins>
      <w:ins w:id="3790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ins w:id="3791" w:author="PR Preview" w:date="2026-01-01T00:00:00Z">
        <w:r>
          <w:t xml:space="preserve">For the counting measure on the die rolls</w:t>
        </w:r>
      </w:ins>
      <w:ins w:id="3792" w:author="PR Preview" w:date="2026-01-01T00:00:00Z">
        <w:r>
          <w:t xml:space="preserve"> </w:t>
        </w:r>
      </w:ins>
      <m:oMath>
        <m:r>
          <m:t>D</m:t>
        </m:r>
      </m:oMath>
      <w:ins w:id="3793" w:author="PR Preview" w:date="2026-01-01T00:00:00Z">
        <w:r>
          <w:t xml:space="preserve">,</w:t>
        </w:r>
      </w:ins>
      <w:ins w:id="3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795" w:author="PR Preview" w:date="2026-01-01T00:00:00Z">
        <w:r>
          <w:t xml:space="preserve"> </w:t>
        </w:r>
      </w:ins>
      <w:ins w:id="3796" w:author="PR Preview" w:date="2026-01-01T00:00:00Z">
        <w:r>
          <w:t xml:space="preserve">(</w:t>
        </w:r>
      </w:ins>
      <w:hyperlink w:anchor="exm-integral">
        <w:ins w:id="3797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798" w:author="PR Preview" w:date="2026-01-01T00:00:00Z">
        <w:r>
          <w:t xml:space="preserve">) is absolutely integrable: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3799" w:author="PR Preview" w:date="2026-01-01T00:00:00Z">
        <w:r>
          <w:t xml:space="preserve">by</w:t>
        </w:r>
      </w:ins>
      <w:ins w:id="3800" w:author="PR Preview" w:date="2026-01-01T00:00:00Z">
        <w:r>
          <w:t xml:space="preserve"> </w:t>
        </w:r>
      </w:ins>
      <w:hyperlink w:anchor="exm-integral-nonneg">
        <w:ins w:id="3801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3802" w:author="PR Preview" w:date="2026-01-01T00:00:00Z">
        <w:r>
          <w:t xml:space="preserve">.</w:t>
        </w:r>
      </w:ins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803" w:author="PR Preview" w:date="2026-01-01T00:00:00Z">
        <w:r>
          <w:delText xml:space="preserve">(</w:delText>
        </w:r>
      </w:del>
      <w:hyperlink w:anchor="exm-integral-nonneg">
        <w:del w:id="3804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805" w:author="PR Preview" w:date="2026-01-01T00:00:00Z">
        <w:r>
          <w:delText xml:space="preserve">).</w:delText>
        </w:r>
      </w:del>
    </w:p>
    <w:p>
      <w:pPr>
        <w:pStyle w:val="Heading2"/>
      </w:pPr>
      <w:del w:id="3806" w:author="PR Preview" w:date="2026-01-01T00:00:00Z">
        <w:r>
          <w:delText xml:space="preserve">8</w:delText>
        </w:r>
      </w:del>
      <w:del w:id="3807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808" w:author="PR Preview" w:date="2026-01-01T00:00:00Z">
        <w:r>
          <w:delText xml:space="preserve"> </w:delText>
        </w:r>
      </w:del>
      <w:del w:id="3809" w:author="PR Preview" w:date="2026-01-01T00:00:00Z">
        <w:r>
          <w:delText xml:space="preserve">spaces</w:delText>
        </w:r>
      </w:del>
    </w:p>
    <w:p>
      <w:pPr>
        <w:pStyle w:val="FirstParagraph"/>
      </w:pPr>
      <w:del w:id="3810" w:author="PR Preview" w:date="2026-01-01T00:00:00Z">
        <w:r>
          <w:rPr>
            <w:b/>
            <w:bCs/>
          </w:rPr>
          <w:delText xml:space="preserve">Definition 33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811" w:author="PR Preview" w:date="2026-01-01T00:00:00Z">
        <w:r>
          <w:rPr>
            <w:b/>
            <w:bCs/>
          </w:rPr>
          <w:delText xml:space="preserve"> </w:delText>
        </w:r>
      </w:del>
      <w:del w:id="3812" w:author="PR Preview" w:date="2026-01-01T00:00:00Z">
        <w:r>
          <w:rPr>
            <w:b/>
            <w:bCs/>
          </w:rPr>
          <w:delText xml:space="preserve">space and</w:delText>
        </w:r>
      </w:del>
      <w:del w:id="381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814" w:author="PR Preview" w:date="2026-01-01T00:00:00Z">
        <w:r>
          <w:rPr>
            <w:b/>
            <w:bCs/>
          </w:rPr>
          <w:delText xml:space="preserve"> </w:delText>
        </w:r>
      </w:del>
      <w:del w:id="3815" w:author="PR Preview" w:date="2026-01-01T00:00:00Z">
        <w:r>
          <w:rPr>
            <w:b/>
            <w:bCs/>
          </w:rPr>
          <w:delText xml:space="preserve">norm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816" w:author="PR Preview" w:date="2026-01-01T00:00:00Z">
        <w:r>
          <w:rPr>
            <w:b/>
            <w:bCs/>
          </w:rPr>
          <w:delText xml:space="preserve">,</w:delText>
        </w:r>
      </w:del>
      <w:del w:id="381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3818" w:author="PR Preview" w:date="2026-01-01T00:00:00Z">
        <w:r>
          <w:rPr>
            <w:b/>
            <w:bCs/>
          </w:rPr>
          <w:delText xml:space="preserve">))</w:delText>
        </w:r>
      </w:del>
      <w:del w:id="3819" w:author="PR Preview" w:date="2026-01-01T00:00:00Z">
        <w:r>
          <w:delText xml:space="preserve"> </w:delText>
        </w:r>
      </w:del>
      <w:del w:id="3820" w:author="PR Preview" w:date="2026-01-01T00:00:00Z">
        <w:r>
          <w:delText xml:space="preserve">Let</w:delText>
        </w:r>
      </w:del>
      <w:del w:id="38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822" w:author="PR Preview" w:date="2026-01-01T00:00:00Z">
        <w:r>
          <w:delText xml:space="preserve"> </w:delText>
        </w:r>
      </w:del>
      <w:del w:id="3823" w:author="PR Preview" w:date="2026-01-01T00:00:00Z">
        <w:r>
          <w:delText xml:space="preserve">be a</w:delText>
        </w:r>
      </w:del>
      <w:del w:id="3824" w:author="PR Preview" w:date="2026-01-01T00:00:00Z">
        <w:r>
          <w:delText xml:space="preserve"> </w:delText>
        </w:r>
      </w:del>
      <w:hyperlink w:anchor="def-measure-space">
        <w:del w:id="3825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826" w:author="PR Preview" w:date="2026-01-01T00:00:00Z">
        <w:r>
          <w:delText xml:space="preserve">.</w:delText>
        </w:r>
      </w:del>
      <w:del w:id="3827" w:author="PR Preview" w:date="2026-01-01T00:00:00Z">
        <w:r>
          <w:delText xml:space="preserve"> </w:delText>
        </w:r>
      </w:del>
      <w:del w:id="3828" w:author="PR Preview" w:date="2026-01-01T00:00:00Z">
        <w:r>
          <w:delText xml:space="preserve">For any real number</w:delText>
        </w:r>
      </w:del>
      <w:del w:id="382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3830" w:author="PR Preview" w:date="2026-01-01T00:00:00Z">
        <w:r>
          <w:delText xml:space="preserve">, the</w:delText>
        </w:r>
      </w:del>
      <w:del w:id="383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832" w:author="PR Preview" w:date="2026-01-01T00:00:00Z">
        <w:r>
          <w:rPr>
            <w:b/>
            <w:bCs/>
          </w:rPr>
          <w:delText xml:space="preserve"> </w:delText>
        </w:r>
      </w:del>
      <w:del w:id="3833" w:author="PR Preview" w:date="2026-01-01T00:00:00Z">
        <w:r>
          <w:rPr>
            <w:b/>
            <w:bCs/>
          </w:rPr>
          <w:delText xml:space="preserve">norm</w:delText>
        </w:r>
      </w:del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of a</w:delText>
        </w:r>
      </w:del>
      <w:del w:id="3836" w:author="PR Preview" w:date="2026-01-01T00:00:00Z">
        <w:r>
          <w:delText xml:space="preserve"> </w:delText>
        </w:r>
      </w:del>
      <w:hyperlink w:anchor="def-measurable-function">
        <w:del w:id="3837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38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39" w:author="PR Preview" w:date="2026-01-01T00:00:00Z">
        <w:r>
          <w:delText xml:space="preserve"> </w:delText>
        </w:r>
      </w:del>
      <w:del w:id="3840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841" w:author="PR Preview" w:date="2026-01-01T00:00:00Z">
        <w:r>
          <w:delText xml:space="preserve">The space</w:delText>
        </w:r>
      </w:del>
      <w:del w:id="3842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843" w:author="PR Preview" w:date="2026-01-01T00:00:00Z">
        <w:r>
          <w:delText xml:space="preserve"> </w:delText>
        </w:r>
      </w:del>
      <w:del w:id="3844" w:author="PR Preview" w:date="2026-01-01T00:00:00Z">
        <w:r>
          <w:delText xml:space="preserve">consists of all measurable functions</w:delText>
        </w:r>
      </w:del>
      <w:del w:id="384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46" w:author="PR Preview" w:date="2026-01-01T00:00:00Z">
        <w:r>
          <w:delText xml:space="preserve"> </w:delText>
        </w:r>
      </w:del>
      <w:del w:id="3847" w:author="PR Preview" w:date="2026-01-01T00:00:00Z">
        <w:r>
          <w:delText xml:space="preserve">for which</w:delText>
        </w:r>
      </w:del>
      <w:del w:id="38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849" w:author="PR Preview" w:date="2026-01-01T00:00:00Z">
        <w:r>
          <w:delText xml:space="preserve">.</w:delText>
        </w:r>
      </w:del>
      <w:del w:id="3850" w:author="PR Preview" w:date="2026-01-01T00:00:00Z">
        <w:r>
          <w:delText xml:space="preserve"> </w:delText>
        </w:r>
      </w:del>
      <w:del w:id="3851" w:author="PR Preview" w:date="2026-01-01T00:00:00Z">
        <w:r>
          <w:delText xml:space="preserve">To satisfy the definiteness axiom of a</w:delText>
        </w:r>
      </w:del>
      <w:del w:id="3852" w:author="PR Preview" w:date="2026-01-01T00:00:00Z">
        <w:r>
          <w:delText xml:space="preserve"> </w:delText>
        </w:r>
      </w:del>
      <w:hyperlink r:id="rId128">
        <w:del w:id="3853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3854" w:author="PR Preview" w:date="2026-01-01T00:00:00Z">
        <w:r>
          <w:delText xml:space="preserve"> </w:delText>
        </w:r>
      </w:del>
      <w:del w:id="3855" w:author="PR Preview" w:date="2026-01-01T00:00:00Z">
        <w:r>
          <w:delText xml:space="preserve">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3856" w:author="PR Preview" w:date="2026-01-01T00:00:00Z">
        <w:r>
          <w:delText xml:space="preserve"> </w:delText>
        </w:r>
      </w:del>
      <w:del w:id="3857" w:author="PR Preview" w:date="2026-01-01T00:00:00Z">
        <w:r>
          <w:delText xml:space="preserve">if and only if</w:delText>
        </w:r>
      </w:del>
      <w:del w:id="38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3859" w:author="PR Preview" w:date="2026-01-01T00:00:00Z">
        <w:r>
          <w:delText xml:space="preserve">),</w:delText>
        </w:r>
      </w:del>
      <w:del w:id="3860" w:author="PR Preview" w:date="2026-01-01T00:00:00Z">
        <w:r>
          <w:delText xml:space="preserve"> </w:delText>
        </w:r>
      </w:del>
      <w:del w:id="3861" w:author="PR Preview" w:date="2026-01-01T00:00:00Z">
        <w:r>
          <w:delText xml:space="preserve">functions that are equal</w:delText>
        </w:r>
      </w:del>
      <w:del w:id="3862" w:author="PR Preview" w:date="2026-01-01T00:00:00Z">
        <w:r>
          <w:delText xml:space="preserve"> </w:delText>
        </w:r>
      </w:del>
      <w:hyperlink w:anchor="def-almost-everywhere">
        <w:del w:id="3863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3864" w:author="PR Preview" w:date="2026-01-01T00:00:00Z">
        <w:r>
          <w:delText xml:space="preserve"> </w:delText>
        </w:r>
      </w:del>
      <w:del w:id="3865" w:author="PR Preview" w:date="2026-01-01T00:00:00Z">
        <w:r>
          <w:delText xml:space="preserve">(</w:delText>
        </w:r>
      </w:del>
      <m:oMath>
        <m:r>
          <m:t>μ</m:t>
        </m:r>
      </m:oMath>
      <w:del w:id="3866" w:author="PR Preview" w:date="2026-01-01T00:00:00Z">
        <w:r>
          <w:delText xml:space="preserve">-a.e.) are identified into equivalence classes.</w:delText>
        </w:r>
      </w:del>
      <w:del w:id="3867" w:author="PR Preview" w:date="2026-01-01T00:00:00Z">
        <w:r>
          <w:delText xml:space="preserve"> </w:delText>
        </w:r>
      </w:del>
      <w:del w:id="3868" w:author="PR Preview" w:date="2026-01-01T00:00:00Z">
        <w:r>
          <w:delText xml:space="preserve">The resulting normed vector space is the</w:delText>
        </w:r>
      </w:del>
      <w:del w:id="3869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870" w:author="PR Preview" w:date="2026-01-01T00:00:00Z">
        <w:r>
          <w:rPr>
            <w:b/>
            <w:bCs/>
          </w:rPr>
          <w:delText xml:space="preserve"> </w:delText>
        </w:r>
      </w:del>
      <w:del w:id="3871" w:author="PR Preview" w:date="2026-01-01T00:00:00Z">
        <w:r>
          <w:rPr>
            <w:b/>
            <w:bCs/>
          </w:rPr>
          <w:delText xml:space="preserve">space</w:delText>
        </w:r>
      </w:del>
      <w:del w:id="3872" w:author="PR Preview" w:date="2026-01-01T00:00:00Z">
        <w:r>
          <w:delText xml:space="preserve">, denoted</w:delText>
        </w:r>
      </w:del>
      <w:del w:id="387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874" w:author="PR Preview" w:date="2026-01-01T00:00:00Z">
        <w:r>
          <w:delText xml:space="preserve"> </w:delText>
        </w:r>
      </w:del>
      <w:del w:id="3875" w:author="PR Preview" w:date="2026-01-01T00:00:00Z">
        <w:r>
          <w:delText xml:space="preserve">(or simply</w:delText>
        </w:r>
      </w:del>
      <w:del w:id="3876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877" w:author="PR Preview" w:date="2026-01-01T00:00:00Z">
        <w:r>
          <w:delText xml:space="preserve">).</w:delText>
        </w:r>
      </w:del>
      <w:del w:id="3878" w:author="PR Preview" w:date="2026-01-01T00:00:00Z">
        <w:r>
          <w:delText xml:space="preserve"> </w:delText>
        </w:r>
      </w:del>
      <w:del w:id="3879" w:author="PR Preview" w:date="2026-01-01T00:00:00Z">
        <w:r>
          <w:delText xml:space="preserve">The case</w:delText>
        </w:r>
      </w:del>
      <w:del w:id="38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881" w:author="PR Preview" w:date="2026-01-01T00:00:00Z">
        <w:r>
          <w:delText xml:space="preserve"> </w:delText>
        </w:r>
      </w:del>
      <w:del w:id="3882" w:author="PR Preview" w:date="2026-01-01T00:00:00Z">
        <w:r>
          <w:delText xml:space="preserve">is defined separately, in</w:delText>
        </w:r>
      </w:del>
      <w:del w:id="3883" w:author="PR Preview" w:date="2026-01-01T00:00:00Z">
        <w:r>
          <w:delText xml:space="preserve"> </w:delText>
        </w:r>
      </w:del>
      <w:hyperlink w:anchor="def-linf-space">
        <w:del w:id="3884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3885" w:author="PR Preview" w:date="2026-01-01T00:00:00Z">
        <w:r>
          <w:delText xml:space="preserve">.</w:delText>
        </w:r>
      </w:del>
    </w:p>
    <w:p>
      <w:pPr>
        <w:pStyle w:val="BodyText"/>
      </w:pPr>
      <w:del w:id="3886" w:author="PR Preview" w:date="2026-01-01T00:00:00Z">
        <w:r>
          <w:rPr>
            <w:b/>
            <w:bCs/>
          </w:rPr>
          <w:delText xml:space="preserve">Example 29 (An</w:delText>
        </w:r>
      </w:del>
      <w:del w:id="388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3888" w:author="PR Preview" w:date="2026-01-01T00:00:00Z">
        <w:r>
          <w:rPr>
            <w:b/>
            <w:bCs/>
          </w:rPr>
          <w:delText xml:space="preserve"> </w:delText>
        </w:r>
      </w:del>
      <w:del w:id="3889" w:author="PR Preview" w:date="2026-01-01T00:00:00Z">
        <w:r>
          <w:rPr>
            <w:b/>
            <w:bCs/>
          </w:rPr>
          <w:delText xml:space="preserve">function not in</w:delText>
        </w:r>
      </w:del>
      <w:del w:id="389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3891" w:author="PR Preview" w:date="2026-01-01T00:00:00Z">
        <w:r>
          <w:rPr>
            <w:b/>
            <w:bCs/>
          </w:rPr>
          <w:delText xml:space="preserve">)</w:delText>
        </w:r>
      </w:del>
      <w:del w:id="3892" w:author="PR Preview" w:date="2026-01-01T00:00:00Z">
        <w:r>
          <w:delText xml:space="preserve"> </w:delText>
        </w:r>
      </w:del>
      <w:del w:id="3893" w:author="PR Preview" w:date="2026-01-01T00:00:00Z">
        <w:r>
          <w:delText xml:space="preserve">Consider the interval</w:delText>
        </w:r>
      </w:del>
      <w:del w:id="38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95" w:author="PR Preview" w:date="2026-01-01T00:00:00Z">
        <w:r>
          <w:delText xml:space="preserve"> </w:delText>
        </w:r>
      </w:del>
      <w:del w:id="3896" w:author="PR Preview" w:date="2026-01-01T00:00:00Z">
        <w:r>
          <w:delText xml:space="preserve">equipped with the Borel</w:delText>
        </w:r>
      </w:del>
      <w:del w:id="3897" w:author="PR Preview" w:date="2026-01-01T00:00:00Z">
        <w:r>
          <w:delText xml:space="preserve"> </w:delText>
        </w:r>
      </w:del>
      <m:oMath>
        <m:r>
          <m:t>σ</m:t>
        </m:r>
      </m:oMath>
      <w:del w:id="3898" w:author="PR Preview" w:date="2026-01-01T00:00:00Z">
        <w:r>
          <w:delText xml:space="preserve">-algebra (</w:delText>
        </w:r>
      </w:del>
      <w:hyperlink w:anchor="def-borel-sigma-algebra">
        <w:del w:id="3899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900" w:author="PR Preview" w:date="2026-01-01T00:00:00Z">
        <w:r>
          <w:delText xml:space="preserve">)</w:delText>
        </w:r>
      </w:del>
      <w:del w:id="3901" w:author="PR Preview" w:date="2026-01-01T00:00:00Z">
        <w:r>
          <w:delText xml:space="preserve"> </w:delText>
        </w:r>
      </w:del>
      <w:del w:id="3902" w:author="PR Preview" w:date="2026-01-01T00:00:00Z">
        <w:r>
          <w:delText xml:space="preserve">and Lebesgue measure</w:delText>
        </w:r>
      </w:del>
      <w:del w:id="3903" w:author="PR Preview" w:date="2026-01-01T00:00:00Z">
        <w:r>
          <w:delText xml:space="preserve"> </w:delText>
        </w:r>
      </w:del>
      <m:oMath>
        <m:r>
          <m:t>μ</m:t>
        </m:r>
      </m:oMath>
      <w:del w:id="3904" w:author="PR Preview" w:date="2026-01-01T00:00:00Z">
        <w:r>
          <w:delText xml:space="preserve"> </w:delText>
        </w:r>
      </w:del>
      <w:del w:id="3905" w:author="PR Preview" w:date="2026-01-01T00:00:00Z">
        <w:r>
          <w:delText xml:space="preserve">(</w:delText>
        </w:r>
      </w:del>
      <w:hyperlink w:anchor="def-lebesgue-measure">
        <w:del w:id="3906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907" w:author="PR Preview" w:date="2026-01-01T00:00:00Z">
        <w:r>
          <w:delText xml:space="preserve">).</w:delText>
        </w:r>
      </w:del>
      <w:del w:id="3908" w:author="PR Preview" w:date="2026-01-01T00:00:00Z">
        <w:r>
          <w:delText xml:space="preserve"> </w:delText>
        </w:r>
      </w:del>
      <w:del w:id="3909" w:author="PR Preview" w:date="2026-01-01T00:00:00Z">
        <w:r>
          <w:delText xml:space="preserve">Define</w:delText>
        </w:r>
      </w:del>
      <w:del w:id="39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911" w:author="PR Preview" w:date="2026-01-01T00:00:00Z">
        <w:r>
          <w:delText xml:space="preserve"> </w:delText>
        </w:r>
      </w:del>
      <w:del w:id="3912" w:author="PR Preview" w:date="2026-01-01T00:00:00Z">
        <w:r>
          <w:delText xml:space="preserve">by</w:delText>
        </w:r>
      </w:del>
      <w:del w:id="391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914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3915" w:author="PR Preview" w:date="2026-01-01T00:00:00Z">
        <w:r>
          <w:t xml:space="preserve">(</w:t>
        </w:r>
      </w:ins>
      <w:hyperlink w:anchor="exm-integral-nonneg">
        <w:ins w:id="3916" w:author="PR Preview" w:date="2026-01-01T00:00:00Z">
          <w:r>
            <w:rPr>
              <w:rStyle w:val="Hyperlink"/>
            </w:rPr>
            <w:t xml:space="preserve">Example 23</w:t>
          </w:r>
        </w:ins>
      </w:hyperlink>
      <w:ins w:id="3917" w:author="PR Preview" w:date="2026-01-01T00:00:00Z">
        <w:r>
          <w:t xml:space="preserve">).</w:t>
        </w:r>
      </w:ins>
    </w:p>
    <w:bookmarkEnd w:id="119"/>
    <w:bookmarkEnd w:id="120"/>
    <w:bookmarkStart w:id="144" w:name="lp-spaces"/>
    <w:p>
      <w:pPr>
        <w:pStyle w:val="Heading2"/>
      </w:pPr>
      <w:ins w:id="3918" w:author="PR Preview" w:date="2026-01-01T00:00:00Z">
        <w:r>
          <w:t xml:space="preserve">6</w:t>
        </w:r>
      </w:ins>
      <w:ins w:id="391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920" w:author="PR Preview" w:date="2026-01-01T00:00:00Z">
        <w:r>
          <w:t xml:space="preserve"> </w:t>
        </w:r>
      </w:ins>
      <w:ins w:id="3921" w:author="PR Preview" w:date="2026-01-01T00:00:00Z">
        <w:r>
          <w:t xml:space="preserve">spaces</w:t>
        </w:r>
      </w:ins>
    </w:p>
    <w:bookmarkStart w:id="122" w:name="def-lp-norm"/>
    <w:p>
      <w:pPr>
        <w:pStyle w:val="FirstParagraph"/>
      </w:pPr>
      <w:ins w:id="3922" w:author="PR Preview" w:date="2026-01-01T00:00:00Z">
        <w:r>
          <w:rPr>
            <w:b/>
            <w:bCs/>
          </w:rPr>
          <w:t xml:space="preserve">Definition 29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923" w:author="PR Preview" w:date="2026-01-01T00:00:00Z">
        <w:r>
          <w:rPr>
            <w:b/>
            <w:bCs/>
          </w:rPr>
          <w:t xml:space="preserve"> </w:t>
        </w:r>
      </w:ins>
      <w:ins w:id="3924" w:author="PR Preview" w:date="2026-01-01T00:00:00Z">
        <w:r>
          <w:rPr>
            <w:b/>
            <w:bCs/>
          </w:rPr>
          <w:t xml:space="preserve">norm (</w:t>
        </w:r>
      </w:ins>
      <m:oMath>
        <m:r>
          <m:t>p</m:t>
        </m:r>
      </m:oMath>
      <w:ins w:id="3925" w:author="PR Preview" w:date="2026-01-01T00:00:00Z">
        <w:r>
          <w:rPr>
            <w:b/>
            <w:bCs/>
          </w:rPr>
          <w:t xml:space="preserve">-norm of a function))</w:t>
        </w:r>
      </w:ins>
      <w:ins w:id="3926" w:author="PR Preview" w:date="2026-01-01T00:00:00Z">
        <w:r>
          <w:t xml:space="preserve"> </w:t>
        </w:r>
      </w:ins>
      <w:ins w:id="3927" w:author="PR Preview" w:date="2026-01-01T00:00:00Z">
        <w:r>
          <w:t xml:space="preserve">Let</w:t>
        </w:r>
      </w:ins>
      <w:ins w:id="39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be a</w:t>
        </w:r>
      </w:ins>
      <w:ins w:id="3931" w:author="PR Preview" w:date="2026-01-01T00:00:00Z">
        <w:r>
          <w:t xml:space="preserve"> </w:t>
        </w:r>
      </w:ins>
      <w:hyperlink w:anchor="def-measure-space">
        <w:ins w:id="393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933" w:author="PR Preview" w:date="2026-01-01T00:00:00Z">
        <w:r>
          <w:t xml:space="preserve">.</w:t>
        </w:r>
      </w:ins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For any</w:t>
        </w:r>
      </w:ins>
      <w:ins w:id="3936" w:author="PR Preview" w:date="2026-01-01T00:00:00Z">
        <w:r>
          <w:t xml:space="preserve"> </w:t>
        </w:r>
      </w:ins>
      <w:hyperlink r:id="rId121">
        <w:ins w:id="3937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9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939" w:author="PR Preview" w:date="2026-01-01T00:00:00Z">
        <w:r>
          <w:t xml:space="preserve">,</w:t>
        </w:r>
      </w:ins>
      <w:ins w:id="3940" w:author="PR Preview" w:date="2026-01-01T00:00:00Z">
        <w:r>
          <w:t xml:space="preserve"> </w:t>
        </w:r>
      </w:ins>
      <w:ins w:id="3941" w:author="PR Preview" w:date="2026-01-01T00:00:00Z">
        <w:r>
          <w:t xml:space="preserve">the</w:t>
        </w:r>
      </w:ins>
      <w:ins w:id="394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943" w:author="PR Preview" w:date="2026-01-01T00:00:00Z">
        <w:r>
          <w:rPr>
            <w:b/>
            <w:bCs/>
          </w:rPr>
          <w:t xml:space="preserve"> </w:t>
        </w:r>
      </w:ins>
      <w:ins w:id="3944" w:author="PR Preview" w:date="2026-01-01T00:00:00Z">
        <w:r>
          <w:rPr>
            <w:b/>
            <w:bCs/>
          </w:rPr>
          <w:t xml:space="preserve">norm</w:t>
        </w:r>
      </w:ins>
      <w:ins w:id="3945" w:author="PR Preview" w:date="2026-01-01T00:00:00Z">
        <w:r>
          <w:t xml:space="preserve"> </w:t>
        </w:r>
      </w:ins>
      <w:ins w:id="3946" w:author="PR Preview" w:date="2026-01-01T00:00:00Z">
        <w:r>
          <w:t xml:space="preserve">of a</w:t>
        </w:r>
      </w:ins>
      <w:ins w:id="3947" w:author="PR Preview" w:date="2026-01-01T00:00:00Z">
        <w:r>
          <w:t xml:space="preserve"> </w:t>
        </w:r>
      </w:ins>
      <w:hyperlink w:anchor="def-measurable-function">
        <w:ins w:id="3948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39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50" w:author="PR Preview" w:date="2026-01-01T00:00:00Z">
        <w:r>
          <w:t xml:space="preserve"> </w:t>
        </w:r>
      </w:ins>
      <w:ins w:id="3951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ins w:id="3952" w:author="PR Preview" w:date="2026-01-01T00:00:00Z">
        <w:r>
          <w:rPr>
            <w:b/>
            <w:bCs/>
          </w:rPr>
          <w:t xml:space="preserve">Example 26 (The</w:t>
        </w:r>
      </w:ins>
      <w:ins w:id="395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3954" w:author="PR Preview" w:date="2026-01-01T00:00:00Z">
        <w:r>
          <w:rPr>
            <w:b/>
            <w:bCs/>
          </w:rPr>
          <w:t xml:space="preserve"> </w:t>
        </w:r>
      </w:ins>
      <w:ins w:id="3955" w:author="PR Preview" w:date="2026-01-01T00:00:00Z">
        <w:r>
          <w:rPr>
            <w:b/>
            <w:bCs/>
          </w:rPr>
          <w:t xml:space="preserve">and</w:t>
        </w:r>
      </w:ins>
      <w:ins w:id="395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3957" w:author="PR Preview" w:date="2026-01-01T00:00:00Z">
        <w:r>
          <w:rPr>
            <w:b/>
            <w:bCs/>
          </w:rPr>
          <w:t xml:space="preserve"> </w:t>
        </w:r>
      </w:ins>
      <w:ins w:id="3958" w:author="PR Preview" w:date="2026-01-01T00:00:00Z">
        <w:r>
          <w:rPr>
            <w:b/>
            <w:bCs/>
          </w:rPr>
          <w:t xml:space="preserve">norms of</w:t>
        </w:r>
      </w:ins>
      <w:ins w:id="395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t>x</m:t>
        </m:r>
      </m:oMath>
      <w:ins w:id="3960" w:author="PR Preview" w:date="2026-01-01T00:00:00Z">
        <w:r>
          <w:rPr>
            <w:b/>
            <w:bCs/>
          </w:rPr>
          <w:t xml:space="preserve"> </w:t>
        </w:r>
      </w:ins>
      <w:ins w:id="3961" w:author="PR Preview" w:date="2026-01-01T00:00:00Z">
        <w:r>
          <w:rPr>
            <w:b/>
            <w:bCs/>
          </w:rPr>
          <w:t xml:space="preserve">on the unit interval)</w:t>
        </w:r>
      </w:ins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Let</w:t>
        </w:r>
      </w:ins>
      <w:ins w:id="396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with the</w:t>
        </w:r>
      </w:ins>
      <w:ins w:id="3967" w:author="PR Preview" w:date="2026-01-01T00:00:00Z">
        <w:r>
          <w:t xml:space="preserve"> </w:t>
        </w:r>
      </w:ins>
      <w:hyperlink w:anchor="def-lebesgue-measure">
        <w:ins w:id="3968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3969" w:author="PR Preview" w:date="2026-01-01T00:00:00Z">
        <w:r>
          <w:t xml:space="preserve"> </w:t>
        </w:r>
      </w:ins>
      <m:oMath>
        <m:r>
          <m:t>μ</m:t>
        </m:r>
      </m:oMath>
      <w:ins w:id="3970" w:author="PR Preview" w:date="2026-01-01T00:00:00Z">
        <w:r>
          <w:t xml:space="preserve">,</w:t>
        </w:r>
      </w:ins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and let</w:t>
        </w:r>
      </w:ins>
      <w:ins w:id="39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974" w:author="PR Preview" w:date="2026-01-01T00:00:00Z">
        <w:r>
          <w:t xml:space="preserve">.</w:t>
        </w:r>
      </w:ins>
      <w:ins w:id="3975" w:author="PR Preview" w:date="2026-01-01T00:00:00Z">
        <w:r>
          <w:t xml:space="preserve"> </w:t>
        </w:r>
      </w:ins>
      <w:ins w:id="3976" w:author="PR Preview" w:date="2026-01-01T00:00:00Z">
        <w:r>
          <w:t xml:space="preserve">By</w:t>
        </w:r>
      </w:ins>
      <w:ins w:id="3977" w:author="PR Preview" w:date="2026-01-01T00:00:00Z">
        <w:r>
          <w:t xml:space="preserve"> </w:t>
        </w:r>
      </w:ins>
      <w:hyperlink w:anchor="def-lp-norm">
        <w:ins w:id="3978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97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98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ins w:id="3981" w:author="PR Preview" w:date="2026-01-01T00:00:00Z">
        <w:r>
          <w:rPr>
            <w:b/>
            <w:bCs/>
          </w:rPr>
          <w:t xml:space="preserve">Definition 30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3982" w:author="PR Preview" w:date="2026-01-01T00:00:00Z">
        <w:r>
          <w:rPr>
            <w:b/>
            <w:bCs/>
          </w:rPr>
          <w:t xml:space="preserve"> </w:t>
        </w:r>
      </w:ins>
      <w:ins w:id="3983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84" w:author="PR Preview" w:date="2026-01-01T00:00:00Z">
        <w:r>
          <w:rPr>
            <w:b/>
            <w:bCs/>
          </w:rPr>
          <w:t xml:space="preserve">))</w:t>
        </w:r>
      </w:ins>
      <w:ins w:id="3985" w:author="PR Preview" w:date="2026-01-01T00:00:00Z">
        <w:r>
          <w:t xml:space="preserve"> </w:t>
        </w:r>
      </w:ins>
      <w:ins w:id="3986" w:author="PR Preview" w:date="2026-01-01T00:00:00Z">
        <w:r>
          <w:t xml:space="preserve">Let</w:t>
        </w:r>
      </w:ins>
      <w:ins w:id="39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88" w:author="PR Preview" w:date="2026-01-01T00:00:00Z">
        <w:r>
          <w:t xml:space="preserve"> </w:t>
        </w:r>
      </w:ins>
      <w:ins w:id="3989" w:author="PR Preview" w:date="2026-01-01T00:00:00Z">
        <w:r>
          <w:t xml:space="preserve">be a</w:t>
        </w:r>
      </w:ins>
      <w:ins w:id="3990" w:author="PR Preview" w:date="2026-01-01T00:00:00Z">
        <w:r>
          <w:t xml:space="preserve"> </w:t>
        </w:r>
      </w:ins>
      <w:hyperlink w:anchor="def-measure-space">
        <w:ins w:id="3991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992" w:author="PR Preview" w:date="2026-01-01T00:00:00Z">
        <w:r>
          <w:t xml:space="preserve">.</w:t>
        </w:r>
      </w:ins>
      <w:ins w:id="3993" w:author="PR Preview" w:date="2026-01-01T00:00:00Z">
        <w:r>
          <w:t xml:space="preserve"> </w:t>
        </w:r>
      </w:ins>
      <w:ins w:id="3994" w:author="PR Preview" w:date="2026-01-01T00:00:00Z">
        <w:r>
          <w:t xml:space="preserve">Let</w:t>
        </w:r>
      </w:ins>
      <w:ins w:id="39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996" w:author="PR Preview" w:date="2026-01-01T00:00:00Z">
        <w:r>
          <w:t xml:space="preserve"> </w:t>
        </w:r>
      </w:ins>
      <w:ins w:id="3997" w:author="PR Preview" w:date="2026-01-01T00:00:00Z">
        <w:r>
          <w:t xml:space="preserve">be a</w:t>
        </w:r>
      </w:ins>
      <w:ins w:id="3998" w:author="PR Preview" w:date="2026-01-01T00:00:00Z">
        <w:r>
          <w:t xml:space="preserve"> </w:t>
        </w:r>
      </w:ins>
      <w:hyperlink r:id="rId121">
        <w:ins w:id="3999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4000" w:author="PR Preview" w:date="2026-01-01T00:00:00Z">
        <w:r>
          <w:t xml:space="preserve">.</w:t>
        </w:r>
      </w:ins>
      <w:ins w:id="4001" w:author="PR Preview" w:date="2026-01-01T00:00:00Z">
        <w:r>
          <w:t xml:space="preserve"> </w:t>
        </w:r>
      </w:ins>
      <w:ins w:id="4002" w:author="PR Preview" w:date="2026-01-01T00:00:00Z">
        <w:r>
          <w:t xml:space="preserve">The</w:t>
        </w:r>
      </w:ins>
      <w:ins w:id="400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4004" w:author="PR Preview" w:date="2026-01-01T00:00:00Z">
        <w:r>
          <w:rPr>
            <w:b/>
            <w:bCs/>
          </w:rPr>
          <w:t xml:space="preserve"> </w:t>
        </w:r>
      </w:ins>
      <w:ins w:id="4005" w:author="PR Preview" w:date="2026-01-01T00:00:00Z">
        <w:r>
          <w:rPr>
            <w:b/>
            <w:bCs/>
          </w:rPr>
          <w:t xml:space="preserve">space</w:t>
        </w:r>
      </w:ins>
      <w:ins w:id="400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007" w:author="PR Preview" w:date="2026-01-01T00:00:00Z">
        <w:r>
          <w:t xml:space="preserve"> </w:t>
        </w:r>
      </w:ins>
      <w:ins w:id="4008" w:author="PR Preview" w:date="2026-01-01T00:00:00Z">
        <w:r>
          <w:t xml:space="preserve">is the</w:t>
        </w:r>
      </w:ins>
      <w:ins w:id="4009" w:author="PR Preview" w:date="2026-01-01T00:00:00Z">
        <w:r>
          <w:t xml:space="preserve"> </w:t>
        </w:r>
      </w:ins>
      <w:hyperlink r:id="rId21">
        <w:ins w:id="4010" w:author="PR Preview" w:date="2026-01-01T00:00:00Z">
          <w:r>
            <w:rPr>
              <w:rStyle w:val="Hyperlink"/>
            </w:rPr>
            <w:t xml:space="preserve">set</w:t>
          </w:r>
        </w:ins>
      </w:hyperlink>
      <w:ins w:id="4011" w:author="PR Preview" w:date="2026-01-01T00:00:00Z">
        <w:r>
          <w:t xml:space="preserve"> </w:t>
        </w:r>
      </w:ins>
      <w:ins w:id="4012" w:author="PR Preview" w:date="2026-01-01T00:00:00Z">
        <w:r>
          <w:t xml:space="preserve">of all</w:t>
        </w:r>
      </w:ins>
      <w:ins w:id="4013" w:author="PR Preview" w:date="2026-01-01T00:00:00Z">
        <w:r>
          <w:t xml:space="preserve"> </w:t>
        </w:r>
      </w:ins>
      <w:hyperlink w:anchor="def-measurable-function">
        <w:ins w:id="4014" w:author="PR Preview" w:date="2026-01-01T00:00:00Z">
          <w:r>
            <w:rPr>
              <w:rStyle w:val="Hyperlink"/>
            </w:rPr>
            <w:t xml:space="preserve">measurable functions</w:t>
          </w:r>
        </w:ins>
      </w:hyperlink>
      <w:ins w:id="40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016" w:author="PR Preview" w:date="2026-01-01T00:00:00Z">
        <w:r>
          <w:t xml:space="preserve"> </w:t>
        </w:r>
      </w:ins>
      <w:ins w:id="4017" w:author="PR Preview" w:date="2026-01-01T00:00:00Z">
        <w:r>
          <w:t xml:space="preserve">whose</w:t>
        </w:r>
      </w:ins>
      <w:ins w:id="4018" w:author="PR Preview" w:date="2026-01-01T00:00:00Z">
        <w:r>
          <w:t xml:space="preserve"> </w:t>
        </w:r>
      </w:ins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ins w:id="4019" w:author="PR Preview" w:date="2026-01-01T00:00:00Z">
          <w:r>
            <w:rPr>
              <w:rStyle w:val="Hyperlink"/>
            </w:rPr>
            <w:t xml:space="preserve"> </w:t>
          </w:r>
        </w:ins>
        <w:ins w:id="4020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021" w:author="PR Preview" w:date="2026-01-01T00:00:00Z">
        <w:r>
          <w:t xml:space="preserve"> </w:t>
        </w:r>
      </w:ins>
      <w:ins w:id="4022" w:author="PR Preview" w:date="2026-01-01T00:00:00Z">
        <w:r>
          <w:t xml:space="preserve">is less than</w:t>
        </w:r>
      </w:ins>
      <w:ins w:id="402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024" w:author="PR Preview" w:date="2026-01-01T00:00:00Z">
        <w:r>
          <w:t xml:space="preserve">:</w:t>
        </w:r>
      </w:ins>
      <w:ins w:id="402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026" w:author="PR Preview" w:date="2026-01-01T00:00:00Z">
        <w:r>
          <w:t xml:space="preserve">.</w:t>
        </w:r>
      </w:ins>
    </w:p>
    <w:bookmarkEnd w:id="124"/>
    <w:bookmarkStart w:id="125" w:name="exm-lp-space"/>
    <w:p>
      <w:pPr>
        <w:pStyle w:val="BodyText"/>
      </w:pPr>
      <w:ins w:id="4027" w:author="PR Preview" w:date="2026-01-01T00:00:00Z">
        <w:r>
          <w:rPr>
            <w:b/>
            <w:bCs/>
          </w:rPr>
          <w:t xml:space="preserve">Example 27 (An</w:t>
        </w:r>
      </w:ins>
      <w:ins w:id="402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4029" w:author="PR Preview" w:date="2026-01-01T00:00:00Z">
        <w:r>
          <w:rPr>
            <w:b/>
            <w:bCs/>
          </w:rPr>
          <w:t xml:space="preserve"> </w:t>
        </w:r>
      </w:ins>
      <w:ins w:id="4030" w:author="PR Preview" w:date="2026-01-01T00:00:00Z">
        <w:r>
          <w:rPr>
            <w:b/>
            <w:bCs/>
          </w:rPr>
          <w:t xml:space="preserve">function not in</w:t>
        </w:r>
      </w:ins>
      <w:ins w:id="403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4032" w:author="PR Preview" w:date="2026-01-01T00:00:00Z">
        <w:r>
          <w:rPr>
            <w:b/>
            <w:bCs/>
          </w:rPr>
          <w:t xml:space="preserve">)</w:t>
        </w:r>
      </w:ins>
      <w:ins w:id="4033" w:author="PR Preview" w:date="2026-01-01T00:00:00Z">
        <w:r>
          <w:t xml:space="preserve"> </w:t>
        </w:r>
      </w:ins>
      <w:ins w:id="4034" w:author="PR Preview" w:date="2026-01-01T00:00:00Z">
        <w:r>
          <w:t xml:space="preserve">Consider the</w:t>
        </w:r>
      </w:ins>
      <w:ins w:id="4035" w:author="PR Preview" w:date="2026-01-01T00:00:00Z">
        <w:r>
          <w:t xml:space="preserve"> </w:t>
        </w:r>
      </w:ins>
      <w:hyperlink r:id="rId35">
        <w:ins w:id="4036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40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38" w:author="PR Preview" w:date="2026-01-01T00:00:00Z">
        <w:r>
          <w:t xml:space="preserve"> </w:t>
        </w:r>
      </w:ins>
      <w:ins w:id="4039" w:author="PR Preview" w:date="2026-01-01T00:00:00Z">
        <w:r>
          <w:t xml:space="preserve">with the Borel</w:t>
        </w:r>
      </w:ins>
      <w:ins w:id="4040" w:author="PR Preview" w:date="2026-01-01T00:00:00Z">
        <w:r>
          <w:t xml:space="preserve"> </w:t>
        </w:r>
      </w:ins>
      <m:oMath>
        <m:r>
          <m:t>σ</m:t>
        </m:r>
      </m:oMath>
      <w:ins w:id="4041" w:author="PR Preview" w:date="2026-01-01T00:00:00Z">
        <w:r>
          <w:t xml:space="preserve">-algebra (</w:t>
        </w:r>
      </w:ins>
      <w:hyperlink w:anchor="def-borel-sigma-algebra">
        <w:ins w:id="404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4043" w:author="PR Preview" w:date="2026-01-01T00:00:00Z">
        <w:r>
          <w:t xml:space="preserve">)</w:t>
        </w:r>
      </w:ins>
      <w:ins w:id="4044" w:author="PR Preview" w:date="2026-01-01T00:00:00Z">
        <w:r>
          <w:t xml:space="preserve"> </w:t>
        </w:r>
      </w:ins>
      <w:ins w:id="4045" w:author="PR Preview" w:date="2026-01-01T00:00:00Z">
        <w:r>
          <w:t xml:space="preserve">and Lebesgue measure</w:t>
        </w:r>
      </w:ins>
      <w:ins w:id="4046" w:author="PR Preview" w:date="2026-01-01T00:00:00Z">
        <w:r>
          <w:t xml:space="preserve"> </w:t>
        </w:r>
      </w:ins>
      <m:oMath>
        <m:r>
          <m:t>μ</m:t>
        </m:r>
      </m:oMath>
      <w:ins w:id="4047" w:author="PR Preview" w:date="2026-01-01T00:00:00Z">
        <w:r>
          <w:t xml:space="preserve"> </w:t>
        </w:r>
      </w:ins>
      <w:ins w:id="4048" w:author="PR Preview" w:date="2026-01-01T00:00:00Z">
        <w:r>
          <w:t xml:space="preserve">(</w:t>
        </w:r>
      </w:ins>
      <w:hyperlink w:anchor="def-lebesgue-measure">
        <w:ins w:id="4049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050" w:author="PR Preview" w:date="2026-01-01T00:00:00Z">
        <w:r>
          <w:t xml:space="preserve">).</w:t>
        </w:r>
      </w:ins>
      <w:ins w:id="4051" w:author="PR Preview" w:date="2026-01-01T00:00:00Z">
        <w:r>
          <w:t xml:space="preserve"> </w:t>
        </w:r>
      </w:ins>
      <w:ins w:id="4052" w:author="PR Preview" w:date="2026-01-01T00:00:00Z">
        <w:r>
          <w:t xml:space="preserve">Define</w:t>
        </w:r>
      </w:ins>
      <w:ins w:id="40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054" w:author="PR Preview" w:date="2026-01-01T00:00:00Z">
        <w:r>
          <w:t xml:space="preserve"> </w:t>
        </w:r>
      </w:ins>
      <w:ins w:id="4055" w:author="PR Preview" w:date="2026-01-01T00:00:00Z">
        <w:r>
          <w:t xml:space="preserve">by</w:t>
        </w:r>
      </w:ins>
      <w:ins w:id="40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405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del w:id="4058" w:author="PR Preview" w:date="2026-01-01T00:00:00Z">
        <w:r>
          <w:delText xml:space="preserve">Therefore,</w:delText>
        </w:r>
      </w:del>
      <w:del w:id="405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60" w:author="PR Preview" w:date="2026-01-01T00:00:00Z">
        <w:r>
          <w:delText xml:space="preserve">, so</w:delText>
        </w:r>
      </w:del>
      <w:del w:id="406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62" w:author="PR Preview" w:date="2026-01-01T00:00:00Z">
        <w:r>
          <w:delText xml:space="preserve">.</w:delText>
        </w:r>
      </w:del>
    </w:p>
    <w:p>
      <w:pPr>
        <w:pStyle w:val="FirstParagraph"/>
      </w:pPr>
      <w:del w:id="4063" w:author="PR Preview" w:date="2026-01-01T00:00:00Z">
        <w:r>
          <w:delText xml:space="preserve">This shows that</w:delText>
        </w:r>
      </w:del>
      <w:del w:id="406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on finite-measure sets: higher exponents impose stricter integrability requirements near singularities.</w:delText>
        </w:r>
      </w:del>
    </w:p>
    <w:p>
      <w:pPr>
        <w:pStyle w:val="BodyText"/>
      </w:pPr>
      <w:del w:id="4067" w:author="PR Preview" w:date="2026-01-01T00:00:00Z">
        <w:r>
          <w:rPr>
            <w:b/>
            <w:bCs/>
          </w:rPr>
          <w:delText xml:space="preserve">Definition 34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068" w:author="PR Preview" w:date="2026-01-01T00:00:00Z">
        <w:r>
          <w:rPr>
            <w:b/>
            <w:bCs/>
          </w:rPr>
          <w:delText xml:space="preserve"> </w:delText>
        </w:r>
      </w:del>
      <w:del w:id="4069" w:author="PR Preview" w:date="2026-01-01T00:00:00Z">
        <w:r>
          <w:rPr>
            <w:b/>
            <w:bCs/>
          </w:rPr>
          <w:delText xml:space="preserve">space and essential supremum norm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070" w:author="PR Preview" w:date="2026-01-01T00:00:00Z">
        <w:r>
          <w:rPr>
            <w:b/>
            <w:bCs/>
          </w:rPr>
          <w:delText xml:space="preserve"> </w:delText>
        </w:r>
      </w:del>
      <w:del w:id="4071" w:author="PR Preview" w:date="2026-01-01T00:00:00Z">
        <w:r>
          <w:rPr>
            <w:b/>
            <w:bCs/>
          </w:rPr>
          <w:delText xml:space="preserve">norm))</w:delText>
        </w:r>
      </w:del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Let</w:delText>
        </w:r>
      </w:del>
      <w:del w:id="40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75" w:author="PR Preview" w:date="2026-01-01T00:00:00Z">
        <w:r>
          <w:delText xml:space="preserve"> </w:delText>
        </w:r>
      </w:del>
      <w:del w:id="4076" w:author="PR Preview" w:date="2026-01-01T00:00:00Z">
        <w:r>
          <w:delText xml:space="preserve">be a</w:delText>
        </w:r>
      </w:del>
      <w:del w:id="4077" w:author="PR Preview" w:date="2026-01-01T00:00:00Z">
        <w:r>
          <w:delText xml:space="preserve"> </w:delText>
        </w:r>
      </w:del>
      <w:hyperlink w:anchor="def-measure-space">
        <w:del w:id="407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079" w:author="PR Preview" w:date="2026-01-01T00:00:00Z">
        <w:r>
          <w:delText xml:space="preserve">.</w:delText>
        </w:r>
      </w:del>
      <w:del w:id="4080" w:author="PR Preview" w:date="2026-01-01T00:00:00Z">
        <w:r>
          <w:delText xml:space="preserve"> </w:delText>
        </w:r>
      </w:del>
      <w:del w:id="4081" w:author="PR Preview" w:date="2026-01-01T00:00:00Z">
        <w:r>
          <w:delText xml:space="preserve">For</w:delText>
        </w:r>
      </w:del>
      <w:del w:id="408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83" w:author="PR Preview" w:date="2026-01-01T00:00:00Z">
        <w:r>
          <w:delText xml:space="preserve">, the</w:delText>
        </w:r>
      </w:del>
      <w:del w:id="4084" w:author="PR Preview" w:date="2026-01-01T00:00:00Z">
        <w:r>
          <w:delText xml:space="preserve"> </w:delText>
        </w:r>
      </w:del>
      <w:del w:id="4085" w:author="PR Preview" w:date="2026-01-01T00:00:00Z">
        <w:r>
          <w:rPr>
            <w:b/>
            <w:bCs/>
          </w:rPr>
          <w:delText xml:space="preserve">essential supremum norm</w:delText>
        </w:r>
      </w:del>
      <w:del w:id="4086" w:author="PR Preview" w:date="2026-01-01T00:00:00Z">
        <w:r>
          <w:delText xml:space="preserve"> </w:delText>
        </w:r>
      </w:del>
      <w:del w:id="4087" w:author="PR Preview" w:date="2026-01-01T00:00:00Z">
        <w:r>
          <w:delText xml:space="preserve">(or</w:delText>
        </w:r>
      </w:del>
      <w:del w:id="4088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089" w:author="PR Preview" w:date="2026-01-01T00:00:00Z">
        <w:r>
          <w:rPr>
            <w:b/>
            <w:bCs/>
          </w:rPr>
          <w:delText xml:space="preserve"> </w:delText>
        </w:r>
      </w:del>
      <w:del w:id="4090" w:author="PR Preview" w:date="2026-01-01T00:00:00Z">
        <w:r>
          <w:rPr>
            <w:b/>
            <w:bCs/>
          </w:rPr>
          <w:delText xml:space="preserve">norm</w:delText>
        </w:r>
      </w:del>
      <w:del w:id="4091" w:author="PR Preview" w:date="2026-01-01T00:00:00Z">
        <w:r>
          <w:delText xml:space="preserve">) of a</w:delText>
        </w:r>
      </w:del>
      <w:del w:id="4092" w:author="PR Preview" w:date="2026-01-01T00:00:00Z">
        <w:r>
          <w:delText xml:space="preserve"> </w:delText>
        </w:r>
      </w:del>
      <w:hyperlink w:anchor="def-measurable-function">
        <w:del w:id="4093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409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95" w:author="PR Preview" w:date="2026-01-01T00:00:00Z">
        <w:r>
          <w:delText xml:space="preserve"> </w:delText>
        </w:r>
      </w:del>
      <w:del w:id="4096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97" w:author="PR Preview" w:date="2026-01-01T00:00:00Z">
        <w:r>
          <w:delText xml:space="preserve">The space</w:delText>
        </w:r>
      </w:del>
      <w:del w:id="4098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99" w:author="PR Preview" w:date="2026-01-01T00:00:00Z">
        <w:r>
          <w:delText xml:space="preserve"> </w:delText>
        </w:r>
      </w:del>
      <w:del w:id="4100" w:author="PR Preview" w:date="2026-01-01T00:00:00Z">
        <w:r>
          <w:delText xml:space="preserve">consists of equivalence classes of essentially bounded measurable functions,</w:delText>
        </w:r>
      </w:del>
      <w:del w:id="4101" w:author="PR Preview" w:date="2026-01-01T00:00:00Z">
        <w:r>
          <w:delText xml:space="preserve"> </w:delText>
        </w:r>
      </w:del>
      <w:del w:id="4102" w:author="PR Preview" w:date="2026-01-01T00:00:00Z">
        <w:r>
          <w:delText xml:space="preserve">identified as in</w:delText>
        </w:r>
      </w:del>
      <w:del w:id="4103" w:author="PR Preview" w:date="2026-01-01T00:00:00Z">
        <w:r>
          <w:delText xml:space="preserve"> </w:delText>
        </w:r>
      </w:del>
      <w:hyperlink w:anchor="def-lp-space">
        <w:del w:id="4104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105" w:author="PR Preview" w:date="2026-01-01T00:00:00Z">
        <w:r>
          <w:delText xml:space="preserve"> </w:delText>
        </w:r>
      </w:del>
      <w:del w:id="4106" w:author="PR Preview" w:date="2026-01-01T00:00:00Z">
        <w:r>
          <w:delText xml:space="preserve">when they are equal</w:delText>
        </w:r>
      </w:del>
      <w:del w:id="4107" w:author="PR Preview" w:date="2026-01-01T00:00:00Z">
        <w:r>
          <w:delText xml:space="preserve"> </w:delText>
        </w:r>
      </w:del>
      <w:hyperlink w:anchor="def-almost-everywhere">
        <w:del w:id="4108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109" w:author="PR Preview" w:date="2026-01-01T00:00:00Z">
        <w:r>
          <w:delText xml:space="preserve">.</w:delText>
        </w:r>
      </w:del>
    </w:p>
    <w:p>
      <w:pPr>
        <w:pStyle w:val="BodyText"/>
      </w:pPr>
      <w:del w:id="4110" w:author="PR Preview" w:date="2026-01-01T00:00:00Z">
        <w:r>
          <w:rPr>
            <w:b/>
            <w:bCs/>
          </w:rPr>
          <w:delText xml:space="preserve">Theorem 5 (Holder’s inequality)</w:delText>
        </w:r>
      </w:del>
      <w:del w:id="4111" w:author="PR Preview" w:date="2026-01-01T00:00:00Z">
        <w:r>
          <w:delText xml:space="preserve"> </w:delText>
        </w:r>
      </w:del>
      <w:del w:id="4112" w:author="PR Preview" w:date="2026-01-01T00:00:00Z">
        <w:r>
          <w:delText xml:space="preserve">Let</w:delText>
        </w:r>
      </w:del>
      <w:del w:id="41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114" w:author="PR Preview" w:date="2026-01-01T00:00:00Z">
        <w:r>
          <w:delText xml:space="preserve"> </w:delText>
        </w:r>
      </w:del>
      <w:del w:id="4115" w:author="PR Preview" w:date="2026-01-01T00:00:00Z">
        <w:r>
          <w:delText xml:space="preserve">be a</w:delText>
        </w:r>
      </w:del>
      <w:del w:id="4116" w:author="PR Preview" w:date="2026-01-01T00:00:00Z">
        <w:r>
          <w:delText xml:space="preserve"> </w:delText>
        </w:r>
      </w:del>
      <w:hyperlink w:anchor="def-measure-space">
        <w:del w:id="4117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118" w:author="PR Preview" w:date="2026-01-01T00:00:00Z">
        <w:r>
          <w:delText xml:space="preserve">,</w:delText>
        </w:r>
      </w:del>
      <w:del w:id="4119" w:author="PR Preview" w:date="2026-01-01T00:00:00Z">
        <w:r>
          <w:delText xml:space="preserve"> </w:delText>
        </w:r>
      </w:del>
      <w:del w:id="4120" w:author="PR Preview" w:date="2026-01-01T00:00:00Z">
        <w:r>
          <w:delText xml:space="preserve">and let</w:delText>
        </w:r>
      </w:del>
      <w:del w:id="41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122" w:author="PR Preview" w:date="2026-01-01T00:00:00Z">
        <w:r>
          <w:delText xml:space="preserve"> </w:delText>
        </w:r>
      </w:del>
      <w:del w:id="4123" w:author="PR Preview" w:date="2026-01-01T00:00:00Z">
        <w:r>
          <w:delText xml:space="preserve">be conjugate exponents satisfying</w:delText>
        </w:r>
      </w:del>
      <w:del w:id="41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del w:id="4125" w:author="PR Preview" w:date="2026-01-01T00:00:00Z">
        <w:r>
          <w:delText xml:space="preserve"> </w:delText>
        </w:r>
      </w:del>
      <w:del w:id="4126" w:author="PR Preview" w:date="2026-01-01T00:00:00Z">
        <w:r>
          <w:delText xml:space="preserve">(with the convention that</w:delText>
        </w:r>
      </w:del>
      <w:del w:id="412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128" w:author="PR Preview" w:date="2026-01-01T00:00:00Z">
        <w:r>
          <w:delText xml:space="preserve"> </w:delText>
        </w:r>
      </w:del>
      <w:del w:id="4129" w:author="PR Preview" w:date="2026-01-01T00:00:00Z">
        <w:r>
          <w:delText xml:space="preserve">when</w:delText>
        </w:r>
      </w:del>
      <w:del w:id="413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4131" w:author="PR Preview" w:date="2026-01-01T00:00:00Z">
        <w:r>
          <w:delText xml:space="preserve">, and</w:delText>
        </w:r>
      </w:del>
      <w:del w:id="413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4133" w:author="PR Preview" w:date="2026-01-01T00:00:00Z">
        <w:r>
          <w:delText xml:space="preserve"> </w:delText>
        </w:r>
      </w:del>
      <w:del w:id="4134" w:author="PR Preview" w:date="2026-01-01T00:00:00Z">
        <w:r>
          <w:delText xml:space="preserve">when</w:delText>
        </w:r>
      </w:del>
      <w:del w:id="413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136" w:author="PR Preview" w:date="2026-01-01T00:00:00Z">
        <w:r>
          <w:delText xml:space="preserve">).</w:delText>
        </w:r>
      </w:del>
      <w:del w:id="4137" w:author="PR Preview" w:date="2026-01-01T00:00:00Z">
        <w:r>
          <w:delText xml:space="preserve"> </w:delText>
        </w:r>
      </w:del>
      <w:del w:id="4138" w:author="PR Preview" w:date="2026-01-01T00:00:00Z">
        <w:r>
          <w:delText xml:space="preserve">If</w:delText>
        </w:r>
      </w:del>
      <w:del w:id="41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140" w:author="PR Preview" w:date="2026-01-01T00:00:00Z">
        <w:r>
          <w:delText xml:space="preserve"> </w:delText>
        </w:r>
      </w:del>
      <w:del w:id="4141" w:author="PR Preview" w:date="2026-01-01T00:00:00Z">
        <w:r>
          <w:delText xml:space="preserve">and</w:delText>
        </w:r>
      </w:del>
      <w:del w:id="4142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143" w:author="PR Preview" w:date="2026-01-01T00:00:00Z">
        <w:r>
          <w:delText xml:space="preserve"> </w:delText>
        </w:r>
      </w:del>
      <w:del w:id="4144" w:author="PR Preview" w:date="2026-01-01T00:00:00Z">
        <w:r>
          <w:delText xml:space="preserve">(</w:delText>
        </w:r>
      </w:del>
      <w:hyperlink w:anchor="def-lp-space">
        <w:del w:id="4145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146" w:author="PR Preview" w:date="2026-01-01T00:00:00Z">
        <w:r>
          <w:delText xml:space="preserve">),</w:delText>
        </w:r>
      </w:del>
      <w:del w:id="4147" w:author="PR Preview" w:date="2026-01-01T00:00:00Z">
        <w:r>
          <w:delText xml:space="preserve"> </w:delText>
        </w:r>
      </w:del>
      <w:del w:id="4148" w:author="PR Preview" w:date="2026-01-01T00:00:00Z">
        <w:r>
          <w:delText xml:space="preserve">then their product</w:delText>
        </w:r>
      </w:del>
      <w:del w:id="4149" w:author="PR Preview" w:date="2026-01-01T00:00:00Z">
        <w:r>
          <w:delText xml:space="preserve"> </w:delText>
        </w:r>
      </w:del>
      <m:oMath>
        <m:r>
          <m:t>f</m:t>
        </m:r>
        <m:r>
          <m:t>g</m:t>
        </m:r>
      </m:oMath>
      <w:del w:id="4150" w:author="PR Preview" w:date="2026-01-01T00:00:00Z">
        <w:r>
          <w:delText xml:space="preserve"> </w:delText>
        </w:r>
      </w:del>
      <w:del w:id="4151" w:author="PR Preview" w:date="2026-01-01T00:00:00Z">
        <w:r>
          <w:delText xml:space="preserve">is</w:delText>
        </w:r>
      </w:del>
      <w:del w:id="4152" w:author="PR Preview" w:date="2026-01-01T00:00:00Z">
        <w:r>
          <w:delText xml:space="preserve"> </w:delText>
        </w:r>
      </w:del>
      <w:hyperlink w:anchor="def-absolutely-integrable">
        <w:del w:id="4153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154" w:author="PR Preview" w:date="2026-01-01T00:00:00Z">
        <w:r>
          <w:delText xml:space="preserve"> </w:delText>
        </w:r>
      </w:del>
      <w:del w:id="4155" w:author="PR Preview" w:date="2026-01-01T00:00:00Z">
        <w:r>
          <w:delText xml:space="preserve">(</w:delText>
        </w:r>
      </w:del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156" w:author="PR Preview" w:date="2026-01-01T00:00:00Z">
        <w:r>
          <w:delText xml:space="preserve">) and satisfies:</w:delText>
        </w:r>
      </w:del>
    </w:p>
    <w:p>
      <w:pPr>
        <w:pStyle w:val="Compact"/>
        <w:numPr>
          <w:ilvl w:val="0"/>
          <w:numId w:val="1000"/>
        </w:numPr>
      </w:pPr>
      <w:ins w:id="4157" w:author="PR Preview" w:date="2026-01-01T00:00:00Z">
        <w:r>
          <w:t xml:space="preserve">So</w:t>
        </w:r>
      </w:ins>
      <w:ins w:id="415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159" w:author="PR Preview" w:date="2026-01-01T00:00:00Z">
        <w:r>
          <w:t xml:space="preserve">, so</w:t>
        </w:r>
      </w:ins>
      <w:ins w:id="41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61" w:author="PR Preview" w:date="2026-01-01T00:00:00Z">
        <w:r>
          <w:t xml:space="preserve">.</w:t>
        </w:r>
      </w:ins>
    </w:p>
    <w:p>
      <w:pPr>
        <w:pStyle w:val="FirstParagraph"/>
      </w:pPr>
      <w:ins w:id="4162" w:author="PR Preview" w:date="2026-01-01T00:00:00Z">
        <w:r>
          <w:t xml:space="preserve">This shows that</w:t>
        </w:r>
      </w:ins>
      <w:ins w:id="416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ins w:id="4164" w:author="PR Preview" w:date="2026-01-01T00:00:00Z">
        <w:r>
          <w:t xml:space="preserve"> </w:t>
        </w:r>
      </w:ins>
      <w:ins w:id="4165" w:author="PR Preview" w:date="2026-01-01T00:00:00Z">
        <w:r>
          <w:t xml:space="preserve">on</w:t>
        </w:r>
      </w:ins>
      <w:ins w:id="4166" w:author="PR Preview" w:date="2026-01-01T00:00:00Z">
        <w:r>
          <w:t xml:space="preserve"> </w:t>
        </w:r>
      </w:ins>
      <w:hyperlink r:id="rId21">
        <w:ins w:id="4167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168" w:author="PR Preview" w:date="2026-01-01T00:00:00Z">
        <w:r>
          <w:t xml:space="preserve"> </w:t>
        </w:r>
      </w:ins>
      <w:ins w:id="4169" w:author="PR Preview" w:date="2026-01-01T00:00:00Z">
        <w:r>
          <w:t xml:space="preserve">of</w:t>
        </w:r>
      </w:ins>
      <w:ins w:id="4170" w:author="PR Preview" w:date="2026-01-01T00:00:00Z">
        <w:r>
          <w:t xml:space="preserve"> </w:t>
        </w:r>
      </w:ins>
      <w:hyperlink w:anchor="def-finite-measure">
        <w:ins w:id="4171" w:author="PR Preview" w:date="2026-01-01T00:00:00Z">
          <w:r>
            <w:rPr>
              <w:rStyle w:val="Hyperlink"/>
            </w:rPr>
            <w:t xml:space="preserve">finite measure</w:t>
          </w:r>
        </w:ins>
      </w:hyperlink>
      <w:ins w:id="4172" w:author="PR Preview" w:date="2026-01-01T00:00:00Z">
        <w:r>
          <w:t xml:space="preserve">: a larger</w:t>
        </w:r>
      </w:ins>
      <w:ins w:id="4173" w:author="PR Preview" w:date="2026-01-01T00:00:00Z">
        <w:r>
          <w:t xml:space="preserve"> </w:t>
        </w:r>
      </w:ins>
      <m:oMath>
        <m:r>
          <m:t>p</m:t>
        </m:r>
      </m:oMath>
      <w:ins w:id="4174" w:author="PR Preview" w:date="2026-01-01T00:00:00Z">
        <w:r>
          <w:t xml:space="preserve"> </w:t>
        </w:r>
      </w:ins>
      <w:ins w:id="4175" w:author="PR Preview" w:date="2026-01-01T00:00:00Z">
        <w:r>
          <w:t xml:space="preserve">imposes stricter requirements near singularities.</w:t>
        </w:r>
      </w:ins>
    </w:p>
    <w:bookmarkEnd w:id="125"/>
    <w:bookmarkStart w:id="126" w:name="def-equal-almost-everywhere"/>
    <w:p>
      <w:pPr>
        <w:pStyle w:val="BodyText"/>
      </w:pPr>
      <w:ins w:id="4176" w:author="PR Preview" w:date="2026-01-01T00:00:00Z">
        <w:r>
          <w:rPr>
            <w:b/>
            <w:bCs/>
          </w:rPr>
          <w:t xml:space="preserve">Definition 31 (Equal almost everywhere (</w:t>
        </w:r>
      </w:ins>
      <m:oMath>
        <m:r>
          <m:t>f</m:t>
        </m:r>
        <m:r>
          <m:rPr>
            <m:sty m:val="p"/>
          </m:rPr>
          <m:t>=</m:t>
        </m:r>
        <m:r>
          <m:t>g</m:t>
        </m:r>
      </m:oMath>
      <w:ins w:id="4177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4178" w:author="PR Preview" w:date="2026-01-01T00:00:00Z">
        <w:r>
          <w:rPr>
            <w:b/>
            <w:bCs/>
          </w:rPr>
          <w:t xml:space="preserve">-a.e.))</w:t>
        </w:r>
      </w:ins>
      <w:ins w:id="4179" w:author="PR Preview" w:date="2026-01-01T00:00:00Z">
        <w:r>
          <w:t xml:space="preserve"> </w:t>
        </w:r>
      </w:ins>
      <w:ins w:id="4180" w:author="PR Preview" w:date="2026-01-01T00:00:00Z">
        <w:r>
          <w:t xml:space="preserve">Let</w:t>
        </w:r>
      </w:ins>
      <w:ins w:id="41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82" w:author="PR Preview" w:date="2026-01-01T00:00:00Z">
        <w:r>
          <w:t xml:space="preserve"> </w:t>
        </w:r>
      </w:ins>
      <w:ins w:id="4183" w:author="PR Preview" w:date="2026-01-01T00:00:00Z">
        <w:r>
          <w:t xml:space="preserve">be a</w:t>
        </w:r>
      </w:ins>
      <w:ins w:id="4184" w:author="PR Preview" w:date="2026-01-01T00:00:00Z">
        <w:r>
          <w:t xml:space="preserve"> </w:t>
        </w:r>
      </w:ins>
      <w:hyperlink w:anchor="def-measure-space">
        <w:ins w:id="418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186" w:author="PR Preview" w:date="2026-01-01T00:00:00Z">
        <w:r>
          <w:t xml:space="preserve">.</w:t>
        </w:r>
      </w:ins>
      <w:ins w:id="4187" w:author="PR Preview" w:date="2026-01-01T00:00:00Z">
        <w:r>
          <w:t xml:space="preserve"> </w:t>
        </w:r>
      </w:ins>
      <w:ins w:id="4188" w:author="PR Preview" w:date="2026-01-01T00:00:00Z">
        <w:r>
          <w:t xml:space="preserve">Let</w:t>
        </w:r>
      </w:ins>
      <w:ins w:id="418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90" w:author="PR Preview" w:date="2026-01-01T00:00:00Z">
        <w:r>
          <w:t xml:space="preserve"> </w:t>
        </w:r>
      </w:ins>
      <w:ins w:id="4191" w:author="PR Preview" w:date="2026-01-01T00:00:00Z">
        <w:r>
          <w:t xml:space="preserve">be</w:t>
        </w:r>
      </w:ins>
      <w:ins w:id="4192" w:author="PR Preview" w:date="2026-01-01T00:00:00Z">
        <w:r>
          <w:t xml:space="preserve"> </w:t>
        </w:r>
      </w:ins>
      <w:hyperlink w:anchor="def-measurable-function">
        <w:ins w:id="419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194" w:author="PR Preview" w:date="2026-01-01T00:00:00Z">
        <w:r>
          <w:t xml:space="preserve">.</w:t>
        </w:r>
      </w:ins>
      <w:ins w:id="4195" w:author="PR Preview" w:date="2026-01-01T00:00:00Z">
        <w:r>
          <w:t xml:space="preserve"> </w:t>
        </w:r>
      </w:ins>
      <w:ins w:id="4196" w:author="PR Preview" w:date="2026-01-01T00:00:00Z">
        <w:r>
          <w:t xml:space="preserve">The</w:t>
        </w:r>
      </w:ins>
      <w:ins w:id="4197" w:author="PR Preview" w:date="2026-01-01T00:00:00Z">
        <w:r>
          <w:t xml:space="preserve"> </w:t>
        </w:r>
      </w:ins>
      <w:hyperlink r:id="rId43">
        <w:ins w:id="4198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199" w:author="PR Preview" w:date="2026-01-01T00:00:00Z">
        <w:r>
          <w:t xml:space="preserve"> </w:t>
        </w:r>
      </w:ins>
      <m:oMath>
        <m:r>
          <m:t>f</m:t>
        </m:r>
      </m:oMath>
      <w:ins w:id="4200" w:author="PR Preview" w:date="2026-01-01T00:00:00Z">
        <w:r>
          <w:t xml:space="preserve"> </w:t>
        </w:r>
      </w:ins>
      <w:ins w:id="4201" w:author="PR Preview" w:date="2026-01-01T00:00:00Z">
        <w:r>
          <w:t xml:space="preserve">and</w:t>
        </w:r>
      </w:ins>
      <w:ins w:id="4202" w:author="PR Preview" w:date="2026-01-01T00:00:00Z">
        <w:r>
          <w:t xml:space="preserve"> </w:t>
        </w:r>
      </w:ins>
      <m:oMath>
        <m:r>
          <m:t>g</m:t>
        </m:r>
      </m:oMath>
      <w:ins w:id="4203" w:author="PR Preview" w:date="2026-01-01T00:00:00Z">
        <w:r>
          <w:t xml:space="preserve"> </w:t>
        </w:r>
      </w:ins>
      <w:ins w:id="4204" w:author="PR Preview" w:date="2026-01-01T00:00:00Z">
        <w:r>
          <w:t xml:space="preserve">are</w:t>
        </w:r>
      </w:ins>
      <w:ins w:id="4205" w:author="PR Preview" w:date="2026-01-01T00:00:00Z">
        <w:r>
          <w:t xml:space="preserve"> </w:t>
        </w:r>
      </w:ins>
      <w:ins w:id="4206" w:author="PR Preview" w:date="2026-01-01T00:00:00Z">
        <w:r>
          <w:rPr>
            <w:b/>
            <w:bCs/>
          </w:rPr>
          <w:t xml:space="preserve">equal almost everywhere</w:t>
        </w:r>
      </w:ins>
      <w:ins w:id="4207" w:author="PR Preview" w:date="2026-01-01T00:00:00Z">
        <w:r>
          <w:t xml:space="preserve">,</w:t>
        </w:r>
      </w:ins>
      <w:ins w:id="4208" w:author="PR Preview" w:date="2026-01-01T00:00:00Z">
        <w:r>
          <w:t xml:space="preserve"> </w:t>
        </w:r>
      </w:ins>
      <w:ins w:id="4209" w:author="PR Preview" w:date="2026-01-01T00:00:00Z">
        <w:r>
          <w:t xml:space="preserve">written</w:t>
        </w:r>
      </w:ins>
      <w:ins w:id="42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g</m:t>
        </m:r>
      </m:oMath>
      <w:ins w:id="4211" w:author="PR Preview" w:date="2026-01-01T00:00:00Z">
        <w:r>
          <w:t xml:space="preserve"> </w:t>
        </w:r>
      </w:ins>
      <m:oMath>
        <m:r>
          <m:t>μ</m:t>
        </m:r>
      </m:oMath>
      <w:ins w:id="4212" w:author="PR Preview" w:date="2026-01-01T00:00:00Z">
        <w:r>
          <w:t xml:space="preserve">-a.e.,</w:t>
        </w:r>
      </w:ins>
      <w:ins w:id="4213" w:author="PR Preview" w:date="2026-01-01T00:00:00Z">
        <w:r>
          <w:t xml:space="preserve"> </w:t>
        </w:r>
      </w:ins>
      <w:ins w:id="4214" w:author="PR Preview" w:date="2026-01-01T00:00:00Z">
        <w:r>
          <w:t xml:space="preserve">if</w:t>
        </w:r>
      </w:ins>
      <w:ins w:id="42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holds</w:t>
        </w:r>
      </w:ins>
      <w:ins w:id="4218" w:author="PR Preview" w:date="2026-01-01T00:00:00Z">
        <w:r>
          <w:t xml:space="preserve"> </w:t>
        </w:r>
      </w:ins>
      <w:hyperlink w:anchor="def-almost-everywhere">
        <w:ins w:id="4219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220" w:author="PR Preview" w:date="2026-01-01T00:00:00Z">
        <w:r>
          <w:t xml:space="preserve">.</w:t>
        </w:r>
      </w:ins>
    </w:p>
    <w:bookmarkEnd w:id="126"/>
    <w:bookmarkStart w:id="127" w:name="exm-equal-almost-everywhere"/>
    <w:p>
      <w:pPr>
        <w:pStyle w:val="BodyText"/>
      </w:pPr>
      <w:ins w:id="4221" w:author="PR Preview" w:date="2026-01-01T00:00:00Z">
        <w:r>
          <w:rPr>
            <w:b/>
            <w:bCs/>
          </w:rPr>
          <w:t xml:space="preserve">Example 28 (A function that differs from</w:t>
        </w:r>
      </w:ins>
      <w:ins w:id="4222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4223" w:author="PR Preview" w:date="2026-01-01T00:00:00Z">
        <w:r>
          <w:rPr>
            <w:b/>
            <w:bCs/>
          </w:rPr>
          <w:t xml:space="preserve"> </w:t>
        </w:r>
      </w:ins>
      <w:ins w:id="4224" w:author="PR Preview" w:date="2026-01-01T00:00:00Z">
        <w:r>
          <w:rPr>
            <w:b/>
            <w:bCs/>
          </w:rPr>
          <w:t xml:space="preserve">at one point)</w:t>
        </w:r>
      </w:ins>
      <w:ins w:id="4225" w:author="PR Preview" w:date="2026-01-01T00:00:00Z">
        <w:r>
          <w:t xml:space="preserve"> </w:t>
        </w:r>
      </w:ins>
      <w:ins w:id="4226" w:author="PR Preview" w:date="2026-01-01T00:00:00Z">
        <w:r>
          <w:t xml:space="preserve">Let</w:t>
        </w:r>
      </w:ins>
      <w:ins w:id="422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4228" w:author="PR Preview" w:date="2026-01-01T00:00:00Z">
        <w:r>
          <w:t xml:space="preserve"> </w:t>
        </w:r>
      </w:ins>
      <w:ins w:id="4229" w:author="PR Preview" w:date="2026-01-01T00:00:00Z">
        <w:r>
          <w:t xml:space="preserve">with the</w:t>
        </w:r>
      </w:ins>
      <w:ins w:id="4230" w:author="PR Preview" w:date="2026-01-01T00:00:00Z">
        <w:r>
          <w:t xml:space="preserve"> </w:t>
        </w:r>
      </w:ins>
      <w:hyperlink w:anchor="def-lebesgue-measure">
        <w:ins w:id="4231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232" w:author="PR Preview" w:date="2026-01-01T00:00:00Z">
        <w:r>
          <w:t xml:space="preserve"> </w:t>
        </w:r>
      </w:ins>
      <m:oMath>
        <m:r>
          <m:t>μ</m:t>
        </m:r>
      </m:oMath>
      <w:ins w:id="4233" w:author="PR Preview" w:date="2026-01-01T00:00:00Z">
        <w:r>
          <w:t xml:space="preserve">.</w:t>
        </w:r>
      </w:ins>
      <w:ins w:id="4234" w:author="PR Preview" w:date="2026-01-01T00:00:00Z">
        <w:r>
          <w:t xml:space="preserve"> </w:t>
        </w:r>
      </w:ins>
      <w:ins w:id="4235" w:author="PR Preview" w:date="2026-01-01T00:00:00Z">
        <w:r>
          <w:t xml:space="preserve">Let</w:t>
        </w:r>
      </w:ins>
      <w:ins w:id="42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237" w:author="PR Preview" w:date="2026-01-01T00:00:00Z">
        <w:r>
          <w:t xml:space="preserve"> </w:t>
        </w:r>
      </w:ins>
      <w:ins w:id="4238" w:author="PR Preview" w:date="2026-01-01T00:00:00Z">
        <w:r>
          <w:t xml:space="preserve">if</w:t>
        </w:r>
      </w:ins>
      <w:ins w:id="423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240" w:author="PR Preview" w:date="2026-01-01T00:00:00Z">
        <w:r>
          <w:t xml:space="preserve">, and</w:t>
        </w:r>
      </w:ins>
      <w:ins w:id="42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242" w:author="PR Preview" w:date="2026-01-01T00:00:00Z">
        <w:r>
          <w:t xml:space="preserve"> </w:t>
        </w:r>
      </w:ins>
      <w:ins w:id="4243" w:author="PR Preview" w:date="2026-01-01T00:00:00Z">
        <w:r>
          <w:t xml:space="preserve">otherwise.</w:t>
        </w:r>
      </w:ins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The</w:t>
        </w:r>
      </w:ins>
      <w:ins w:id="4246" w:author="PR Preview" w:date="2026-01-01T00:00:00Z">
        <w:r>
          <w:t xml:space="preserve"> </w:t>
        </w:r>
      </w:ins>
      <w:hyperlink r:id="rId21">
        <w:ins w:id="4247" w:author="PR Preview" w:date="2026-01-01T00:00:00Z">
          <w:r>
            <w:rPr>
              <w:rStyle w:val="Hyperlink"/>
            </w:rPr>
            <w:t xml:space="preserve">set</w:t>
          </w:r>
        </w:ins>
      </w:hyperlink>
      <w:ins w:id="42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has</w:t>
        </w:r>
      </w:ins>
      <w:ins w:id="4251" w:author="PR Preview" w:date="2026-01-01T00:00:00Z">
        <w:r>
          <w:t xml:space="preserve"> </w:t>
        </w:r>
      </w:ins>
      <w:hyperlink w:anchor="def-measure-zero">
        <w:ins w:id="4252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253" w:author="PR Preview" w:date="2026-01-01T00:00:00Z">
        <w:r>
          <w:t xml:space="preserve">,</w:t>
        </w:r>
      </w:ins>
      <w:ins w:id="4254" w:author="PR Preview" w:date="2026-01-01T00:00:00Z">
        <w:r>
          <w:t xml:space="preserve"> </w:t>
        </w:r>
      </w:ins>
      <w:ins w:id="4255" w:author="PR Preview" w:date="2026-01-01T00:00:00Z">
        <w:r>
          <w:t xml:space="preserve">so</w:t>
        </w:r>
      </w:ins>
      <w:ins w:id="42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257" w:author="PR Preview" w:date="2026-01-01T00:00:00Z">
        <w:r>
          <w:t xml:space="preserve"> </w:t>
        </w:r>
      </w:ins>
      <w:hyperlink w:anchor="def-almost-everywhere">
        <w:ins w:id="4258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259" w:author="PR Preview" w:date="2026-01-01T00:00:00Z">
        <w:r>
          <w:t xml:space="preserve"> </w:t>
        </w:r>
      </w:ins>
      <w:ins w:id="4260" w:author="PR Preview" w:date="2026-01-01T00:00:00Z">
        <w:r>
          <w:t xml:space="preserve">by</w:t>
        </w:r>
      </w:ins>
      <w:ins w:id="4261" w:author="PR Preview" w:date="2026-01-01T00:00:00Z">
        <w:r>
          <w:t xml:space="preserve"> </w:t>
        </w:r>
      </w:ins>
      <w:hyperlink w:anchor="def-equal-almost-everywhere">
        <w:ins w:id="4262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4263" w:author="PR Preview" w:date="2026-01-01T00:00:00Z">
        <w:r>
          <w:t xml:space="preserve">.</w:t>
        </w:r>
      </w:ins>
    </w:p>
    <w:bookmarkEnd w:id="127"/>
    <w:bookmarkStart w:id="129" w:name="def-lp-space"/>
    <w:p>
      <w:pPr>
        <w:pStyle w:val="BodyText"/>
      </w:pPr>
      <w:ins w:id="4264" w:author="PR Preview" w:date="2026-01-01T00:00:00Z">
        <w:r>
          <w:rPr>
            <w:b/>
            <w:bCs/>
          </w:rPr>
          <w:t xml:space="preserve">Definition 32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265" w:author="PR Preview" w:date="2026-01-01T00:00:00Z">
        <w:r>
          <w:rPr>
            <w:b/>
            <w:bCs/>
          </w:rPr>
          <w:t xml:space="preserve"> </w:t>
        </w:r>
      </w:ins>
      <w:ins w:id="4266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267" w:author="PR Preview" w:date="2026-01-01T00:00:00Z">
        <w:r>
          <w:rPr>
            <w:b/>
            <w:bCs/>
          </w:rPr>
          <w:t xml:space="preserve">,</w:t>
        </w:r>
      </w:ins>
      <w:ins w:id="426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269" w:author="PR Preview" w:date="2026-01-01T00:00:00Z">
        <w:r>
          <w:rPr>
            <w:b/>
            <w:bCs/>
          </w:rPr>
          <w:t xml:space="preserve">))</w:t>
        </w:r>
      </w:ins>
      <w:ins w:id="4270" w:author="PR Preview" w:date="2026-01-01T00:00:00Z">
        <w:r>
          <w:t xml:space="preserve"> </w:t>
        </w:r>
      </w:ins>
      <w:ins w:id="4271" w:author="PR Preview" w:date="2026-01-01T00:00:00Z">
        <w:r>
          <w:t xml:space="preserve">Let</w:t>
        </w:r>
      </w:ins>
      <w:ins w:id="42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273" w:author="PR Preview" w:date="2026-01-01T00:00:00Z">
        <w:r>
          <w:t xml:space="preserve"> </w:t>
        </w:r>
      </w:ins>
      <w:ins w:id="4274" w:author="PR Preview" w:date="2026-01-01T00:00:00Z">
        <w:r>
          <w:t xml:space="preserve">be a</w:t>
        </w:r>
      </w:ins>
      <w:ins w:id="4275" w:author="PR Preview" w:date="2026-01-01T00:00:00Z">
        <w:r>
          <w:t xml:space="preserve"> </w:t>
        </w:r>
      </w:ins>
      <w:hyperlink w:anchor="def-measure-space">
        <w:ins w:id="4276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277" w:author="PR Preview" w:date="2026-01-01T00:00:00Z">
        <w:r>
          <w:t xml:space="preserve">.</w:t>
        </w:r>
      </w:ins>
      <w:ins w:id="4278" w:author="PR Preview" w:date="2026-01-01T00:00:00Z">
        <w:r>
          <w:t xml:space="preserve"> </w:t>
        </w:r>
      </w:ins>
      <w:ins w:id="4279" w:author="PR Preview" w:date="2026-01-01T00:00:00Z">
        <w:r>
          <w:t xml:space="preserve">Let</w:t>
        </w:r>
      </w:ins>
      <w:ins w:id="42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be a</w:t>
        </w:r>
      </w:ins>
      <w:ins w:id="4283" w:author="PR Preview" w:date="2026-01-01T00:00:00Z">
        <w:r>
          <w:t xml:space="preserve"> </w:t>
        </w:r>
      </w:ins>
      <w:hyperlink r:id="rId121">
        <w:ins w:id="4284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4285" w:author="PR Preview" w:date="2026-01-01T00:00:00Z">
        <w:r>
          <w:t xml:space="preserve">.</w:t>
        </w:r>
      </w:ins>
      <w:ins w:id="4286" w:author="PR Preview" w:date="2026-01-01T00:00:00Z">
        <w:r>
          <w:t xml:space="preserve"> </w:t>
        </w:r>
      </w:ins>
      <w:ins w:id="4287" w:author="PR Preview" w:date="2026-01-01T00:00:00Z">
        <w:r>
          <w:t xml:space="preserve">For each</w:t>
        </w:r>
      </w:ins>
      <w:ins w:id="4288" w:author="PR Preview" w:date="2026-01-01T00:00:00Z">
        <w:r>
          <w:t xml:space="preserve"> </w:t>
        </w:r>
      </w:ins>
      <m:oMath>
        <m:r>
          <m:t>f</m:t>
        </m:r>
      </m:oMath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in the</w:t>
        </w:r>
      </w:ins>
      <w:ins w:id="4291" w:author="PR Preview" w:date="2026-01-01T00:00:00Z">
        <w:r>
          <w:t xml:space="preserve"> </w:t>
        </w:r>
      </w:ins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ins w:id="4292" w:author="PR Preview" w:date="2026-01-01T00:00:00Z">
          <w:r>
            <w:rPr>
              <w:rStyle w:val="Hyperlink"/>
            </w:rPr>
            <w:t xml:space="preserve"> </w:t>
          </w:r>
        </w:ins>
        <w:ins w:id="4293" w:author="PR Preview" w:date="2026-01-01T00:00:00Z">
          <w:r>
            <w:rPr>
              <w:rStyle w:val="Hyperlink"/>
            </w:rPr>
            <w:t xml:space="preserve">space</w:t>
          </w:r>
        </w:ins>
      </w:hyperlink>
      <w:ins w:id="4294" w:author="PR Preview" w:date="2026-01-01T00:00:00Z">
        <w:r>
          <w:t xml:space="preserve">,</w:t>
        </w:r>
      </w:ins>
      <w:ins w:id="4295" w:author="PR Preview" w:date="2026-01-01T00:00:00Z">
        <w:r>
          <w:t xml:space="preserve"> </w:t>
        </w:r>
      </w:ins>
      <w:ins w:id="4296" w:author="PR Preview" w:date="2026-01-01T00:00:00Z">
        <w:r>
          <w:t xml:space="preserve">let</w:t>
        </w:r>
      </w:ins>
      <w:ins w:id="429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298" w:author="PR Preview" w:date="2026-01-01T00:00:00Z">
        <w:r>
          <w:t xml:space="preserve"> </w:t>
        </w:r>
      </w:ins>
      <w:ins w:id="4299" w:author="PR Preview" w:date="2026-01-01T00:00:00Z">
        <w:r>
          <w:t xml:space="preserve">be the</w:t>
        </w:r>
      </w:ins>
      <w:ins w:id="4300" w:author="PR Preview" w:date="2026-01-01T00:00:00Z">
        <w:r>
          <w:t xml:space="preserve"> </w:t>
        </w:r>
      </w:ins>
      <w:hyperlink r:id="rId21">
        <w:ins w:id="4301" w:author="PR Preview" w:date="2026-01-01T00:00:00Z">
          <w:r>
            <w:rPr>
              <w:rStyle w:val="Hyperlink"/>
            </w:rPr>
            <w:t xml:space="preserve">set</w:t>
          </w:r>
        </w:ins>
      </w:hyperlink>
      <w:ins w:id="4302" w:author="PR Preview" w:date="2026-01-01T00:00:00Z">
        <w:r>
          <w:t xml:space="preserve"> </w:t>
        </w:r>
      </w:ins>
      <w:ins w:id="4303" w:author="PR Preview" w:date="2026-01-01T00:00:00Z">
        <w:r>
          <w:t xml:space="preserve">of all</w:t>
        </w:r>
      </w:ins>
      <w:ins w:id="4304" w:author="PR Preview" w:date="2026-01-01T00:00:00Z">
        <w:r>
          <w:t xml:space="preserve"> </w:t>
        </w:r>
      </w:ins>
      <w:hyperlink r:id="rId43">
        <w:ins w:id="4305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306" w:author="PR Preview" w:date="2026-01-01T00:00:00Z">
        <w:r>
          <w:t xml:space="preserve"> </w:t>
        </w:r>
      </w:ins>
      <w:ins w:id="4307" w:author="PR Preview" w:date="2026-01-01T00:00:00Z">
        <w:r>
          <w:t xml:space="preserve">in</w:t>
        </w:r>
      </w:ins>
      <w:ins w:id="430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09" w:author="PR Preview" w:date="2026-01-01T00:00:00Z">
        <w:r>
          <w:t xml:space="preserve"> </w:t>
        </w:r>
      </w:ins>
      <w:ins w:id="4310" w:author="PR Preview" w:date="2026-01-01T00:00:00Z">
        <w:r>
          <w:t xml:space="preserve">that are</w:t>
        </w:r>
      </w:ins>
      <w:ins w:id="4311" w:author="PR Preview" w:date="2026-01-01T00:00:00Z">
        <w:r>
          <w:t xml:space="preserve"> </w:t>
        </w:r>
      </w:ins>
      <w:hyperlink w:anchor="def-equal-almost-everywhere">
        <w:ins w:id="4312" w:author="PR Preview" w:date="2026-01-01T00:00:00Z">
          <w:r>
            <w:rPr>
              <w:rStyle w:val="Hyperlink"/>
            </w:rPr>
            <w:t xml:space="preserve">equal almost everywhere</w:t>
          </w:r>
        </w:ins>
      </w:hyperlink>
      <w:ins w:id="4313" w:author="PR Preview" w:date="2026-01-01T00:00:00Z">
        <w:r>
          <w:t xml:space="preserve"> </w:t>
        </w:r>
      </w:ins>
      <w:ins w:id="4314" w:author="PR Preview" w:date="2026-01-01T00:00:00Z">
        <w:r>
          <w:t xml:space="preserve">to</w:t>
        </w:r>
      </w:ins>
      <w:ins w:id="4315" w:author="PR Preview" w:date="2026-01-01T00:00:00Z">
        <w:r>
          <w:t xml:space="preserve"> </w:t>
        </w:r>
      </w:ins>
      <m:oMath>
        <m:r>
          <m:t>f</m:t>
        </m:r>
      </m:oMath>
      <w:ins w:id="4316" w:author="PR Preview" w:date="2026-01-01T00:00:00Z">
        <w:r>
          <w:t xml:space="preserve">.</w:t>
        </w:r>
      </w:ins>
      <w:ins w:id="4317" w:author="PR Preview" w:date="2026-01-01T00:00:00Z">
        <w:r>
          <w:t xml:space="preserve"> </w:t>
        </w:r>
      </w:ins>
      <w:ins w:id="4318" w:author="PR Preview" w:date="2026-01-01T00:00:00Z">
        <w:r>
          <w:t xml:space="preserve">The</w:t>
        </w:r>
      </w:ins>
      <w:ins w:id="431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320" w:author="PR Preview" w:date="2026-01-01T00:00:00Z">
        <w:r>
          <w:rPr>
            <w:b/>
            <w:bCs/>
          </w:rPr>
          <w:t xml:space="preserve"> </w:t>
        </w:r>
      </w:ins>
      <w:ins w:id="4321" w:author="PR Preview" w:date="2026-01-01T00:00:00Z">
        <w:r>
          <w:rPr>
            <w:b/>
            <w:bCs/>
          </w:rPr>
          <w:t xml:space="preserve">space</w:t>
        </w:r>
      </w:ins>
      <w:ins w:id="432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23" w:author="PR Preview" w:date="2026-01-01T00:00:00Z">
        <w:r>
          <w:t xml:space="preserve"> </w:t>
        </w:r>
      </w:ins>
      <w:ins w:id="4324" w:author="PR Preview" w:date="2026-01-01T00:00:00Z">
        <w:r>
          <w:t xml:space="preserve">(or simply</w:t>
        </w:r>
      </w:ins>
      <w:ins w:id="432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326" w:author="PR Preview" w:date="2026-01-01T00:00:00Z">
        <w:r>
          <w:t xml:space="preserve">)</w:t>
        </w:r>
      </w:ins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is the</w:t>
        </w:r>
      </w:ins>
      <w:ins w:id="4329" w:author="PR Preview" w:date="2026-01-01T00:00:00Z">
        <w:r>
          <w:t xml:space="preserve"> </w:t>
        </w:r>
      </w:ins>
      <w:hyperlink r:id="rId21">
        <w:ins w:id="4330" w:author="PR Preview" w:date="2026-01-01T00:00:00Z">
          <w:r>
            <w:rPr>
              <w:rStyle w:val="Hyperlink"/>
            </w:rPr>
            <w:t xml:space="preserve">set</w:t>
          </w:r>
        </w:ins>
      </w:hyperlink>
      <w:ins w:id="4331" w:author="PR Preview" w:date="2026-01-01T00:00:00Z">
        <w:r>
          <w:t xml:space="preserve"> </w:t>
        </w:r>
      </w:ins>
      <w:ins w:id="4332" w:author="PR Preview" w:date="2026-01-01T00:00:00Z">
        <w:r>
          <w:t xml:space="preserve">of all such</w:t>
        </w:r>
      </w:ins>
      <w:ins w:id="4333" w:author="PR Preview" w:date="2026-01-01T00:00:00Z">
        <w:r>
          <w:t xml:space="preserve"> </w:t>
        </w:r>
      </w:ins>
      <w:hyperlink r:id="rId21">
        <w:ins w:id="4334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3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336" w:author="PR Preview" w:date="2026-01-01T00:00:00Z">
        <w:r>
          <w:t xml:space="preserve">,</w:t>
        </w:r>
      </w:ins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with the</w:t>
        </w:r>
      </w:ins>
      <w:ins w:id="4339" w:author="PR Preview" w:date="2026-01-01T00:00:00Z">
        <w:r>
          <w:t xml:space="preserve"> </w:t>
        </w:r>
      </w:ins>
      <w:hyperlink r:id="rId128">
        <w:ins w:id="4340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34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(</w:t>
        </w:r>
      </w:ins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ins w:id="4344" w:author="PR Preview" w:date="2026-01-01T00:00:00Z">
          <w:r>
            <w:rPr>
              <w:rStyle w:val="Hyperlink"/>
            </w:rPr>
            <w:t xml:space="preserve"> </w:t>
          </w:r>
        </w:ins>
        <w:ins w:id="4345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346" w:author="PR Preview" w:date="2026-01-01T00:00:00Z">
        <w:r>
          <w:t xml:space="preserve">).</w:t>
        </w:r>
      </w:ins>
    </w:p>
    <w:bookmarkEnd w:id="129"/>
    <w:bookmarkStart w:id="130" w:name="exm-lp-space-zero"/>
    <w:p>
      <w:pPr>
        <w:pStyle w:val="BodyText"/>
      </w:pPr>
      <w:ins w:id="4347" w:author="PR Preview" w:date="2026-01-01T00:00:00Z">
        <w:r>
          <w:rPr>
            <w:b/>
            <w:bCs/>
          </w:rPr>
          <w:t xml:space="preserve">Example 29 (The zero element of</w:t>
        </w:r>
      </w:ins>
      <w:ins w:id="434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349" w:author="PR Preview" w:date="2026-01-01T00:00:00Z">
        <w:r>
          <w:rPr>
            <w:b/>
            <w:bCs/>
          </w:rPr>
          <w:t xml:space="preserve">)</w:t>
        </w:r>
      </w:ins>
      <w:ins w:id="4350" w:author="PR Preview" w:date="2026-01-01T00:00:00Z">
        <w:r>
          <w:t xml:space="preserve"> </w:t>
        </w:r>
      </w:ins>
      <w:ins w:id="4351" w:author="PR Preview" w:date="2026-01-01T00:00:00Z">
        <w:r>
          <w:t xml:space="preserve">Let</w:t>
        </w:r>
      </w:ins>
      <w:ins w:id="4352" w:author="PR Preview" w:date="2026-01-01T00:00:00Z">
        <w:r>
          <w:t xml:space="preserve"> </w:t>
        </w:r>
      </w:ins>
      <m:oMath>
        <m:r>
          <m:t>f</m:t>
        </m:r>
      </m:oMath>
      <w:ins w:id="4353" w:author="PR Preview" w:date="2026-01-01T00:00:00Z">
        <w:r>
          <w:t xml:space="preserve"> </w:t>
        </w:r>
      </w:ins>
      <w:ins w:id="4354" w:author="PR Preview" w:date="2026-01-01T00:00:00Z">
        <w:r>
          <w:t xml:space="preserve">be the</w:t>
        </w:r>
      </w:ins>
      <w:ins w:id="4355" w:author="PR Preview" w:date="2026-01-01T00:00:00Z">
        <w:r>
          <w:t xml:space="preserve"> </w:t>
        </w:r>
      </w:ins>
      <w:hyperlink r:id="rId43">
        <w:ins w:id="435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in</w:t>
        </w:r>
      </w:ins>
      <w:ins w:id="4359" w:author="PR Preview" w:date="2026-01-01T00:00:00Z">
        <w:r>
          <w:t xml:space="preserve"> </w:t>
        </w:r>
      </w:ins>
      <w:hyperlink w:anchor="exm-equal-almost-everywhere">
        <w:ins w:id="436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4361" w:author="PR Preview" w:date="2026-01-01T00:00:00Z">
        <w:r>
          <w:t xml:space="preserve">, which is</w:t>
        </w:r>
      </w:ins>
      <w:ins w:id="4362" w:author="PR Preview" w:date="2026-01-01T00:00:00Z">
        <w:r>
          <w:t xml:space="preserve"> </w:t>
        </w:r>
      </w:ins>
      <m:oMath>
        <m:r>
          <m:t>1</m:t>
        </m:r>
      </m:oMath>
      <w:ins w:id="4363" w:author="PR Preview" w:date="2026-01-01T00:00:00Z">
        <w:r>
          <w:t xml:space="preserve"> </w:t>
        </w:r>
      </w:ins>
      <w:ins w:id="4364" w:author="PR Preview" w:date="2026-01-01T00:00:00Z">
        <w:r>
          <w:t xml:space="preserve">at</w:t>
        </w:r>
      </w:ins>
      <w:ins w:id="436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366" w:author="PR Preview" w:date="2026-01-01T00:00:00Z">
        <w:r>
          <w:t xml:space="preserve"> </w:t>
        </w:r>
      </w:ins>
      <w:ins w:id="4367" w:author="PR Preview" w:date="2026-01-01T00:00:00Z">
        <w:r>
          <w:t xml:space="preserve">and</w:t>
        </w:r>
      </w:ins>
      <w:ins w:id="4368" w:author="PR Preview" w:date="2026-01-01T00:00:00Z">
        <w:r>
          <w:t xml:space="preserve"> </w:t>
        </w:r>
      </w:ins>
      <m:oMath>
        <m:r>
          <m:t>0</m:t>
        </m:r>
      </m:oMath>
      <w:ins w:id="4369" w:author="PR Preview" w:date="2026-01-01T00:00:00Z">
        <w:r>
          <w:t xml:space="preserve"> </w:t>
        </w:r>
      </w:ins>
      <w:ins w:id="4370" w:author="PR Preview" w:date="2026-01-01T00:00:00Z">
        <w:r>
          <w:t xml:space="preserve">elsewhere.</w:t>
        </w:r>
      </w:ins>
      <w:ins w:id="4371" w:author="PR Preview" w:date="2026-01-01T00:00:00Z">
        <w:r>
          <w:t xml:space="preserve"> </w:t>
        </w:r>
      </w:ins>
      <w:ins w:id="4372" w:author="PR Preview" w:date="2026-01-01T00:00:00Z">
        <w:r>
          <w:t xml:space="preserve">Then</w:t>
        </w:r>
      </w:ins>
      <w:ins w:id="437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374" w:author="PR Preview" w:date="2026-01-01T00:00:00Z">
        <w:r>
          <w:t xml:space="preserve"> </w:t>
        </w:r>
      </w:ins>
      <w:hyperlink w:anchor="def-almost-everywhere">
        <w:ins w:id="4375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376" w:author="PR Preview" w:date="2026-01-01T00:00:00Z">
        <w:r>
          <w:t xml:space="preserve">, so</w:t>
        </w:r>
      </w:ins>
      <w:ins w:id="43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4378" w:author="PR Preview" w:date="2026-01-01T00:00:00Z">
        <w:r>
          <w:t xml:space="preserve">.</w:t>
        </w:r>
      </w:ins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Also</w:t>
        </w:r>
      </w:ins>
      <w:ins w:id="438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although</w:t>
        </w:r>
      </w:ins>
      <w:ins w:id="43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≠</m:t>
        </m:r>
        <m:r>
          <m:t>0</m:t>
        </m:r>
      </m:oMath>
      <w:ins w:id="4385" w:author="PR Preview" w:date="2026-01-01T00:00:00Z">
        <w:r>
          <w:t xml:space="preserve">,</w:t>
        </w:r>
      </w:ins>
      <w:ins w:id="4386" w:author="PR Preview" w:date="2026-01-01T00:00:00Z">
        <w:r>
          <w:t xml:space="preserve"> </w:t>
        </w:r>
      </w:ins>
      <w:ins w:id="4387" w:author="PR Preview" w:date="2026-01-01T00:00:00Z">
        <w:r>
          <w:t xml:space="preserve">so</w:t>
        </w:r>
      </w:ins>
      <w:ins w:id="43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389" w:author="PR Preview" w:date="2026-01-01T00:00:00Z">
        <w:r>
          <w:t xml:space="preserve"> </w:t>
        </w:r>
      </w:ins>
      <w:ins w:id="4390" w:author="PR Preview" w:date="2026-01-01T00:00:00Z">
        <w:r>
          <w:t xml:space="preserve">can hold for a nonzero element of</w:t>
        </w:r>
      </w:ins>
      <w:ins w:id="439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4392" w:author="PR Preview" w:date="2026-01-01T00:00:00Z">
        <w:r>
          <w:t xml:space="preserve">;</w:t>
        </w:r>
      </w:ins>
      <w:ins w:id="4393" w:author="PR Preview" w:date="2026-01-01T00:00:00Z">
        <w:r>
          <w:t xml:space="preserve"> </w:t>
        </w:r>
      </w:ins>
      <w:ins w:id="4394" w:author="PR Preview" w:date="2026-01-01T00:00:00Z">
        <w:r>
          <w:t xml:space="preserve">on</w:t>
        </w:r>
      </w:ins>
      <w:ins w:id="439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396" w:author="PR Preview" w:date="2026-01-01T00:00:00Z">
        <w:r>
          <w:t xml:space="preserve">,</w:t>
        </w:r>
      </w:ins>
      <w:ins w:id="439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only for</w:t>
        </w:r>
      </w:ins>
      <w:ins w:id="440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4401" w:author="PR Preview" w:date="2026-01-01T00:00:00Z">
        <w:r>
          <w:t xml:space="preserve">,</w:t>
        </w:r>
      </w:ins>
      <w:ins w:id="4402" w:author="PR Preview" w:date="2026-01-01T00:00:00Z">
        <w:r>
          <w:t xml:space="preserve"> </w:t>
        </w:r>
      </w:ins>
      <w:ins w:id="4403" w:author="PR Preview" w:date="2026-01-01T00:00:00Z">
        <w:r>
          <w:t xml:space="preserve">as a</w:t>
        </w:r>
      </w:ins>
      <w:ins w:id="4404" w:author="PR Preview" w:date="2026-01-01T00:00:00Z">
        <w:r>
          <w:t xml:space="preserve"> </w:t>
        </w:r>
      </w:ins>
      <w:hyperlink r:id="rId128">
        <w:ins w:id="4405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406" w:author="PR Preview" w:date="2026-01-01T00:00:00Z">
        <w:r>
          <w:t xml:space="preserve"> </w:t>
        </w:r>
      </w:ins>
      <w:ins w:id="4407" w:author="PR Preview" w:date="2026-01-01T00:00:00Z">
        <w:r>
          <w:t xml:space="preserve">requires.</w:t>
        </w:r>
      </w:ins>
    </w:p>
    <w:bookmarkEnd w:id="130"/>
    <w:bookmarkStart w:id="131" w:name="def-essential-supremum-norm"/>
    <w:p>
      <w:pPr>
        <w:pStyle w:val="BodyText"/>
      </w:pPr>
      <w:ins w:id="4408" w:author="PR Preview" w:date="2026-01-01T00:00:00Z">
        <w:r>
          <w:rPr>
            <w:b/>
            <w:bCs/>
          </w:rPr>
          <w:t xml:space="preserve">Definition 33 (Essential supremum norm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09" w:author="PR Preview" w:date="2026-01-01T00:00:00Z">
        <w:r>
          <w:rPr>
            <w:b/>
            <w:bCs/>
          </w:rPr>
          <w:t xml:space="preserve"> </w:t>
        </w:r>
      </w:ins>
      <w:ins w:id="4410" w:author="PR Preview" w:date="2026-01-01T00:00:00Z">
        <w:r>
          <w:rPr>
            <w:b/>
            <w:bCs/>
          </w:rPr>
          <w:t xml:space="preserve">norm))</w:t>
        </w:r>
      </w:ins>
      <w:ins w:id="4411" w:author="PR Preview" w:date="2026-01-01T00:00:00Z">
        <w:r>
          <w:t xml:space="preserve"> </w:t>
        </w:r>
      </w:ins>
      <w:ins w:id="4412" w:author="PR Preview" w:date="2026-01-01T00:00:00Z">
        <w:r>
          <w:t xml:space="preserve">Let</w:t>
        </w:r>
      </w:ins>
      <w:ins w:id="44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be a</w:t>
        </w:r>
      </w:ins>
      <w:ins w:id="4416" w:author="PR Preview" w:date="2026-01-01T00:00:00Z">
        <w:r>
          <w:t xml:space="preserve"> </w:t>
        </w:r>
      </w:ins>
      <w:hyperlink w:anchor="def-measure-space">
        <w:ins w:id="441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418" w:author="PR Preview" w:date="2026-01-01T00:00:00Z">
        <w:r>
          <w:t xml:space="preserve">.</w:t>
        </w:r>
      </w:ins>
      <w:ins w:id="4419" w:author="PR Preview" w:date="2026-01-01T00:00:00Z">
        <w:r>
          <w:t xml:space="preserve"> </w:t>
        </w:r>
      </w:ins>
      <w:ins w:id="4420" w:author="PR Preview" w:date="2026-01-01T00:00:00Z">
        <w:r>
          <w:t xml:space="preserve">The</w:t>
        </w:r>
      </w:ins>
      <w:ins w:id="4421" w:author="PR Preview" w:date="2026-01-01T00:00:00Z">
        <w:r>
          <w:t xml:space="preserve"> </w:t>
        </w:r>
      </w:ins>
      <w:ins w:id="4422" w:author="PR Preview" w:date="2026-01-01T00:00:00Z">
        <w:r>
          <w:rPr>
            <w:b/>
            <w:bCs/>
          </w:rPr>
          <w:t xml:space="preserve">essential supremum norm</w:t>
        </w:r>
      </w:ins>
      <w:ins w:id="4423" w:author="PR Preview" w:date="2026-01-01T00:00:00Z">
        <w:r>
          <w:t xml:space="preserve"> </w:t>
        </w:r>
      </w:ins>
      <w:ins w:id="4424" w:author="PR Preview" w:date="2026-01-01T00:00:00Z">
        <w:r>
          <w:t xml:space="preserve">(or</w:t>
        </w:r>
      </w:ins>
      <w:ins w:id="4425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26" w:author="PR Preview" w:date="2026-01-01T00:00:00Z">
        <w:r>
          <w:rPr>
            <w:b/>
            <w:bCs/>
          </w:rPr>
          <w:t xml:space="preserve"> </w:t>
        </w:r>
      </w:ins>
      <w:ins w:id="4427" w:author="PR Preview" w:date="2026-01-01T00:00:00Z">
        <w:r>
          <w:rPr>
            <w:b/>
            <w:bCs/>
          </w:rPr>
          <w:t xml:space="preserve">norm</w:t>
        </w:r>
      </w:ins>
      <w:ins w:id="4428" w:author="PR Preview" w:date="2026-01-01T00:00:00Z">
        <w:r>
          <w:t xml:space="preserve">)</w:t>
        </w:r>
      </w:ins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of a</w:t>
        </w:r>
      </w:ins>
      <w:ins w:id="4431" w:author="PR Preview" w:date="2026-01-01T00:00:00Z">
        <w:r>
          <w:t xml:space="preserve"> </w:t>
        </w:r>
      </w:ins>
      <w:hyperlink w:anchor="def-measurable-function">
        <w:ins w:id="4432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44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ins w:id="4436" w:author="PR Preview" w:date="2026-01-01T00:00:00Z">
        <w:r>
          <w:rPr>
            <w:b/>
            <w:bCs/>
          </w:rPr>
          <w:t xml:space="preserve">Example 30 (The essential supremum norm ignores a null set)</w:t>
        </w:r>
      </w:ins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Let</w:t>
        </w:r>
      </w:ins>
      <w:ins w:id="443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440" w:author="PR Preview" w:date="2026-01-01T00:00:00Z">
        <w:r>
          <w:t xml:space="preserve"> </w:t>
        </w:r>
      </w:ins>
      <w:ins w:id="4441" w:author="PR Preview" w:date="2026-01-01T00:00:00Z">
        <w:r>
          <w:t xml:space="preserve">with the</w:t>
        </w:r>
      </w:ins>
      <w:ins w:id="4442" w:author="PR Preview" w:date="2026-01-01T00:00:00Z">
        <w:r>
          <w:t xml:space="preserve"> </w:t>
        </w:r>
      </w:ins>
      <w:hyperlink w:anchor="def-lebesgue-measure">
        <w:ins w:id="4443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444" w:author="PR Preview" w:date="2026-01-01T00:00:00Z">
        <w:r>
          <w:t xml:space="preserve"> </w:t>
        </w:r>
      </w:ins>
      <m:oMath>
        <m:r>
          <m:t>μ</m:t>
        </m:r>
      </m:oMath>
      <w:ins w:id="4445" w:author="PR Preview" w:date="2026-01-01T00:00:00Z">
        <w:r>
          <w:t xml:space="preserve">.</w:t>
        </w:r>
      </w:ins>
      <w:ins w:id="4446" w:author="PR Preview" w:date="2026-01-01T00:00:00Z">
        <w:r>
          <w:t xml:space="preserve"> </w:t>
        </w:r>
      </w:ins>
      <w:ins w:id="4447" w:author="PR Preview" w:date="2026-01-01T00:00:00Z">
        <w:r>
          <w:t xml:space="preserve">Let</w:t>
        </w:r>
      </w:ins>
      <w:ins w:id="44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4449" w:author="PR Preview" w:date="2026-01-01T00:00:00Z">
        <w:r>
          <w:t xml:space="preserve"> </w:t>
        </w:r>
      </w:ins>
      <w:ins w:id="4450" w:author="PR Preview" w:date="2026-01-01T00:00:00Z">
        <w:r>
          <w:t xml:space="preserve">if</w:t>
        </w:r>
      </w:ins>
      <w:ins w:id="445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452" w:author="PR Preview" w:date="2026-01-01T00:00:00Z">
        <w:r>
          <w:t xml:space="preserve"> </w:t>
        </w:r>
      </w:ins>
      <w:ins w:id="4453" w:author="PR Preview" w:date="2026-01-01T00:00:00Z">
        <w:r>
          <w:t xml:space="preserve">and</w:t>
        </w:r>
      </w:ins>
      <w:ins w:id="44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otherwise.</w:t>
        </w:r>
      </w:ins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Then</w:t>
        </w:r>
      </w:ins>
      <w:ins w:id="445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460" w:author="PR Preview" w:date="2026-01-01T00:00:00Z">
        <w:r>
          <w:t xml:space="preserve">.</w:t>
        </w:r>
      </w:ins>
      <w:ins w:id="4461" w:author="PR Preview" w:date="2026-01-01T00:00:00Z">
        <w:r>
          <w:t xml:space="preserve"> </w:t>
        </w:r>
      </w:ins>
      <w:ins w:id="4462" w:author="PR Preview" w:date="2026-01-01T00:00:00Z">
        <w:r>
          <w:t xml:space="preserve">For</w:t>
        </w:r>
      </w:ins>
      <w:ins w:id="446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≥</m:t>
        </m:r>
        <m:r>
          <m:t>1</m:t>
        </m:r>
      </m:oMath>
      <w:ins w:id="4464" w:author="PR Preview" w:date="2026-01-01T00:00:00Z">
        <w:r>
          <w:t xml:space="preserve">, the</w:t>
        </w:r>
      </w:ins>
      <w:ins w:id="4465" w:author="PR Preview" w:date="2026-01-01T00:00:00Z">
        <w:r>
          <w:t xml:space="preserve"> </w:t>
        </w:r>
      </w:ins>
      <w:hyperlink r:id="rId21">
        <w:ins w:id="4466" w:author="PR Preview" w:date="2026-01-01T00:00:00Z">
          <w:r>
            <w:rPr>
              <w:rStyle w:val="Hyperlink"/>
            </w:rPr>
            <w:t xml:space="preserve">set</w:t>
          </w:r>
        </w:ins>
      </w:hyperlink>
      <w:ins w:id="44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ins w:id="4468" w:author="PR Preview" w:date="2026-01-01T00:00:00Z">
        <w:r>
          <w:t xml:space="preserve"> </w:t>
        </w:r>
      </w:ins>
      <w:ins w:id="4469" w:author="PR Preview" w:date="2026-01-01T00:00:00Z">
        <w:r>
          <w:t xml:space="preserve">is empty or</w:t>
        </w:r>
      </w:ins>
      <w:ins w:id="44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471" w:author="PR Preview" w:date="2026-01-01T00:00:00Z">
        <w:r>
          <w:t xml:space="preserve">,</w:t>
        </w:r>
      </w:ins>
      <w:ins w:id="4472" w:author="PR Preview" w:date="2026-01-01T00:00:00Z">
        <w:r>
          <w:t xml:space="preserve"> </w:t>
        </w:r>
      </w:ins>
      <w:ins w:id="4473" w:author="PR Preview" w:date="2026-01-01T00:00:00Z">
        <w:r>
          <w:t xml:space="preserve">so it has</w:t>
        </w:r>
      </w:ins>
      <w:ins w:id="4474" w:author="PR Preview" w:date="2026-01-01T00:00:00Z">
        <w:r>
          <w:t xml:space="preserve"> </w:t>
        </w:r>
      </w:ins>
      <w:hyperlink w:anchor="def-measure-zero">
        <w:ins w:id="4475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476" w:author="PR Preview" w:date="2026-01-01T00:00:00Z">
        <w:r>
          <w:t xml:space="preserve">,</w:t>
        </w:r>
      </w:ins>
      <w:ins w:id="4477" w:author="PR Preview" w:date="2026-01-01T00:00:00Z">
        <w:r>
          <w:t xml:space="preserve"> </w:t>
        </w:r>
      </w:ins>
      <w:ins w:id="4478" w:author="PR Preview" w:date="2026-01-01T00:00:00Z">
        <w:r>
          <w:t xml:space="preserve">and for</w:t>
        </w:r>
      </w:ins>
      <w:ins w:id="447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1</m:t>
        </m:r>
      </m:oMath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it has positive</w:t>
        </w:r>
      </w:ins>
      <w:ins w:id="4482" w:author="PR Preview" w:date="2026-01-01T00:00:00Z">
        <w:r>
          <w:t xml:space="preserve"> </w:t>
        </w:r>
      </w:ins>
      <w:hyperlink w:anchor="def-measure">
        <w:ins w:id="4483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484" w:author="PR Preview" w:date="2026-01-01T00:00:00Z">
        <w:r>
          <w:t xml:space="preserve">.</w:t>
        </w:r>
      </w:ins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By</w:t>
        </w:r>
      </w:ins>
      <w:ins w:id="4487" w:author="PR Preview" w:date="2026-01-01T00:00:00Z">
        <w:r>
          <w:t xml:space="preserve"> </w:t>
        </w:r>
      </w:ins>
      <w:hyperlink w:anchor="def-essential-supremum-norm">
        <w:ins w:id="4488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4489" w:author="PR Preview" w:date="2026-01-01T00:00:00Z">
        <w:r>
          <w:t xml:space="preserve">,</w:t>
        </w:r>
      </w:ins>
      <w:ins w:id="449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ins w:id="4491" w:author="PR Preview" w:date="2026-01-01T00:00:00Z">
        <w:r>
          <w:t xml:space="preserve">.</w:t>
        </w:r>
      </w:ins>
    </w:p>
    <w:bookmarkEnd w:id="132"/>
    <w:bookmarkStart w:id="133" w:name="def-linf-function-space"/>
    <w:p>
      <w:pPr>
        <w:pStyle w:val="BodyText"/>
      </w:pPr>
      <w:ins w:id="4492" w:author="PR Preview" w:date="2026-01-01T00:00:00Z">
        <w:r>
          <w:rPr>
            <w:b/>
            <w:bCs/>
          </w:rPr>
          <w:t xml:space="preserve">Definition 34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93" w:author="PR Preview" w:date="2026-01-01T00:00:00Z">
        <w:r>
          <w:rPr>
            <w:b/>
            <w:bCs/>
          </w:rPr>
          <w:t xml:space="preserve"> </w:t>
        </w:r>
      </w:ins>
      <w:ins w:id="4494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95" w:author="PR Preview" w:date="2026-01-01T00:00:00Z">
        <w:r>
          <w:rPr>
            <w:b/>
            <w:bCs/>
          </w:rPr>
          <w:t xml:space="preserve">))</w:t>
        </w:r>
      </w:ins>
      <w:ins w:id="4496" w:author="PR Preview" w:date="2026-01-01T00:00:00Z">
        <w:r>
          <w:t xml:space="preserve"> </w:t>
        </w:r>
      </w:ins>
      <w:ins w:id="4497" w:author="PR Preview" w:date="2026-01-01T00:00:00Z">
        <w:r>
          <w:t xml:space="preserve">Let</w:t>
        </w:r>
      </w:ins>
      <w:ins w:id="44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be a</w:t>
        </w:r>
      </w:ins>
      <w:ins w:id="4501" w:author="PR Preview" w:date="2026-01-01T00:00:00Z">
        <w:r>
          <w:t xml:space="preserve"> </w:t>
        </w:r>
      </w:ins>
      <w:hyperlink w:anchor="def-measure-space">
        <w:ins w:id="450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503" w:author="PR Preview" w:date="2026-01-01T00:00:00Z">
        <w:r>
          <w:t xml:space="preserve">.</w:t>
        </w:r>
      </w:ins>
      <w:ins w:id="4504" w:author="PR Preview" w:date="2026-01-01T00:00:00Z">
        <w:r>
          <w:t xml:space="preserve"> </w:t>
        </w:r>
      </w:ins>
      <w:ins w:id="4505" w:author="PR Preview" w:date="2026-01-01T00:00:00Z">
        <w:r>
          <w:t xml:space="preserve">The</w:t>
        </w:r>
      </w:ins>
      <w:ins w:id="450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507" w:author="PR Preview" w:date="2026-01-01T00:00:00Z">
        <w:r>
          <w:rPr>
            <w:b/>
            <w:bCs/>
          </w:rPr>
          <w:t xml:space="preserve"> </w:t>
        </w:r>
      </w:ins>
      <w:ins w:id="4508" w:author="PR Preview" w:date="2026-01-01T00:00:00Z">
        <w:r>
          <w:rPr>
            <w:b/>
            <w:bCs/>
          </w:rPr>
          <w:t xml:space="preserve">space</w:t>
        </w:r>
      </w:ins>
      <w:ins w:id="450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10" w:author="PR Preview" w:date="2026-01-01T00:00:00Z">
        <w:r>
          <w:t xml:space="preserve"> </w:t>
        </w:r>
      </w:ins>
      <w:ins w:id="4511" w:author="PR Preview" w:date="2026-01-01T00:00:00Z">
        <w:r>
          <w:t xml:space="preserve">is the</w:t>
        </w:r>
      </w:ins>
      <w:ins w:id="4512" w:author="PR Preview" w:date="2026-01-01T00:00:00Z">
        <w:r>
          <w:t xml:space="preserve"> </w:t>
        </w:r>
      </w:ins>
      <w:hyperlink r:id="rId21">
        <w:ins w:id="4513" w:author="PR Preview" w:date="2026-01-01T00:00:00Z">
          <w:r>
            <w:rPr>
              <w:rStyle w:val="Hyperlink"/>
            </w:rPr>
            <w:t xml:space="preserve">set</w:t>
          </w:r>
        </w:ins>
      </w:hyperlink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of all</w:t>
        </w:r>
      </w:ins>
      <w:ins w:id="4516" w:author="PR Preview" w:date="2026-01-01T00:00:00Z">
        <w:r>
          <w:t xml:space="preserve"> </w:t>
        </w:r>
      </w:ins>
      <w:hyperlink w:anchor="def-measurable-function">
        <w:ins w:id="4517" w:author="PR Preview" w:date="2026-01-01T00:00:00Z">
          <w:r>
            <w:rPr>
              <w:rStyle w:val="Hyperlink"/>
            </w:rPr>
            <w:t xml:space="preserve">measurable functions</w:t>
          </w:r>
        </w:ins>
      </w:hyperlink>
      <w:ins w:id="45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whose</w:t>
        </w:r>
      </w:ins>
      <w:ins w:id="4521" w:author="PR Preview" w:date="2026-01-01T00:00:00Z">
        <w:r>
          <w:t xml:space="preserve"> </w:t>
        </w:r>
      </w:ins>
      <w:hyperlink w:anchor="def-essential-supremum-norm">
        <w:ins w:id="4522" w:author="PR Preview" w:date="2026-01-01T00:00:00Z">
          <w:r>
            <w:rPr>
              <w:rStyle w:val="Hyperlink"/>
            </w:rPr>
            <w:t xml:space="preserve">essential supremum norm</w:t>
          </w:r>
        </w:ins>
      </w:hyperlink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is less than</w:t>
        </w:r>
      </w:ins>
      <w:ins w:id="452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526" w:author="PR Preview" w:date="2026-01-01T00:00:00Z">
        <w:r>
          <w:t xml:space="preserve">:</w:t>
        </w:r>
      </w:ins>
      <w:ins w:id="452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528" w:author="PR Preview" w:date="2026-01-01T00:00:00Z">
        <w:r>
          <w:t xml:space="preserve">.</w:t>
        </w:r>
      </w:ins>
    </w:p>
    <w:bookmarkEnd w:id="133"/>
    <w:bookmarkStart w:id="134" w:name="exm-linf-function-space"/>
    <w:p>
      <w:pPr>
        <w:pStyle w:val="BodyText"/>
      </w:pPr>
      <w:ins w:id="4529" w:author="PR Preview" w:date="2026-01-01T00:00:00Z">
        <w:r>
          <w:rPr>
            <w:b/>
            <w:bCs/>
          </w:rPr>
          <w:t xml:space="preserve">Example 31 (Bounded and unbounded functions)</w:t>
        </w:r>
      </w:ins>
      <w:ins w:id="4530" w:author="PR Preview" w:date="2026-01-01T00:00:00Z">
        <w:r>
          <w:t xml:space="preserve"> </w:t>
        </w:r>
      </w:ins>
      <w:ins w:id="4531" w:author="PR Preview" w:date="2026-01-01T00:00:00Z">
        <w:r>
          <w:t xml:space="preserve">Let</w:t>
        </w:r>
      </w:ins>
      <w:ins w:id="453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533" w:author="PR Preview" w:date="2026-01-01T00:00:00Z">
        <w:r>
          <w:t xml:space="preserve"> </w:t>
        </w:r>
      </w:ins>
      <w:ins w:id="4534" w:author="PR Preview" w:date="2026-01-01T00:00:00Z">
        <w:r>
          <w:t xml:space="preserve">with the</w:t>
        </w:r>
      </w:ins>
      <w:ins w:id="4535" w:author="PR Preview" w:date="2026-01-01T00:00:00Z">
        <w:r>
          <w:t xml:space="preserve"> </w:t>
        </w:r>
      </w:ins>
      <w:hyperlink w:anchor="def-lebesgue-measure">
        <w:ins w:id="4536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537" w:author="PR Preview" w:date="2026-01-01T00:00:00Z">
        <w:r>
          <w:t xml:space="preserve"> </w:t>
        </w:r>
      </w:ins>
      <m:oMath>
        <m:r>
          <m:t>μ</m:t>
        </m:r>
      </m:oMath>
      <w:ins w:id="4538" w:author="PR Preview" w:date="2026-01-01T00:00:00Z">
        <w:r>
          <w:t xml:space="preserve">.</w:t>
        </w:r>
      </w:ins>
      <w:ins w:id="4539" w:author="PR Preview" w:date="2026-01-01T00:00:00Z">
        <w:r>
          <w:t xml:space="preserve"> </w:t>
        </w:r>
      </w:ins>
      <w:ins w:id="4540" w:author="PR Preview" w:date="2026-01-01T00:00:00Z">
        <w:r>
          <w:t xml:space="preserve">The</w:t>
        </w:r>
      </w:ins>
      <w:ins w:id="4541" w:author="PR Preview" w:date="2026-01-01T00:00:00Z">
        <w:r>
          <w:t xml:space="preserve"> </w:t>
        </w:r>
      </w:ins>
      <w:hyperlink r:id="rId43">
        <w:ins w:id="454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5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544" w:author="PR Preview" w:date="2026-01-01T00:00:00Z">
        <w:r>
          <w:t xml:space="preserve"> </w:t>
        </w:r>
      </w:ins>
      <w:ins w:id="4545" w:author="PR Preview" w:date="2026-01-01T00:00:00Z">
        <w:r>
          <w:t xml:space="preserve">has</w:t>
        </w:r>
      </w:ins>
      <w:ins w:id="454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547" w:author="PR Preview" w:date="2026-01-01T00:00:00Z">
        <w:r>
          <w:t xml:space="preserve">,</w:t>
        </w:r>
      </w:ins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so</w:t>
        </w:r>
      </w:ins>
      <w:ins w:id="4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51" w:author="PR Preview" w:date="2026-01-01T00:00:00Z">
        <w:r>
          <w:t xml:space="preserve"> </w:t>
        </w:r>
      </w:ins>
      <w:ins w:id="4552" w:author="PR Preview" w:date="2026-01-01T00:00:00Z">
        <w:r>
          <w:t xml:space="preserve">by</w:t>
        </w:r>
      </w:ins>
      <w:ins w:id="4553" w:author="PR Preview" w:date="2026-01-01T00:00:00Z">
        <w:r>
          <w:t xml:space="preserve"> </w:t>
        </w:r>
      </w:ins>
      <w:hyperlink w:anchor="def-linf-function-space">
        <w:ins w:id="4554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4555" w:author="PR Preview" w:date="2026-01-01T00:00:00Z">
        <w:r>
          <w:t xml:space="preserve">.</w:t>
        </w:r>
      </w:ins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The function</w:t>
        </w:r>
      </w:ins>
      <w:ins w:id="455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ins w:id="4559" w:author="PR Preview" w:date="2026-01-01T00:00:00Z">
        <w:r>
          <w:t xml:space="preserve"> </w:t>
        </w:r>
      </w:ins>
      <w:ins w:id="4560" w:author="PR Preview" w:date="2026-01-01T00:00:00Z">
        <w:r>
          <w:t xml:space="preserve">exceeds every</w:t>
        </w:r>
      </w:ins>
      <w:ins w:id="4561" w:author="PR Preview" w:date="2026-01-01T00:00:00Z">
        <w:r>
          <w:t xml:space="preserve"> </w:t>
        </w:r>
      </w:ins>
      <m:oMath>
        <m:r>
          <m:t>C</m:t>
        </m:r>
      </m:oMath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on the</w:t>
        </w:r>
      </w:ins>
      <w:ins w:id="4564" w:author="PR Preview" w:date="2026-01-01T00:00:00Z">
        <w:r>
          <w:t xml:space="preserve"> </w:t>
        </w:r>
      </w:ins>
      <w:hyperlink r:id="rId21">
        <w:ins w:id="4565" w:author="PR Preview" w:date="2026-01-01T00:00:00Z">
          <w:r>
            <w:rPr>
              <w:rStyle w:val="Hyperlink"/>
            </w:rPr>
            <w:t xml:space="preserve">set</w:t>
          </w:r>
        </w:ins>
      </w:hyperlink>
      <w:ins w:id="45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of positive</w:t>
        </w:r>
      </w:ins>
      <w:ins w:id="4569" w:author="PR Preview" w:date="2026-01-01T00:00:00Z">
        <w:r>
          <w:t xml:space="preserve"> </w:t>
        </w:r>
      </w:ins>
      <w:hyperlink w:anchor="def-measure">
        <w:ins w:id="457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571" w:author="PR Preview" w:date="2026-01-01T00:00:00Z">
        <w:r>
          <w:t xml:space="preserve">,</w:t>
        </w:r>
      </w:ins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so</w:t>
        </w:r>
      </w:ins>
      <w:ins w:id="457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575" w:author="PR Preview" w:date="2026-01-01T00:00:00Z">
        <w:r>
          <w:t xml:space="preserve"> </w:t>
        </w:r>
      </w:ins>
      <w:ins w:id="4576" w:author="PR Preview" w:date="2026-01-01T00:00:00Z">
        <w:r>
          <w:t xml:space="preserve">and</w:t>
        </w:r>
      </w:ins>
      <w:ins w:id="457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78" w:author="PR Preview" w:date="2026-01-01T00:00:00Z">
        <w:r>
          <w:t xml:space="preserve">.</w:t>
        </w:r>
      </w:ins>
    </w:p>
    <w:bookmarkEnd w:id="134"/>
    <w:bookmarkStart w:id="135" w:name="def-linf-space"/>
    <w:p>
      <w:pPr>
        <w:pStyle w:val="BodyText"/>
      </w:pPr>
      <w:ins w:id="4579" w:author="PR Preview" w:date="2026-01-01T00:00:00Z">
        <w:r>
          <w:rPr>
            <w:b/>
            <w:bCs/>
          </w:rPr>
          <w:t xml:space="preserve">Definition 35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580" w:author="PR Preview" w:date="2026-01-01T00:00:00Z">
        <w:r>
          <w:rPr>
            <w:b/>
            <w:bCs/>
          </w:rPr>
          <w:t xml:space="preserve"> </w:t>
        </w:r>
      </w:ins>
      <w:ins w:id="4581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82" w:author="PR Preview" w:date="2026-01-01T00:00:00Z">
        <w:r>
          <w:rPr>
            <w:b/>
            <w:bCs/>
          </w:rPr>
          <w:t xml:space="preserve">,</w:t>
        </w:r>
      </w:ins>
      <w:ins w:id="458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84" w:author="PR Preview" w:date="2026-01-01T00:00:00Z">
        <w:r>
          <w:rPr>
            <w:b/>
            <w:bCs/>
          </w:rPr>
          <w:t xml:space="preserve">))</w:t>
        </w:r>
      </w:ins>
      <w:ins w:id="4585" w:author="PR Preview" w:date="2026-01-01T00:00:00Z">
        <w:r>
          <w:t xml:space="preserve"> </w:t>
        </w:r>
      </w:ins>
      <w:ins w:id="4586" w:author="PR Preview" w:date="2026-01-01T00:00:00Z">
        <w:r>
          <w:t xml:space="preserve">Let</w:t>
        </w:r>
      </w:ins>
      <w:ins w:id="45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88" w:author="PR Preview" w:date="2026-01-01T00:00:00Z">
        <w:r>
          <w:t xml:space="preserve"> </w:t>
        </w:r>
      </w:ins>
      <w:ins w:id="4589" w:author="PR Preview" w:date="2026-01-01T00:00:00Z">
        <w:r>
          <w:t xml:space="preserve">be a</w:t>
        </w:r>
      </w:ins>
      <w:ins w:id="4590" w:author="PR Preview" w:date="2026-01-01T00:00:00Z">
        <w:r>
          <w:t xml:space="preserve"> </w:t>
        </w:r>
      </w:ins>
      <w:hyperlink w:anchor="def-measure-space">
        <w:ins w:id="4591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592" w:author="PR Preview" w:date="2026-01-01T00:00:00Z">
        <w:r>
          <w:t xml:space="preserve">.</w:t>
        </w:r>
      </w:ins>
      <w:ins w:id="4593" w:author="PR Preview" w:date="2026-01-01T00:00:00Z">
        <w:r>
          <w:t xml:space="preserve"> </w:t>
        </w:r>
      </w:ins>
      <w:ins w:id="4594" w:author="PR Preview" w:date="2026-01-01T00:00:00Z">
        <w:r>
          <w:t xml:space="preserve">For each</w:t>
        </w:r>
      </w:ins>
      <w:ins w:id="4595" w:author="PR Preview" w:date="2026-01-01T00:00:00Z">
        <w:r>
          <w:t xml:space="preserve"> </w:t>
        </w:r>
      </w:ins>
      <m:oMath>
        <m:r>
          <m:t>f</m:t>
        </m:r>
      </m:oMath>
      <w:ins w:id="4596" w:author="PR Preview" w:date="2026-01-01T00:00:00Z">
        <w:r>
          <w:t xml:space="preserve"> </w:t>
        </w:r>
      </w:ins>
      <w:ins w:id="4597" w:author="PR Preview" w:date="2026-01-01T00:00:00Z">
        <w:r>
          <w:t xml:space="preserve">in the</w:t>
        </w:r>
      </w:ins>
      <w:ins w:id="4598" w:author="PR Preview" w:date="2026-01-01T00:00:00Z">
        <w:r>
          <w:t xml:space="preserve"> </w:t>
        </w:r>
      </w:ins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ins w:id="4599" w:author="PR Preview" w:date="2026-01-01T00:00:00Z">
          <w:r>
            <w:rPr>
              <w:rStyle w:val="Hyperlink"/>
            </w:rPr>
            <w:t xml:space="preserve"> </w:t>
          </w:r>
        </w:ins>
        <w:ins w:id="4600" w:author="PR Preview" w:date="2026-01-01T00:00:00Z">
          <w:r>
            <w:rPr>
              <w:rStyle w:val="Hyperlink"/>
            </w:rPr>
            <w:t xml:space="preserve">space</w:t>
          </w:r>
        </w:ins>
      </w:hyperlink>
      <w:ins w:id="4601" w:author="PR Preview" w:date="2026-01-01T00:00:00Z">
        <w:r>
          <w:t xml:space="preserve">,</w:t>
        </w:r>
      </w:ins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let</w:t>
        </w:r>
      </w:ins>
      <w:ins w:id="46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605" w:author="PR Preview" w:date="2026-01-01T00:00:00Z">
        <w:r>
          <w:t xml:space="preserve"> </w:t>
        </w:r>
      </w:ins>
      <w:ins w:id="4606" w:author="PR Preview" w:date="2026-01-01T00:00:00Z">
        <w:r>
          <w:t xml:space="preserve">be the</w:t>
        </w:r>
      </w:ins>
      <w:ins w:id="4607" w:author="PR Preview" w:date="2026-01-01T00:00:00Z">
        <w:r>
          <w:t xml:space="preserve"> </w:t>
        </w:r>
      </w:ins>
      <w:hyperlink r:id="rId21">
        <w:ins w:id="4608" w:author="PR Preview" w:date="2026-01-01T00:00:00Z">
          <w:r>
            <w:rPr>
              <w:rStyle w:val="Hyperlink"/>
            </w:rPr>
            <w:t xml:space="preserve">set</w:t>
          </w:r>
        </w:ins>
      </w:hyperlink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of all</w:t>
        </w:r>
      </w:ins>
      <w:ins w:id="4611" w:author="PR Preview" w:date="2026-01-01T00:00:00Z">
        <w:r>
          <w:t xml:space="preserve"> </w:t>
        </w:r>
      </w:ins>
      <w:hyperlink r:id="rId43">
        <w:ins w:id="4612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613" w:author="PR Preview" w:date="2026-01-01T00:00:00Z">
        <w:r>
          <w:t xml:space="preserve"> </w:t>
        </w:r>
      </w:ins>
      <w:ins w:id="4614" w:author="PR Preview" w:date="2026-01-01T00:00:00Z">
        <w:r>
          <w:t xml:space="preserve">in</w:t>
        </w:r>
      </w:ins>
      <w:ins w:id="461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616" w:author="PR Preview" w:date="2026-01-01T00:00:00Z">
        <w:r>
          <w:t xml:space="preserve"> </w:t>
        </w:r>
      </w:ins>
      <w:ins w:id="4617" w:author="PR Preview" w:date="2026-01-01T00:00:00Z">
        <w:r>
          <w:t xml:space="preserve">that are</w:t>
        </w:r>
      </w:ins>
      <w:ins w:id="4618" w:author="PR Preview" w:date="2026-01-01T00:00:00Z">
        <w:r>
          <w:t xml:space="preserve"> </w:t>
        </w:r>
      </w:ins>
      <w:hyperlink w:anchor="def-equal-almost-everywhere">
        <w:ins w:id="4619" w:author="PR Preview" w:date="2026-01-01T00:00:00Z">
          <w:r>
            <w:rPr>
              <w:rStyle w:val="Hyperlink"/>
            </w:rPr>
            <w:t xml:space="preserve">equal almost everywhere</w:t>
          </w:r>
        </w:ins>
      </w:hyperlink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to</w:t>
        </w:r>
      </w:ins>
      <w:ins w:id="4622" w:author="PR Preview" w:date="2026-01-01T00:00:00Z">
        <w:r>
          <w:t xml:space="preserve"> </w:t>
        </w:r>
      </w:ins>
      <m:oMath>
        <m:r>
          <m:t>f</m:t>
        </m:r>
      </m:oMath>
      <w:ins w:id="4623" w:author="PR Preview" w:date="2026-01-01T00:00:00Z">
        <w:r>
          <w:t xml:space="preserve">.</w:t>
        </w:r>
      </w:ins>
      <w:ins w:id="4624" w:author="PR Preview" w:date="2026-01-01T00:00:00Z">
        <w:r>
          <w:t xml:space="preserve"> </w:t>
        </w:r>
      </w:ins>
      <w:ins w:id="4625" w:author="PR Preview" w:date="2026-01-01T00:00:00Z">
        <w:r>
          <w:t xml:space="preserve">The</w:t>
        </w:r>
      </w:ins>
      <w:ins w:id="462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627" w:author="PR Preview" w:date="2026-01-01T00:00:00Z">
        <w:r>
          <w:rPr>
            <w:b/>
            <w:bCs/>
          </w:rPr>
          <w:t xml:space="preserve"> </w:t>
        </w:r>
      </w:ins>
      <w:ins w:id="4628" w:author="PR Preview" w:date="2026-01-01T00:00:00Z">
        <w:r>
          <w:rPr>
            <w:b/>
            <w:bCs/>
          </w:rPr>
          <w:t xml:space="preserve">space</w:t>
        </w:r>
      </w:ins>
      <w:ins w:id="462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630" w:author="PR Preview" w:date="2026-01-01T00:00:00Z">
        <w:r>
          <w:t xml:space="preserve"> </w:t>
        </w:r>
      </w:ins>
      <w:ins w:id="4631" w:author="PR Preview" w:date="2026-01-01T00:00:00Z">
        <w:r>
          <w:t xml:space="preserve">(or simply</w:t>
        </w:r>
      </w:ins>
      <w:ins w:id="463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33" w:author="PR Preview" w:date="2026-01-01T00:00:00Z">
        <w:r>
          <w:t xml:space="preserve">)</w:t>
        </w:r>
      </w:ins>
      <w:ins w:id="4634" w:author="PR Preview" w:date="2026-01-01T00:00:00Z">
        <w:r>
          <w:t xml:space="preserve"> </w:t>
        </w:r>
      </w:ins>
      <w:ins w:id="4635" w:author="PR Preview" w:date="2026-01-01T00:00:00Z">
        <w:r>
          <w:t xml:space="preserve">is the</w:t>
        </w:r>
      </w:ins>
      <w:ins w:id="4636" w:author="PR Preview" w:date="2026-01-01T00:00:00Z">
        <w:r>
          <w:t xml:space="preserve"> </w:t>
        </w:r>
      </w:ins>
      <w:hyperlink r:id="rId21">
        <w:ins w:id="4637" w:author="PR Preview" w:date="2026-01-01T00:00:00Z">
          <w:r>
            <w:rPr>
              <w:rStyle w:val="Hyperlink"/>
            </w:rPr>
            <w:t xml:space="preserve">set</w:t>
          </w:r>
        </w:ins>
      </w:hyperlink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of all such</w:t>
        </w:r>
      </w:ins>
      <w:ins w:id="4640" w:author="PR Preview" w:date="2026-01-01T00:00:00Z">
        <w:r>
          <w:t xml:space="preserve"> </w:t>
        </w:r>
      </w:ins>
      <w:hyperlink r:id="rId21">
        <w:ins w:id="4641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64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643" w:author="PR Preview" w:date="2026-01-01T00:00:00Z">
        <w:r>
          <w:t xml:space="preserve">,</w:t>
        </w:r>
      </w:ins>
      <w:ins w:id="4644" w:author="PR Preview" w:date="2026-01-01T00:00:00Z">
        <w:r>
          <w:t xml:space="preserve"> </w:t>
        </w:r>
      </w:ins>
      <w:ins w:id="4645" w:author="PR Preview" w:date="2026-01-01T00:00:00Z">
        <w:r>
          <w:t xml:space="preserve">with the</w:t>
        </w:r>
      </w:ins>
      <w:ins w:id="4646" w:author="PR Preview" w:date="2026-01-01T00:00:00Z">
        <w:r>
          <w:t xml:space="preserve"> </w:t>
        </w:r>
      </w:ins>
      <w:hyperlink r:id="rId128">
        <w:ins w:id="4647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64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4649" w:author="PR Preview" w:date="2026-01-01T00:00:00Z">
        <w:r>
          <w:t xml:space="preserve"> </w:t>
        </w:r>
      </w:ins>
      <w:ins w:id="4650" w:author="PR Preview" w:date="2026-01-01T00:00:00Z">
        <w:r>
          <w:t xml:space="preserve">(</w:t>
        </w:r>
      </w:ins>
      <w:hyperlink w:anchor="def-essential-supremum-norm">
        <w:ins w:id="4651" w:author="PR Preview" w:date="2026-01-01T00:00:00Z">
          <w:r>
            <w:rPr>
              <w:rStyle w:val="Hyperlink"/>
            </w:rPr>
            <w:t xml:space="preserve">essential supremum norm</w:t>
          </w:r>
        </w:ins>
      </w:hyperlink>
      <w:ins w:id="4652" w:author="PR Preview" w:date="2026-01-01T00:00:00Z">
        <w:r>
          <w:t xml:space="preserve">).</w:t>
        </w:r>
      </w:ins>
    </w:p>
    <w:bookmarkEnd w:id="135"/>
    <w:bookmarkStart w:id="136" w:name="exm-linf-space"/>
    <w:p>
      <w:pPr>
        <w:pStyle w:val="BodyText"/>
      </w:pPr>
      <w:ins w:id="4653" w:author="PR Preview" w:date="2026-01-01T00:00:00Z">
        <w:r>
          <w:rPr>
            <w:b/>
            <w:bCs/>
          </w:rPr>
          <w:t xml:space="preserve">Example 32 (Bounded functions equal almost everywhere)</w:t>
        </w:r>
      </w:ins>
      <w:ins w:id="4654" w:author="PR Preview" w:date="2026-01-01T00:00:00Z">
        <w:r>
          <w:t xml:space="preserve"> </w:t>
        </w:r>
      </w:ins>
      <w:ins w:id="4655" w:author="PR Preview" w:date="2026-01-01T00:00:00Z">
        <w:r>
          <w:t xml:space="preserve">Let</w:t>
        </w:r>
      </w:ins>
      <w:ins w:id="4656" w:author="PR Preview" w:date="2026-01-01T00:00:00Z">
        <w:r>
          <w:t xml:space="preserve"> </w:t>
        </w:r>
      </w:ins>
      <m:oMath>
        <m:r>
          <m:t>f</m:t>
        </m:r>
      </m:oMath>
      <w:ins w:id="4657" w:author="PR Preview" w:date="2026-01-01T00:00:00Z">
        <w:r>
          <w:t xml:space="preserve"> </w:t>
        </w:r>
      </w:ins>
      <w:ins w:id="4658" w:author="PR Preview" w:date="2026-01-01T00:00:00Z">
        <w:r>
          <w:t xml:space="preserve">be the</w:t>
        </w:r>
      </w:ins>
      <w:ins w:id="4659" w:author="PR Preview" w:date="2026-01-01T00:00:00Z">
        <w:r>
          <w:t xml:space="preserve"> </w:t>
        </w:r>
      </w:ins>
      <w:hyperlink r:id="rId43">
        <w:ins w:id="466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661" w:author="PR Preview" w:date="2026-01-01T00:00:00Z">
        <w:r>
          <w:t xml:space="preserve"> </w:t>
        </w:r>
      </w:ins>
      <w:ins w:id="4662" w:author="PR Preview" w:date="2026-01-01T00:00:00Z">
        <w:r>
          <w:t xml:space="preserve">in</w:t>
        </w:r>
      </w:ins>
      <w:ins w:id="4663" w:author="PR Preview" w:date="2026-01-01T00:00:00Z">
        <w:r>
          <w:t xml:space="preserve"> </w:t>
        </w:r>
      </w:ins>
      <w:hyperlink w:anchor="exm-essential-supremum-norm">
        <w:ins w:id="4664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4665" w:author="PR Preview" w:date="2026-01-01T00:00:00Z">
        <w:r>
          <w:t xml:space="preserve"> </w:t>
        </w:r>
      </w:ins>
      <w:ins w:id="4666" w:author="PR Preview" w:date="2026-01-01T00:00:00Z">
        <w:r>
          <w:t xml:space="preserve">and</w:t>
        </w:r>
      </w:ins>
      <w:ins w:id="4667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668" w:author="PR Preview" w:date="2026-01-01T00:00:00Z">
        <w:r>
          <w:t xml:space="preserve"> </w:t>
        </w:r>
      </w:ins>
      <w:ins w:id="4669" w:author="PR Preview" w:date="2026-01-01T00:00:00Z">
        <w:r>
          <w:t xml:space="preserve">on</w:t>
        </w:r>
      </w:ins>
      <w:ins w:id="467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671" w:author="PR Preview" w:date="2026-01-01T00:00:00Z">
        <w:r>
          <w:t xml:space="preserve">.</w:t>
        </w:r>
      </w:ins>
      <w:ins w:id="4672" w:author="PR Preview" w:date="2026-01-01T00:00:00Z">
        <w:r>
          <w:t xml:space="preserve"> </w:t>
        </w:r>
      </w:ins>
      <w:ins w:id="4673" w:author="PR Preview" w:date="2026-01-01T00:00:00Z">
        <w:r>
          <w:t xml:space="preserve">Then</w:t>
        </w:r>
      </w:ins>
      <w:ins w:id="46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h</m:t>
        </m:r>
      </m:oMath>
      <w:ins w:id="4675" w:author="PR Preview" w:date="2026-01-01T00:00:00Z">
        <w:r>
          <w:t xml:space="preserve"> </w:t>
        </w:r>
      </w:ins>
      <w:ins w:id="4676" w:author="PR Preview" w:date="2026-01-01T00:00:00Z">
        <w:r>
          <w:t xml:space="preserve">almost everywhere (</w:t>
        </w:r>
      </w:ins>
      <w:hyperlink w:anchor="def-equal-almost-everywhere">
        <w:ins w:id="4677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4678" w:author="PR Preview" w:date="2026-01-01T00:00:00Z">
        <w:r>
          <w:t xml:space="preserve">),</w:t>
        </w:r>
      </w:ins>
      <w:ins w:id="4679" w:author="PR Preview" w:date="2026-01-01T00:00:00Z">
        <w:r>
          <w:t xml:space="preserve"> </w:t>
        </w:r>
      </w:ins>
      <w:ins w:id="4680" w:author="PR Preview" w:date="2026-01-01T00:00:00Z">
        <w:r>
          <w:t xml:space="preserve">so</w:t>
        </w:r>
      </w:ins>
      <w:ins w:id="46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ins w:id="4682" w:author="PR Preview" w:date="2026-01-01T00:00:00Z">
        <w:r>
          <w:t xml:space="preserve"> </w:t>
        </w:r>
      </w:ins>
      <w:ins w:id="4683" w:author="PR Preview" w:date="2026-01-01T00:00:00Z">
        <w:r>
          <w:t xml:space="preserve">in</w:t>
        </w:r>
      </w:ins>
      <w:ins w:id="468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85" w:author="PR Preview" w:date="2026-01-01T00:00:00Z">
        <w:r>
          <w:t xml:space="preserve">,</w:t>
        </w:r>
      </w:ins>
      <w:ins w:id="4686" w:author="PR Preview" w:date="2026-01-01T00:00:00Z">
        <w:r>
          <w:t xml:space="preserve"> </w:t>
        </w:r>
      </w:ins>
      <w:ins w:id="4687" w:author="PR Preview" w:date="2026-01-01T00:00:00Z">
        <w:r>
          <w:t xml:space="preserve">and</w:t>
        </w:r>
      </w:ins>
      <w:ins w:id="468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ins w:id="4689" w:author="PR Preview" w:date="2026-01-01T00:00:00Z">
        <w:r>
          <w:t xml:space="preserve">.</w:t>
        </w:r>
      </w:ins>
    </w:p>
    <w:bookmarkEnd w:id="136"/>
    <w:bookmarkStart w:id="137" w:name="thm-holder-inequality"/>
    <w:p>
      <w:pPr>
        <w:pStyle w:val="BodyText"/>
      </w:pPr>
      <w:ins w:id="4690" w:author="PR Preview" w:date="2026-01-01T00:00:00Z">
        <w:r>
          <w:rPr>
            <w:b/>
            <w:bCs/>
          </w:rPr>
          <w:t xml:space="preserve">Theorem 5 (Holder’s inequality)</w:t>
        </w:r>
      </w:ins>
      <w:ins w:id="4691" w:author="PR Preview" w:date="2026-01-01T00:00:00Z">
        <w:r>
          <w:t xml:space="preserve"> </w:t>
        </w:r>
      </w:ins>
      <w:ins w:id="4692" w:author="PR Preview" w:date="2026-01-01T00:00:00Z">
        <w:r>
          <w:t xml:space="preserve">Let</w:t>
        </w:r>
      </w:ins>
      <w:ins w:id="46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694" w:author="PR Preview" w:date="2026-01-01T00:00:00Z">
        <w:r>
          <w:t xml:space="preserve"> </w:t>
        </w:r>
      </w:ins>
      <w:ins w:id="4695" w:author="PR Preview" w:date="2026-01-01T00:00:00Z">
        <w:r>
          <w:t xml:space="preserve">be a</w:t>
        </w:r>
      </w:ins>
      <w:ins w:id="4696" w:author="PR Preview" w:date="2026-01-01T00:00:00Z">
        <w:r>
          <w:t xml:space="preserve"> </w:t>
        </w:r>
      </w:ins>
      <w:hyperlink w:anchor="def-measure-space">
        <w:ins w:id="4697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698" w:author="PR Preview" w:date="2026-01-01T00:00:00Z">
        <w:r>
          <w:t xml:space="preserve">,</w:t>
        </w:r>
      </w:ins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and let</w:t>
        </w:r>
      </w:ins>
      <w:ins w:id="47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702" w:author="PR Preview" w:date="2026-01-01T00:00:00Z">
        <w:r>
          <w:t xml:space="preserve"> </w:t>
        </w:r>
      </w:ins>
      <w:ins w:id="4703" w:author="PR Preview" w:date="2026-01-01T00:00:00Z">
        <w:r>
          <w:t xml:space="preserve">be conjugate exponents satisfying</w:t>
        </w:r>
      </w:ins>
      <w:ins w:id="470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ins w:id="4705" w:author="PR Preview" w:date="2026-01-01T00:00:00Z">
        <w:r>
          <w:t xml:space="preserve"> </w:t>
        </w:r>
      </w:ins>
      <w:ins w:id="4706" w:author="PR Preview" w:date="2026-01-01T00:00:00Z">
        <w:r>
          <w:t xml:space="preserve">(with the convention that</w:t>
        </w:r>
      </w:ins>
      <w:ins w:id="470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08" w:author="PR Preview" w:date="2026-01-01T00:00:00Z">
        <w:r>
          <w:t xml:space="preserve"> </w:t>
        </w:r>
      </w:ins>
      <w:ins w:id="4709" w:author="PR Preview" w:date="2026-01-01T00:00:00Z">
        <w:r>
          <w:t xml:space="preserve">when</w:t>
        </w:r>
      </w:ins>
      <w:ins w:id="47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711" w:author="PR Preview" w:date="2026-01-01T00:00:00Z">
        <w:r>
          <w:t xml:space="preserve">, and</w:t>
        </w:r>
      </w:ins>
      <w:ins w:id="471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713" w:author="PR Preview" w:date="2026-01-01T00:00:00Z">
        <w:r>
          <w:t xml:space="preserve"> </w:t>
        </w:r>
      </w:ins>
      <w:ins w:id="4714" w:author="PR Preview" w:date="2026-01-01T00:00:00Z">
        <w:r>
          <w:t xml:space="preserve">when</w:t>
        </w:r>
      </w:ins>
      <w:ins w:id="47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716" w:author="PR Preview" w:date="2026-01-01T00:00:00Z">
        <w:r>
          <w:t xml:space="preserve">).</w:t>
        </w:r>
      </w:ins>
      <w:ins w:id="4717" w:author="PR Preview" w:date="2026-01-01T00:00:00Z">
        <w:r>
          <w:t xml:space="preserve"> </w:t>
        </w:r>
      </w:ins>
      <w:ins w:id="4718" w:author="PR Preview" w:date="2026-01-01T00:00:00Z">
        <w:r>
          <w:t xml:space="preserve">If</w:t>
        </w:r>
      </w:ins>
      <w:ins w:id="47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720" w:author="PR Preview" w:date="2026-01-01T00:00:00Z">
        <w:r>
          <w:t xml:space="preserve"> </w:t>
        </w:r>
      </w:ins>
      <w:ins w:id="4721" w:author="PR Preview" w:date="2026-01-01T00:00:00Z">
        <w:r>
          <w:t xml:space="preserve">and</w:t>
        </w:r>
      </w:ins>
      <w:ins w:id="472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723" w:author="PR Preview" w:date="2026-01-01T00:00:00Z">
        <w:r>
          <w:t xml:space="preserve"> </w:t>
        </w:r>
      </w:ins>
      <w:ins w:id="4724" w:author="PR Preview" w:date="2026-01-01T00:00:00Z">
        <w:r>
          <w:t xml:space="preserve">(</w:t>
        </w:r>
      </w:ins>
      <w:hyperlink w:anchor="def-lp-space">
        <w:ins w:id="4725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4726" w:author="PR Preview" w:date="2026-01-01T00:00:00Z">
        <w:r>
          <w:t xml:space="preserve">),</w:t>
        </w:r>
      </w:ins>
      <w:ins w:id="4727" w:author="PR Preview" w:date="2026-01-01T00:00:00Z">
        <w:r>
          <w:t xml:space="preserve"> </w:t>
        </w:r>
      </w:ins>
      <w:ins w:id="4728" w:author="PR Preview" w:date="2026-01-01T00:00:00Z">
        <w:r>
          <w:t xml:space="preserve">then their product</w:t>
        </w:r>
      </w:ins>
      <w:ins w:id="4729" w:author="PR Preview" w:date="2026-01-01T00:00:00Z">
        <w:r>
          <w:t xml:space="preserve"> </w:t>
        </w:r>
      </w:ins>
      <m:oMath>
        <m:r>
          <m:t>f</m:t>
        </m:r>
        <m:r>
          <m:t>g</m:t>
        </m:r>
      </m:oMath>
      <w:ins w:id="4730" w:author="PR Preview" w:date="2026-01-01T00:00:00Z">
        <w:r>
          <w:t xml:space="preserve"> </w:t>
        </w:r>
      </w:ins>
      <w:ins w:id="4731" w:author="PR Preview" w:date="2026-01-01T00:00:00Z">
        <w:r>
          <w:t xml:space="preserve">is</w:t>
        </w:r>
      </w:ins>
      <w:ins w:id="4732" w:author="PR Preview" w:date="2026-01-01T00:00:00Z">
        <w:r>
          <w:t xml:space="preserve"> </w:t>
        </w:r>
      </w:ins>
      <w:hyperlink w:anchor="def-absolutely-integrable">
        <w:ins w:id="4733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734" w:author="PR Preview" w:date="2026-01-01T00:00:00Z">
        <w:r>
          <w:t xml:space="preserve"> </w:t>
        </w:r>
      </w:ins>
      <w:ins w:id="4735" w:author="PR Preview" w:date="2026-01-01T00:00:00Z">
        <w:r>
          <w:t xml:space="preserve">(</w:t>
        </w:r>
      </w:ins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736" w:author="PR Preview" w:date="2026-01-01T00:00:00Z">
        <w:r>
          <w:t xml:space="preserve">) 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del w:id="4737" w:author="PR Preview" w:date="2026-01-01T00:00:00Z">
        <w:r>
          <w:rPr>
            <w:b/>
            <w:bCs/>
          </w:rPr>
          <w:delText xml:space="preserve">Theorem 6 (Minkowski’s inequality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738" w:author="PR Preview" w:date="2026-01-01T00:00:00Z">
        <w:r>
          <w:rPr>
            <w:b/>
            <w:bCs/>
          </w:rPr>
          <w:delText xml:space="preserve"> </w:delText>
        </w:r>
      </w:del>
      <w:del w:id="4739" w:author="PR Preview" w:date="2026-01-01T00:00:00Z">
        <w:r>
          <w:rPr>
            <w:b/>
            <w:bCs/>
          </w:rPr>
          <w:delText xml:space="preserve">triangle inequality))</w:delText>
        </w:r>
      </w:del>
      <w:del w:id="4740" w:author="PR Preview" w:date="2026-01-01T00:00:00Z">
        <w:r>
          <w:delText xml:space="preserve"> </w:delText>
        </w:r>
      </w:del>
      <w:del w:id="4741" w:author="PR Preview" w:date="2026-01-01T00:00:00Z">
        <w:r>
          <w:delText xml:space="preserve">Let</w:delText>
        </w:r>
      </w:del>
      <w:del w:id="47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743" w:author="PR Preview" w:date="2026-01-01T00:00:00Z">
        <w:r>
          <w:delText xml:space="preserve"> </w:delText>
        </w:r>
      </w:del>
      <w:del w:id="4744" w:author="PR Preview" w:date="2026-01-01T00:00:00Z">
        <w:r>
          <w:delText xml:space="preserve">be a</w:delText>
        </w:r>
      </w:del>
      <w:del w:id="4745" w:author="PR Preview" w:date="2026-01-01T00:00:00Z">
        <w:r>
          <w:delText xml:space="preserve"> </w:delText>
        </w:r>
      </w:del>
      <w:hyperlink w:anchor="def-measure-space">
        <w:del w:id="474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747" w:author="PR Preview" w:date="2026-01-01T00:00:00Z">
        <w:r>
          <w:delText xml:space="preserve"> </w:delText>
        </w:r>
      </w:del>
      <w:del w:id="4748" w:author="PR Preview" w:date="2026-01-01T00:00:00Z">
        <w:r>
          <w:delText xml:space="preserve">and let</w:delText>
        </w:r>
      </w:del>
      <w:del w:id="474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del w:id="4750" w:author="PR Preview" w:date="2026-01-01T00:00:00Z">
        <w:r>
          <w:delText xml:space="preserve">.</w:delText>
        </w:r>
      </w:del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For any functions</w:delText>
        </w:r>
      </w:del>
      <w:del w:id="47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754" w:author="PR Preview" w:date="2026-01-01T00:00:00Z">
        <w:r>
          <w:delText xml:space="preserve"> </w:delText>
        </w:r>
      </w:del>
      <w:del w:id="4755" w:author="PR Preview" w:date="2026-01-01T00:00:00Z">
        <w:r>
          <w:delText xml:space="preserve">(</w:delText>
        </w:r>
      </w:del>
      <w:hyperlink w:anchor="def-lp-space">
        <w:del w:id="4756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757" w:author="PR Preview" w:date="2026-01-01T00:00:00Z">
        <w:r>
          <w:delText xml:space="preserve">), their sum</w:delText>
        </w:r>
      </w:del>
      <w:del w:id="47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4759" w:author="PR Preview" w:date="2026-01-01T00:00:00Z">
        <w:r>
          <w:delText xml:space="preserve"> </w:delText>
        </w:r>
      </w:del>
      <w:del w:id="4760" w:author="PR Preview" w:date="2026-01-01T00:00:00Z">
        <w:r>
          <w:delText xml:space="preserve">is in</w:delText>
        </w:r>
      </w:del>
      <w:del w:id="476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762" w:author="PR Preview" w:date="2026-01-01T00:00:00Z">
        <w:r>
          <w:delText xml:space="preserve"> </w:delText>
        </w:r>
      </w:del>
      <w:del w:id="4763" w:author="PR Preview" w:date="2026-01-01T00:00:00Z">
        <w:r>
          <w:delText xml:space="preserve">and satisfies:</w:delText>
        </w:r>
      </w:del>
    </w:p>
    <w:p>
      <w:pPr>
        <w:pStyle w:val="BodyText"/>
      </w:pPr>
      <w:ins w:id="4764" w:author="PR Preview" w:date="2026-01-01T00:00:00Z">
        <w:r>
          <w:rPr>
            <w:b/>
            <w:bCs/>
          </w:rPr>
          <w:t xml:space="preserve">Theorem 6 (Minkowski’s inequality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765" w:author="PR Preview" w:date="2026-01-01T00:00:00Z">
        <w:r>
          <w:rPr>
            <w:b/>
            <w:bCs/>
          </w:rPr>
          <w:t xml:space="preserve"> </w:t>
        </w:r>
      </w:ins>
      <w:ins w:id="4766" w:author="PR Preview" w:date="2026-01-01T00:00:00Z">
        <w:r>
          <w:rPr>
            <w:b/>
            <w:bCs/>
          </w:rPr>
          <w:t xml:space="preserve">triangle inequality))</w:t>
        </w:r>
      </w:ins>
      <w:ins w:id="4767" w:author="PR Preview" w:date="2026-01-01T00:00:00Z">
        <w:r>
          <w:t xml:space="preserve"> </w:t>
        </w:r>
      </w:ins>
      <w:ins w:id="4768" w:author="PR Preview" w:date="2026-01-01T00:00:00Z">
        <w:r>
          <w:t xml:space="preserve">Let</w:t>
        </w:r>
      </w:ins>
      <w:ins w:id="47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770" w:author="PR Preview" w:date="2026-01-01T00:00:00Z">
        <w:r>
          <w:t xml:space="preserve"> </w:t>
        </w:r>
      </w:ins>
      <w:ins w:id="4771" w:author="PR Preview" w:date="2026-01-01T00:00:00Z">
        <w:r>
          <w:t xml:space="preserve">be a</w:t>
        </w:r>
      </w:ins>
      <w:ins w:id="4772" w:author="PR Preview" w:date="2026-01-01T00:00:00Z">
        <w:r>
          <w:t xml:space="preserve"> </w:t>
        </w:r>
      </w:ins>
      <w:hyperlink w:anchor="def-measure-space">
        <w:ins w:id="477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774" w:author="PR Preview" w:date="2026-01-01T00:00:00Z">
        <w:r>
          <w:t xml:space="preserve"> </w:t>
        </w:r>
      </w:ins>
      <w:ins w:id="4775" w:author="PR Preview" w:date="2026-01-01T00:00:00Z">
        <w:r>
          <w:t xml:space="preserve">and let</w:t>
        </w:r>
      </w:ins>
      <w:ins w:id="477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ins w:id="4777" w:author="PR Preview" w:date="2026-01-01T00:00:00Z">
        <w:r>
          <w:t xml:space="preserve">.</w:t>
        </w:r>
      </w:ins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For any functions</w:t>
        </w:r>
      </w:ins>
      <w:ins w:id="478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781" w:author="PR Preview" w:date="2026-01-01T00:00:00Z">
        <w:r>
          <w:t xml:space="preserve"> </w:t>
        </w:r>
      </w:ins>
      <w:ins w:id="4782" w:author="PR Preview" w:date="2026-01-01T00:00:00Z">
        <w:r>
          <w:t xml:space="preserve">(</w:t>
        </w:r>
      </w:ins>
      <w:hyperlink w:anchor="def-lp-space">
        <w:ins w:id="4783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4784" w:author="PR Preview" w:date="2026-01-01T00:00:00Z">
        <w:r>
          <w:t xml:space="preserve">), their sum</w:t>
        </w:r>
      </w:ins>
      <w:ins w:id="47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4786" w:author="PR Preview" w:date="2026-01-01T00:00:00Z">
        <w:r>
          <w:t xml:space="preserve"> </w:t>
        </w:r>
      </w:ins>
      <w:ins w:id="4787" w:author="PR Preview" w:date="2026-01-01T00:00:00Z">
        <w:r>
          <w:t xml:space="preserve">is in</w:t>
        </w:r>
      </w:ins>
      <w:ins w:id="4788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789" w:author="PR Preview" w:date="2026-01-01T00:00:00Z">
        <w:r>
          <w:t xml:space="preserve"> </w:t>
        </w:r>
      </w:ins>
      <w:ins w:id="4790" w:author="PR Preview" w:date="2026-01-01T00:00:00Z">
        <w:r>
          <w:t xml:space="preserve">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del w:id="4791" w:author="PR Preview" w:date="2026-01-01T00:00:00Z">
        <w:r>
          <w:rPr>
            <w:b/>
            <w:bCs/>
          </w:rPr>
          <w:delText xml:space="preserve">Example 30 (Applying Holder’s inequality to finite sums and expectations)</w:delText>
        </w:r>
      </w:del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 </w:delText>
        </w:r>
      </w:del>
    </w:p>
    <w:p>
      <w:pPr>
        <w:pStyle w:val="BodyText"/>
      </w:pPr>
      <w:ins w:id="4794" w:author="PR Preview" w:date="2026-01-01T00:00:00Z">
        <w:r>
          <w:rPr>
            <w:b/>
            <w:bCs/>
          </w:rPr>
          <w:t xml:space="preserve">Example 33 (Applying Holder’s inequality to finite sums and expectations)</w:t>
        </w:r>
      </w:ins>
      <w:ins w:id="4795" w:author="PR Preview" w:date="2026-01-01T00:00:00Z">
        <w:r>
          <w:t xml:space="preserve"> </w:t>
        </w:r>
      </w:ins>
      <w:ins w:id="4796" w:author="PR Preview" w:date="2026-01-01T00:00:00Z">
        <w:r>
          <w:t xml:space="preserve"> </w:t>
        </w:r>
      </w:ins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del w:id="4797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4798" w:author="PR Preview" w:date="2026-01-01T00:00:00Z">
        <w:r>
          <w:delText xml:space="preserve">:</w:delText>
        </w:r>
      </w:del>
      <w:del w:id="4799" w:author="PR Preview" w:date="2026-01-01T00:00:00Z">
        <w:r>
          <w:delText xml:space="preserve"> </w:delText>
        </w:r>
      </w:del>
      <w:del w:id="4800" w:author="PR Preview" w:date="2026-01-01T00:00:00Z">
        <w:r>
          <w:delText xml:space="preserve">On a probability space with measure</w:delText>
        </w:r>
      </w:del>
      <w:del w:id="480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4802" w:author="PR Preview" w:date="2026-01-01T00:00:00Z">
        <w:r>
          <w:delText xml:space="preserve"> </w:delText>
        </w:r>
      </w:del>
      <w:del w:id="4803" w:author="PR Preview" w:date="2026-01-01T00:00:00Z">
        <w:r>
          <w:delText xml:space="preserve">(</w:delText>
        </w:r>
      </w:del>
      <w:hyperlink w:anchor="def-probability-measure">
        <w:del w:id="480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805" w:author="PR Preview" w:date="2026-01-01T00:00:00Z">
        <w:r>
          <w:delText xml:space="preserve">),</w:delText>
        </w:r>
      </w:del>
      <w:del w:id="4806" w:author="PR Preview" w:date="2026-01-01T00:00:00Z">
        <w:r>
          <w:delText xml:space="preserve"> </w:delText>
        </w:r>
      </w:del>
      <w:del w:id="4807" w:author="PR Preview" w:date="2026-01-01T00:00:00Z">
        <w:r>
          <w:delText xml:space="preserve">taking</w:delText>
        </w:r>
      </w:del>
    </w:p>
    <w:p>
      <w:pPr>
        <w:numPr>
          <w:ilvl w:val="0"/>
          <w:numId w:val="1016"/>
        </w:numPr>
      </w:pPr>
      <w:ins w:id="4808" w:author="PR Preview" w:date="2026-01-01T00:00:00Z">
        <w:r>
          <w:rPr>
            <w:b/>
            <w:bCs/>
          </w:rPr>
          <w:t xml:space="preserve">Covariance bound for random variables</w:t>
        </w:r>
      </w:ins>
      <w:ins w:id="4809" w:author="PR Preview" w:date="2026-01-01T00:00:00Z">
        <w:r>
          <w:t xml:space="preserve">:</w:t>
        </w:r>
      </w:ins>
      <w:ins w:id="4810" w:author="PR Preview" w:date="2026-01-01T00:00:00Z">
        <w:r>
          <w:t xml:space="preserve"> </w:t>
        </w:r>
      </w:ins>
      <w:ins w:id="4811" w:author="PR Preview" w:date="2026-01-01T00:00:00Z">
        <w:r>
          <w:t xml:space="preserve">On a probability space with measure</w:t>
        </w:r>
      </w:ins>
      <w:ins w:id="481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(</w:t>
        </w:r>
      </w:ins>
      <w:hyperlink w:anchor="def-probability-measure">
        <w:ins w:id="481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816" w:author="PR Preview" w:date="2026-01-01T00:00:00Z">
        <w:r>
          <w:t xml:space="preserve">),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del w:id="4819" w:author="PR Preview" w:date="2026-01-01T00:00:00Z">
        <w:r>
          <w:rPr>
            <w:b/>
            <w:bCs/>
          </w:rPr>
          <w:delText xml:space="preserve">Random variables, moments, and inclusion of</w:delText>
        </w:r>
      </w:del>
      <w:del w:id="482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821" w:author="PR Preview" w:date="2026-01-01T00:00:00Z">
        <w:r>
          <w:rPr>
            <w:b/>
            <w:bCs/>
          </w:rPr>
          <w:delText xml:space="preserve"> </w:delText>
        </w:r>
      </w:del>
      <w:del w:id="4822" w:author="PR Preview" w:date="2026-01-01T00:00:00Z">
        <w:r>
          <w:rPr>
            <w:b/>
            <w:bCs/>
          </w:rPr>
          <w:delText xml:space="preserve">spaces</w:delText>
        </w:r>
      </w:del>
      <w:del w:id="4823" w:author="PR Preview" w:date="2026-01-01T00:00:00Z">
        <w:r>
          <w:delText xml:space="preserve">:</w:delText>
        </w:r>
      </w:del>
      <w:del w:id="4824" w:author="PR Preview" w:date="2026-01-01T00:00:00Z">
        <w:r>
          <w:delText xml:space="preserve"> </w:delText>
        </w:r>
      </w:del>
      <w:del w:id="4825" w:author="PR Preview" w:date="2026-01-01T00:00:00Z">
        <w:r>
          <w:delText xml:space="preserve">When</w:delText>
        </w:r>
      </w:del>
      <w:del w:id="482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del w:id="4827" w:author="PR Preview" w:date="2026-01-01T00:00:00Z">
        <w:r>
          <w:delText xml:space="preserve"> </w:delText>
        </w:r>
      </w:del>
      <w:del w:id="4828" w:author="PR Preview" w:date="2026-01-01T00:00:00Z">
        <w:r>
          <w:delText xml:space="preserve">is a probability measure (</w:delText>
        </w:r>
      </w:del>
      <w:hyperlink w:anchor="def-probability-measure">
        <w:del w:id="482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830" w:author="PR Preview" w:date="2026-01-01T00:00:00Z">
        <w:r>
          <w:delText xml:space="preserve">) with total measure</w:delText>
        </w:r>
      </w:del>
      <w:del w:id="483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832" w:author="PR Preview" w:date="2026-01-01T00:00:00Z">
        <w:r>
          <w:delText xml:space="preserve">,</w:delText>
        </w:r>
      </w:del>
      <w:del w:id="4833" w:author="PR Preview" w:date="2026-01-01T00:00:00Z">
        <w:r>
          <w:delText xml:space="preserve"> </w:delText>
        </w:r>
      </w:del>
      <w:del w:id="4834" w:author="PR Preview" w:date="2026-01-01T00:00:00Z">
        <w:r>
          <w:delText xml:space="preserve">an</w:delText>
        </w:r>
      </w:del>
      <w:del w:id="4835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836" w:author="PR Preview" w:date="2026-01-01T00:00:00Z">
        <w:r>
          <w:delText xml:space="preserve"> </w:delText>
        </w:r>
      </w:del>
      <w:del w:id="4837" w:author="PR Preview" w:date="2026-01-01T00:00:00Z">
        <w:r>
          <w:delText xml:space="preserve">function is a random variable</w:delText>
        </w:r>
      </w:del>
      <w:del w:id="4838" w:author="PR Preview" w:date="2026-01-01T00:00:00Z">
        <w:r>
          <w:delText xml:space="preserve"> </w:delText>
        </w:r>
      </w:del>
      <m:oMath>
        <m:r>
          <m:t>X</m:t>
        </m:r>
      </m:oMath>
      <w:del w:id="4839" w:author="PR Preview" w:date="2026-01-01T00:00:00Z">
        <w:r>
          <w:delText xml:space="preserve"> </w:delText>
        </w:r>
      </w:del>
      <w:del w:id="4840" w:author="PR Preview" w:date="2026-01-01T00:00:00Z">
        <w:r>
          <w:delText xml:space="preserve">with finite</w:delText>
        </w:r>
      </w:del>
      <w:del w:id="4841" w:author="PR Preview" w:date="2026-01-01T00:00:00Z">
        <w:r>
          <w:delText xml:space="preserve"> </w:delText>
        </w:r>
      </w:del>
      <m:oMath>
        <m:r>
          <m:t>p</m:t>
        </m:r>
      </m:oMath>
      <w:del w:id="4842" w:author="PR Preview" w:date="2026-01-01T00:00:00Z">
        <w:r>
          <w:delText xml:space="preserve">-th moment:</w:delText>
        </w:r>
      </w:del>
    </w:p>
    <w:p>
      <w:pPr>
        <w:numPr>
          <w:ilvl w:val="0"/>
          <w:numId w:val="1017"/>
        </w:numPr>
      </w:pPr>
      <w:ins w:id="4843" w:author="PR Preview" w:date="2026-01-01T00:00:00Z">
        <w:r>
          <w:rPr>
            <w:b/>
            <w:bCs/>
          </w:rPr>
          <w:t xml:space="preserve">Random variables, moments, and inclusion of</w:t>
        </w:r>
      </w:ins>
      <w:ins w:id="484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845" w:author="PR Preview" w:date="2026-01-01T00:00:00Z">
        <w:r>
          <w:rPr>
            <w:b/>
            <w:bCs/>
          </w:rPr>
          <w:t xml:space="preserve"> </w:t>
        </w:r>
      </w:ins>
      <w:ins w:id="4846" w:author="PR Preview" w:date="2026-01-01T00:00:00Z">
        <w:r>
          <w:rPr>
            <w:b/>
            <w:bCs/>
          </w:rPr>
          <w:t xml:space="preserve">spaces</w:t>
        </w:r>
      </w:ins>
      <w:ins w:id="4847" w:author="PR Preview" w:date="2026-01-01T00:00:00Z">
        <w:r>
          <w:t xml:space="preserve">:</w:t>
        </w:r>
      </w:ins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When</w:t>
        </w:r>
      </w:ins>
      <w:ins w:id="485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ins w:id="4851" w:author="PR Preview" w:date="2026-01-01T00:00:00Z">
        <w:r>
          <w:t xml:space="preserve"> </w:t>
        </w:r>
      </w:ins>
      <w:ins w:id="4852" w:author="PR Preview" w:date="2026-01-01T00:00:00Z">
        <w:r>
          <w:t xml:space="preserve">is a probability measure (</w:t>
        </w:r>
      </w:ins>
      <w:hyperlink w:anchor="def-probability-measure">
        <w:ins w:id="485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4854" w:author="PR Preview" w:date="2026-01-01T00:00:00Z">
        <w:r>
          <w:t xml:space="preserve">) with total measure</w:t>
        </w:r>
      </w:ins>
      <w:ins w:id="485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856" w:author="PR Preview" w:date="2026-01-01T00:00:00Z">
        <w:r>
          <w:t xml:space="preserve">,</w:t>
        </w:r>
      </w:ins>
      <w:ins w:id="4857" w:author="PR Preview" w:date="2026-01-01T00:00:00Z">
        <w:r>
          <w:t xml:space="preserve"> </w:t>
        </w:r>
      </w:ins>
      <w:ins w:id="4858" w:author="PR Preview" w:date="2026-01-01T00:00:00Z">
        <w:r>
          <w:t xml:space="preserve">an</w:t>
        </w:r>
      </w:ins>
      <w:ins w:id="4859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860" w:author="PR Preview" w:date="2026-01-01T00:00:00Z">
        <w:r>
          <w:t xml:space="preserve"> </w:t>
        </w:r>
      </w:ins>
      <w:ins w:id="4861" w:author="PR Preview" w:date="2026-01-01T00:00:00Z">
        <w:r>
          <w:t xml:space="preserve">function is a random variable</w:t>
        </w:r>
      </w:ins>
      <w:ins w:id="4862" w:author="PR Preview" w:date="2026-01-01T00:00:00Z">
        <w:r>
          <w:t xml:space="preserve"> </w:t>
        </w:r>
      </w:ins>
      <m:oMath>
        <m:r>
          <m:t>X</m:t>
        </m:r>
      </m:oMath>
      <w:ins w:id="4863" w:author="PR Preview" w:date="2026-01-01T00:00:00Z">
        <w:r>
          <w:t xml:space="preserve"> </w:t>
        </w:r>
      </w:ins>
      <w:ins w:id="4864" w:author="PR Preview" w:date="2026-01-01T00:00:00Z">
        <w:r>
          <w:t xml:space="preserve">with finite</w:t>
        </w:r>
      </w:ins>
      <w:ins w:id="4865" w:author="PR Preview" w:date="2026-01-01T00:00:00Z">
        <w:r>
          <w:t xml:space="preserve"> </w:t>
        </w:r>
      </w:ins>
      <m:oMath>
        <m:r>
          <m:t>p</m:t>
        </m:r>
      </m:oMath>
      <w:ins w:id="4866" w:author="PR Preview" w:date="2026-01-01T00:00:00Z">
        <w:r>
          <w:t xml:space="preserve">-th moment: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del w:id="4867" w:author="PR Preview" w:date="2026-01-01T00:00:00Z">
        <w:r>
          <w:delText xml:space="preserve">9 Product measures</w:delText>
        </w:r>
      </w:del>
    </w:p>
    <w:p>
      <w:pPr>
        <w:pStyle w:val="FirstParagraph"/>
      </w:pPr>
      <w:del w:id="4868" w:author="PR Preview" w:date="2026-01-01T00:00:00Z">
        <w:r>
          <w:rPr>
            <w:b/>
            <w:bCs/>
          </w:rPr>
          <w:delText xml:space="preserve">Definition 35 (Measurable rectangle)</w:delText>
        </w:r>
      </w:del>
      <w:del w:id="4869" w:author="PR Preview" w:date="2026-01-01T00:00:00Z">
        <w:r>
          <w:delText xml:space="preserve"> </w:delText>
        </w:r>
      </w:del>
      <w:del w:id="4870" w:author="PR Preview" w:date="2026-01-01T00:00:00Z">
        <w:r>
          <w:delText xml:space="preserve">Let</w:delText>
        </w:r>
      </w:del>
      <w:del w:id="48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872" w:author="PR Preview" w:date="2026-01-01T00:00:00Z">
        <w:r>
          <w:delText xml:space="preserve"> </w:delText>
        </w:r>
      </w:del>
      <w:del w:id="4873" w:author="PR Preview" w:date="2026-01-01T00:00:00Z">
        <w:r>
          <w:delText xml:space="preserve">and</w:delText>
        </w:r>
      </w:del>
      <w:del w:id="48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875" w:author="PR Preview" w:date="2026-01-01T00:00:00Z">
        <w:r>
          <w:delText xml:space="preserve"> </w:delText>
        </w:r>
      </w:del>
      <w:del w:id="4876" w:author="PR Preview" w:date="2026-01-01T00:00:00Z">
        <w:r>
          <w:delText xml:space="preserve">be</w:delText>
        </w:r>
      </w:del>
      <w:del w:id="4877" w:author="PR Preview" w:date="2026-01-01T00:00:00Z">
        <w:r>
          <w:delText xml:space="preserve"> </w:delText>
        </w:r>
      </w:del>
      <w:hyperlink w:anchor="def-measurable-space">
        <w:del w:id="4878" w:author="PR Preview" w:date="2026-01-01T00:00:00Z">
          <w:r>
            <w:rPr>
              <w:rStyle w:val="Hyperlink"/>
            </w:rPr>
            <w:delText xml:space="preserve">measurable spaces</w:delText>
          </w:r>
        </w:del>
      </w:hyperlink>
      <w:del w:id="4879" w:author="PR Preview" w:date="2026-01-01T00:00:00Z">
        <w:r>
          <w:delText xml:space="preserve">.</w:delText>
        </w:r>
      </w:del>
      <w:del w:id="4880" w:author="PR Preview" w:date="2026-01-01T00:00:00Z">
        <w:r>
          <w:delText xml:space="preserve"> </w:delText>
        </w:r>
      </w:del>
      <w:del w:id="4881" w:author="PR Preview" w:date="2026-01-01T00:00:00Z">
        <w:r>
          <w:delText xml:space="preserve">A</w:delText>
        </w:r>
      </w:del>
      <w:del w:id="4882" w:author="PR Preview" w:date="2026-01-01T00:00:00Z">
        <w:r>
          <w:delText xml:space="preserve"> </w:delText>
        </w:r>
      </w:del>
      <w:del w:id="4883" w:author="PR Preview" w:date="2026-01-01T00:00:00Z">
        <w:r>
          <w:rPr>
            <w:b/>
            <w:bCs/>
          </w:rPr>
          <w:delText xml:space="preserve">measurable rectangle</w:delText>
        </w:r>
      </w:del>
      <w:del w:id="4884" w:author="PR Preview" w:date="2026-01-01T00:00:00Z">
        <w:r>
          <w:delText xml:space="preserve"> </w:delText>
        </w:r>
      </w:del>
      <w:del w:id="4885" w:author="PR Preview" w:date="2026-01-01T00:00:00Z">
        <w:r>
          <w:delText xml:space="preserve">is a</w:delText>
        </w:r>
      </w:del>
      <w:del w:id="4886" w:author="PR Preview" w:date="2026-01-01T00:00:00Z">
        <w:r>
          <w:delText xml:space="preserve"> </w:delText>
        </w:r>
      </w:del>
      <w:hyperlink r:id="rId145">
        <w:del w:id="4887" w:author="PR Preview" w:date="2026-01-01T00:00:00Z">
          <w:r>
            <w:rPr>
              <w:rStyle w:val="Hyperlink"/>
            </w:rPr>
            <w:delText xml:space="preserve">Cartesian product</w:delText>
          </w:r>
        </w:del>
      </w:hyperlink>
      <w:del w:id="488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889" w:author="PR Preview" w:date="2026-01-01T00:00:00Z">
        <w:r>
          <w:delText xml:space="preserve"> </w:delText>
        </w:r>
      </w:del>
      <w:del w:id="4890" w:author="PR Preview" w:date="2026-01-01T00:00:00Z">
        <w:r>
          <w:delText xml:space="preserve">with</w:delText>
        </w:r>
      </w:del>
      <w:del w:id="489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892" w:author="PR Preview" w:date="2026-01-01T00:00:00Z">
        <w:r>
          <w:delText xml:space="preserve"> </w:delText>
        </w:r>
      </w:del>
      <w:del w:id="4893" w:author="PR Preview" w:date="2026-01-01T00:00:00Z">
        <w:r>
          <w:delText xml:space="preserve">and</w:delText>
        </w:r>
      </w:del>
      <w:del w:id="489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4895" w:author="PR Preview" w:date="2026-01-01T00:00:00Z">
        <w:r>
          <w:delText xml:space="preserve">.</w:delText>
        </w:r>
      </w:del>
    </w:p>
    <w:p>
      <w:pPr>
        <w:pStyle w:val="BodyText"/>
      </w:pPr>
      <w:del w:id="4896" w:author="PR Preview" w:date="2026-01-01T00:00:00Z">
        <w:r>
          <w:rPr>
            <w:b/>
            <w:bCs/>
          </w:rPr>
          <w:delText xml:space="preserve">Definition 36 (Product</w:delText>
        </w:r>
      </w:del>
      <w:del w:id="4897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898" w:author="PR Preview" w:date="2026-01-01T00:00:00Z">
        <w:r>
          <w:rPr>
            <w:b/>
            <w:bCs/>
          </w:rPr>
          <w:delText xml:space="preserve">-algebra)</w:delText>
        </w:r>
      </w:del>
      <w:del w:id="4899" w:author="PR Preview" w:date="2026-01-01T00:00:00Z">
        <w:r>
          <w:delText xml:space="preserve"> </w:delText>
        </w:r>
      </w:del>
      <w:del w:id="4900" w:author="PR Preview" w:date="2026-01-01T00:00:00Z">
        <w:r>
          <w:delText xml:space="preserve">For the measurable spaces</w:delText>
        </w:r>
      </w:del>
      <w:del w:id="49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902" w:author="PR Preview" w:date="2026-01-01T00:00:00Z">
        <w:r>
          <w:delText xml:space="preserve"> </w:delText>
        </w:r>
      </w:del>
      <w:del w:id="4903" w:author="PR Preview" w:date="2026-01-01T00:00:00Z">
        <w:r>
          <w:delText xml:space="preserve">and</w:delText>
        </w:r>
      </w:del>
      <w:del w:id="49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905" w:author="PR Preview" w:date="2026-01-01T00:00:00Z">
        <w:r>
          <w:delText xml:space="preserve"> </w:delText>
        </w:r>
      </w:del>
      <w:del w:id="4906" w:author="PR Preview" w:date="2026-01-01T00:00:00Z">
        <w:r>
          <w:delText xml:space="preserve">of</w:delText>
        </w:r>
      </w:del>
      <w:del w:id="4907" w:author="PR Preview" w:date="2026-01-01T00:00:00Z">
        <w:r>
          <w:delText xml:space="preserve"> </w:delText>
        </w:r>
      </w:del>
      <w:hyperlink w:anchor="def-measurable-rectangle">
        <w:del w:id="4908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4909" w:author="PR Preview" w:date="2026-01-01T00:00:00Z">
        <w:r>
          <w:delText xml:space="preserve">,</w:delText>
        </w:r>
      </w:del>
      <w:del w:id="4910" w:author="PR Preview" w:date="2026-01-01T00:00:00Z">
        <w:r>
          <w:delText xml:space="preserve"> </w:delText>
        </w:r>
      </w:del>
      <w:del w:id="4911" w:author="PR Preview" w:date="2026-01-01T00:00:00Z">
        <w:r>
          <w:delText xml:space="preserve">the</w:delText>
        </w:r>
      </w:del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rPr>
            <w:b/>
            <w:bCs/>
          </w:rPr>
          <w:delText xml:space="preserve">product</w:delText>
        </w:r>
      </w:del>
      <w:del w:id="4914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915" w:author="PR Preview" w:date="2026-01-01T00:00:00Z">
        <w:r>
          <w:rPr>
            <w:b/>
            <w:bCs/>
          </w:rPr>
          <w:delText xml:space="preserve">-algebra</w:delText>
        </w:r>
      </w:del>
      <w:del w:id="491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4917" w:author="PR Preview" w:date="2026-01-01T00:00:00Z">
        <w:r>
          <w:delText xml:space="preserve"> </w:delText>
        </w:r>
      </w:del>
      <w:del w:id="4918" w:author="PR Preview" w:date="2026-01-01T00:00:00Z">
        <w:r>
          <w:delText xml:space="preserve">is the</w:delText>
        </w:r>
      </w:del>
      <w:del w:id="4919" w:author="PR Preview" w:date="2026-01-01T00:00:00Z">
        <w:r>
          <w:delText xml:space="preserve"> </w:delText>
        </w:r>
      </w:del>
      <m:oMath>
        <m:r>
          <m:t>σ</m:t>
        </m:r>
      </m:oMath>
      <w:del w:id="4920" w:author="PR Preview" w:date="2026-01-01T00:00:00Z">
        <w:r>
          <w:delText xml:space="preserve">-algebra on</w:delText>
        </w:r>
      </w:del>
      <w:del w:id="492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t>T</m:t>
        </m:r>
      </m:oMath>
      <w:del w:id="4922" w:author="PR Preview" w:date="2026-01-01T00:00:00Z">
        <w:r>
          <w:delText xml:space="preserve"> </w:delText>
        </w:r>
      </w:del>
      <w:hyperlink w:anchor="def-generated-sigma-algebra">
        <w:del w:id="4923" w:author="PR Preview" w:date="2026-01-01T00:00:00Z">
          <w:r>
            <w:rPr>
              <w:rStyle w:val="Hyperlink"/>
            </w:rPr>
            <w:delText xml:space="preserve">generated by</w:delText>
          </w:r>
        </w:del>
      </w:hyperlink>
      <w:del w:id="4924" w:author="PR Preview" w:date="2026-01-01T00:00:00Z">
        <w:r>
          <w:delText xml:space="preserve"> </w:delText>
        </w:r>
      </w:del>
      <w:del w:id="4925" w:author="PR Preview" w:date="2026-01-01T00:00:00Z">
        <w:r>
          <w:delText xml:space="preserve">the measurable rectangles.</w:delText>
        </w:r>
      </w:del>
    </w:p>
    <w:p>
      <w:pPr>
        <w:pStyle w:val="BodyText"/>
      </w:pPr>
      <w:del w:id="4926" w:author="PR Preview" w:date="2026-01-01T00:00:00Z">
        <w:r>
          <w:rPr>
            <w:b/>
            <w:bCs/>
          </w:rPr>
          <w:delText xml:space="preserve">Example 31 (Product</w:delText>
        </w:r>
      </w:del>
      <w:del w:id="4927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928" w:author="PR Preview" w:date="2026-01-01T00:00:00Z">
        <w:r>
          <w:rPr>
            <w:b/>
            <w:bCs/>
          </w:rPr>
          <w:delText xml:space="preserve">-algebras)</w:delText>
        </w:r>
      </w:del>
      <w:del w:id="4929" w:author="PR Preview" w:date="2026-01-01T00:00:00Z">
        <w:r>
          <w:delText xml:space="preserve"> </w:delText>
        </w:r>
      </w:del>
      <w:del w:id="4930" w:author="PR Preview" w:date="2026-01-01T00:00:00Z">
        <w:r>
          <w:delText xml:space="preserve"> </w:delText>
        </w:r>
      </w:del>
    </w:p>
    <w:p>
      <w:pPr>
        <w:pStyle w:val="Heading2"/>
      </w:pPr>
      <w:ins w:id="4931" w:author="PR Preview" w:date="2026-01-01T00:00:00Z">
        <w:r>
          <w:t xml:space="preserve">7 Product measures</w:t>
        </w:r>
      </w:ins>
    </w:p>
    <w:bookmarkStart w:id="146" w:name="def-measurable-rectangle"/>
    <w:p>
      <w:pPr>
        <w:pStyle w:val="FirstParagraph"/>
      </w:pPr>
      <w:ins w:id="4932" w:author="PR Preview" w:date="2026-01-01T00:00:00Z">
        <w:r>
          <w:rPr>
            <w:b/>
            <w:bCs/>
          </w:rPr>
          <w:t xml:space="preserve">Definition 36 (Measurable rectangle)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Let</w:t>
        </w:r>
      </w:ins>
      <w:ins w:id="49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and</w:t>
        </w:r>
      </w:ins>
      <w:ins w:id="49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4939" w:author="PR Preview" w:date="2026-01-01T00:00:00Z">
        <w:r>
          <w:t xml:space="preserve"> </w:t>
        </w:r>
      </w:ins>
      <w:ins w:id="4940" w:author="PR Preview" w:date="2026-01-01T00:00:00Z">
        <w:r>
          <w:t xml:space="preserve">be</w:t>
        </w:r>
      </w:ins>
      <w:ins w:id="4941" w:author="PR Preview" w:date="2026-01-01T00:00:00Z">
        <w:r>
          <w:t xml:space="preserve"> </w:t>
        </w:r>
      </w:ins>
      <w:hyperlink w:anchor="def-measurable-space">
        <w:ins w:id="4942" w:author="PR Preview" w:date="2026-01-01T00:00:00Z">
          <w:r>
            <w:rPr>
              <w:rStyle w:val="Hyperlink"/>
            </w:rPr>
            <w:t xml:space="preserve">measurable spaces</w:t>
          </w:r>
        </w:ins>
      </w:hyperlink>
      <w:ins w:id="4943" w:author="PR Preview" w:date="2026-01-01T00:00:00Z">
        <w:r>
          <w:t xml:space="preserve">.</w:t>
        </w:r>
      </w:ins>
      <w:ins w:id="4944" w:author="PR Preview" w:date="2026-01-01T00:00:00Z">
        <w:r>
          <w:t xml:space="preserve"> </w:t>
        </w:r>
      </w:ins>
      <w:ins w:id="4945" w:author="PR Preview" w:date="2026-01-01T00:00:00Z">
        <w:r>
          <w:t xml:space="preserve">A</w:t>
        </w:r>
      </w:ins>
      <w:ins w:id="4946" w:author="PR Preview" w:date="2026-01-01T00:00:00Z">
        <w:r>
          <w:t xml:space="preserve"> </w:t>
        </w:r>
      </w:ins>
      <w:ins w:id="4947" w:author="PR Preview" w:date="2026-01-01T00:00:00Z">
        <w:r>
          <w:rPr>
            <w:b/>
            <w:bCs/>
          </w:rPr>
          <w:t xml:space="preserve">measurable rectangle</w:t>
        </w:r>
      </w:ins>
      <w:ins w:id="4948" w:author="PR Preview" w:date="2026-01-01T00:00:00Z">
        <w:r>
          <w:t xml:space="preserve"> </w:t>
        </w:r>
      </w:ins>
      <w:ins w:id="4949" w:author="PR Preview" w:date="2026-01-01T00:00:00Z">
        <w:r>
          <w:t xml:space="preserve">is a</w:t>
        </w:r>
      </w:ins>
      <w:ins w:id="4950" w:author="PR Preview" w:date="2026-01-01T00:00:00Z">
        <w:r>
          <w:t xml:space="preserve"> </w:t>
        </w:r>
      </w:ins>
      <w:hyperlink r:id="rId145">
        <w:ins w:id="4951" w:author="PR Preview" w:date="2026-01-01T00:00:00Z">
          <w:r>
            <w:rPr>
              <w:rStyle w:val="Hyperlink"/>
            </w:rPr>
            <w:t xml:space="preserve">Cartesian product</w:t>
          </w:r>
        </w:ins>
      </w:hyperlink>
      <w:ins w:id="49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953" w:author="PR Preview" w:date="2026-01-01T00:00:00Z">
        <w:r>
          <w:t xml:space="preserve"> </w:t>
        </w:r>
      </w:ins>
      <w:ins w:id="4954" w:author="PR Preview" w:date="2026-01-01T00:00:00Z">
        <w:r>
          <w:t xml:space="preserve">with</w:t>
        </w:r>
      </w:ins>
      <w:ins w:id="49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4956" w:author="PR Preview" w:date="2026-01-01T00:00:00Z">
        <w:r>
          <w:t xml:space="preserve"> </w:t>
        </w:r>
      </w:ins>
      <w:ins w:id="4957" w:author="PR Preview" w:date="2026-01-01T00:00:00Z">
        <w:r>
          <w:t xml:space="preserve">and</w:t>
        </w:r>
      </w:ins>
      <w:ins w:id="495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4959" w:author="PR Preview" w:date="2026-01-01T00:00:00Z">
        <w:r>
          <w:t xml:space="preserve">.</w:t>
        </w:r>
      </w:ins>
    </w:p>
    <w:bookmarkEnd w:id="146"/>
    <w:bookmarkStart w:id="147" w:name="def-product-sigma-algebra"/>
    <w:p>
      <w:pPr>
        <w:pStyle w:val="BodyText"/>
      </w:pPr>
      <w:ins w:id="4960" w:author="PR Preview" w:date="2026-01-01T00:00:00Z">
        <w:r>
          <w:rPr>
            <w:b/>
            <w:bCs/>
          </w:rPr>
          <w:t xml:space="preserve">Definition 37 (Product</w:t>
        </w:r>
      </w:ins>
      <w:ins w:id="4961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962" w:author="PR Preview" w:date="2026-01-01T00:00:00Z">
        <w:r>
          <w:rPr>
            <w:b/>
            <w:bCs/>
          </w:rPr>
          <w:t xml:space="preserve">-algebra)</w:t>
        </w:r>
      </w:ins>
      <w:ins w:id="4963" w:author="PR Preview" w:date="2026-01-01T00:00:00Z">
        <w:r>
          <w:t xml:space="preserve"> </w:t>
        </w:r>
      </w:ins>
      <w:ins w:id="4964" w:author="PR Preview" w:date="2026-01-01T00:00:00Z">
        <w:r>
          <w:t xml:space="preserve">For the measurable spaces</w:t>
        </w:r>
      </w:ins>
      <w:ins w:id="49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966" w:author="PR Preview" w:date="2026-01-01T00:00:00Z">
        <w:r>
          <w:t xml:space="preserve"> </w:t>
        </w:r>
      </w:ins>
      <w:ins w:id="4967" w:author="PR Preview" w:date="2026-01-01T00:00:00Z">
        <w:r>
          <w:t xml:space="preserve">and</w:t>
        </w:r>
      </w:ins>
      <w:ins w:id="49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4969" w:author="PR Preview" w:date="2026-01-01T00:00:00Z">
        <w:r>
          <w:t xml:space="preserve"> </w:t>
        </w:r>
      </w:ins>
      <w:ins w:id="4970" w:author="PR Preview" w:date="2026-01-01T00:00:00Z">
        <w:r>
          <w:t xml:space="preserve">of</w:t>
        </w:r>
      </w:ins>
      <w:ins w:id="4971" w:author="PR Preview" w:date="2026-01-01T00:00:00Z">
        <w:r>
          <w:t xml:space="preserve"> </w:t>
        </w:r>
      </w:ins>
      <w:hyperlink w:anchor="def-measurable-rectangle">
        <w:ins w:id="4972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4973" w:author="PR Preview" w:date="2026-01-01T00:00:00Z">
        <w:r>
          <w:t xml:space="preserve">,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the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rPr>
            <w:b/>
            <w:bCs/>
          </w:rPr>
          <w:t xml:space="preserve">product</w:t>
        </w:r>
      </w:ins>
      <w:ins w:id="4978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979" w:author="PR Preview" w:date="2026-01-01T00:00:00Z">
        <w:r>
          <w:rPr>
            <w:b/>
            <w:bCs/>
          </w:rPr>
          <w:t xml:space="preserve">-algebra</w:t>
        </w:r>
      </w:ins>
      <w:ins w:id="49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is the</w:t>
        </w:r>
      </w:ins>
      <w:ins w:id="4983" w:author="PR Preview" w:date="2026-01-01T00:00:00Z">
        <w:r>
          <w:t xml:space="preserve"> </w:t>
        </w:r>
      </w:ins>
      <m:oMath>
        <m:r>
          <m:t>σ</m:t>
        </m:r>
      </m:oMath>
      <w:ins w:id="4984" w:author="PR Preview" w:date="2026-01-01T00:00:00Z">
        <w:r>
          <w:t xml:space="preserve">-algebra on</w:t>
        </w:r>
      </w:ins>
      <w:ins w:id="498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T</m:t>
        </m:r>
      </m:oMath>
      <w:ins w:id="4986" w:author="PR Preview" w:date="2026-01-01T00:00:00Z">
        <w:r>
          <w:t xml:space="preserve"> </w:t>
        </w:r>
      </w:ins>
      <w:hyperlink w:anchor="def-generated-sigma-algebra">
        <w:ins w:id="4987" w:author="PR Preview" w:date="2026-01-01T00:00:00Z">
          <w:r>
            <w:rPr>
              <w:rStyle w:val="Hyperlink"/>
            </w:rPr>
            <w:t xml:space="preserve">generated by</w:t>
          </w:r>
        </w:ins>
      </w:hyperlink>
      <w:ins w:id="4988" w:author="PR Preview" w:date="2026-01-01T00:00:00Z">
        <w:r>
          <w:t xml:space="preserve"> </w:t>
        </w:r>
      </w:ins>
      <w:ins w:id="4989" w:author="PR Preview" w:date="2026-01-01T00:00:00Z">
        <w:r>
          <w:t xml:space="preserve">the measurable rectangles.</w:t>
        </w:r>
      </w:ins>
    </w:p>
    <w:bookmarkEnd w:id="147"/>
    <w:bookmarkStart w:id="148" w:name="exm-product-sigma-algebra"/>
    <w:p>
      <w:pPr>
        <w:pStyle w:val="BodyText"/>
      </w:pPr>
      <w:ins w:id="4990" w:author="PR Preview" w:date="2026-01-01T00:00:00Z">
        <w:r>
          <w:rPr>
            <w:b/>
            <w:bCs/>
          </w:rPr>
          <w:t xml:space="preserve">Example 34 (Product</w:t>
        </w:r>
      </w:ins>
      <w:ins w:id="4991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992" w:author="PR Preview" w:date="2026-01-01T00:00:00Z">
        <w:r>
          <w:rPr>
            <w:b/>
            <w:bCs/>
          </w:rPr>
          <w:t xml:space="preserve">-algebras)</w:t>
        </w:r>
      </w:ins>
      <w:ins w:id="4993" w:author="PR Preview" w:date="2026-01-01T00:00:00Z">
        <w:r>
          <w:t xml:space="preserve"> </w:t>
        </w:r>
      </w:ins>
      <w:ins w:id="499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del w:id="4995" w:author="PR Preview" w:date="2026-01-01T00:00:00Z">
        <w:r>
          <w:rPr>
            <w:b/>
            <w:bCs/>
          </w:rPr>
          <w:delText xml:space="preserve">Definition 37 (Product measure)</w:delText>
        </w:r>
      </w:del>
      <w:del w:id="4996" w:author="PR Preview" w:date="2026-01-01T00:00:00Z">
        <w:r>
          <w:delText xml:space="preserve"> </w:delText>
        </w:r>
      </w:del>
      <w:del w:id="4997" w:author="PR Preview" w:date="2026-01-01T00:00:00Z">
        <w:r>
          <w:delText xml:space="preserve">Let</w:delText>
        </w:r>
      </w:del>
      <w:del w:id="49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999" w:author="PR Preview" w:date="2026-01-01T00:00:00Z">
        <w:r>
          <w:delText xml:space="preserve"> </w:delText>
        </w:r>
      </w:del>
      <w:del w:id="5000" w:author="PR Preview" w:date="2026-01-01T00:00:00Z">
        <w:r>
          <w:delText xml:space="preserve">and</w:delText>
        </w:r>
      </w:del>
      <w:del w:id="50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del w:id="5002" w:author="PR Preview" w:date="2026-01-01T00:00:00Z">
        <w:r>
          <w:delText xml:space="preserve"> </w:delText>
        </w:r>
      </w:del>
      <w:del w:id="5003" w:author="PR Preview" w:date="2026-01-01T00:00:00Z">
        <w:r>
          <w:delText xml:space="preserve">be measure spaces</w:delText>
        </w:r>
      </w:del>
      <w:del w:id="5004" w:author="PR Preview" w:date="2026-01-01T00:00:00Z">
        <w:r>
          <w:delText xml:space="preserve"> </w:delText>
        </w:r>
      </w:del>
      <w:del w:id="5005" w:author="PR Preview" w:date="2026-01-01T00:00:00Z">
        <w:r>
          <w:delText xml:space="preserve">with</w:delText>
        </w:r>
      </w:del>
      <w:del w:id="5006" w:author="PR Preview" w:date="2026-01-01T00:00:00Z">
        <w:r>
          <w:delText xml:space="preserve"> </w:delText>
        </w:r>
      </w:del>
      <w:hyperlink w:anchor="def-sigma-finite">
        <m:oMath>
          <m:r>
            <m:t>σ</m:t>
          </m:r>
        </m:oMath>
        <w:del w:id="5007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5008" w:author="PR Preview" w:date="2026-01-01T00:00:00Z">
        <w:r>
          <w:delText xml:space="preserve"> </w:delText>
        </w:r>
      </w:del>
      <w:del w:id="5009" w:author="PR Preview" w:date="2026-01-01T00:00:00Z">
        <w:r>
          <w:delText xml:space="preserve">measures</w:delText>
        </w:r>
      </w:del>
      <w:del w:id="5010" w:author="PR Preview" w:date="2026-01-01T00:00:00Z">
        <w:r>
          <w:delText xml:space="preserve"> </w:delText>
        </w:r>
      </w:del>
      <m:oMath>
        <m:r>
          <m:t>μ</m:t>
        </m:r>
      </m:oMath>
      <w:del w:id="5011" w:author="PR Preview" w:date="2026-01-01T00:00:00Z">
        <w:r>
          <w:delText xml:space="preserve"> </w:delText>
        </w:r>
      </w:del>
      <w:del w:id="5012" w:author="PR Preview" w:date="2026-01-01T00:00:00Z">
        <w:r>
          <w:delText xml:space="preserve">and</w:delText>
        </w:r>
      </w:del>
      <w:del w:id="5013" w:author="PR Preview" w:date="2026-01-01T00:00:00Z">
        <w:r>
          <w:delText xml:space="preserve"> </w:delText>
        </w:r>
      </w:del>
      <m:oMath>
        <m:r>
          <m:t>ν</m:t>
        </m:r>
      </m:oMath>
      <w:del w:id="5014" w:author="PR Preview" w:date="2026-01-01T00:00:00Z">
        <w:r>
          <w:delText xml:space="preserve">.</w:delText>
        </w:r>
      </w:del>
      <w:del w:id="5015" w:author="PR Preview" w:date="2026-01-01T00:00:00Z">
        <w:r>
          <w:delText xml:space="preserve"> </w:delText>
        </w:r>
      </w:del>
      <w:del w:id="5016" w:author="PR Preview" w:date="2026-01-01T00:00:00Z">
        <w:r>
          <w:delText xml:space="preserve">The</w:delText>
        </w:r>
      </w:del>
      <w:del w:id="5017" w:author="PR Preview" w:date="2026-01-01T00:00:00Z">
        <w:r>
          <w:delText xml:space="preserve"> </w:delText>
        </w:r>
      </w:del>
      <w:del w:id="5018" w:author="PR Preview" w:date="2026-01-01T00:00:00Z">
        <w:r>
          <w:rPr>
            <w:b/>
            <w:bCs/>
          </w:rPr>
          <w:delText xml:space="preserve">product measure</w:delText>
        </w:r>
      </w:del>
      <w:del w:id="501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⊗</m:t>
        </m:r>
        <m:r>
          <m:t>ν</m:t>
        </m:r>
      </m:oMath>
      <w:del w:id="5020" w:author="PR Preview" w:date="2026-01-01T00:00:00Z">
        <w:r>
          <w:delText xml:space="preserve"> </w:delText>
        </w:r>
      </w:del>
      <w:del w:id="5021" w:author="PR Preview" w:date="2026-01-01T00:00:00Z">
        <w:r>
          <w:delText xml:space="preserve">is the measure on the</w:delText>
        </w:r>
      </w:del>
      <w:del w:id="5022" w:author="PR Preview" w:date="2026-01-01T00:00:00Z">
        <w:r>
          <w:delText xml:space="preserve"> </w:delText>
        </w:r>
      </w:del>
      <w:hyperlink w:anchor="def-product-sigma-algebra">
        <w:del w:id="5023" w:author="PR Preview" w:date="2026-01-01T00:00:00Z">
          <w:r>
            <w:rPr>
              <w:rStyle w:val="Hyperlink"/>
            </w:rPr>
            <w:delText xml:space="preserve">product</w:delText>
          </w:r>
        </w:del>
        <w:del w:id="502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502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502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5027" w:author="PR Preview" w:date="2026-01-01T00:00:00Z">
        <w:r>
          <w:delText xml:space="preserve"> </w:delText>
        </w:r>
      </w:del>
      <w:del w:id="5028" w:author="PR Preview" w:date="2026-01-01T00:00:00Z">
        <w:r>
          <w:delText xml:space="preserve">that gives each measurable rectangle the product of the measures of its sides:</w:delText>
        </w:r>
      </w:del>
    </w:p>
    <w:p>
      <w:pPr>
        <w:pStyle w:val="FirstParagraph"/>
      </w:pPr>
      <w:ins w:id="5029" w:author="PR Preview" w:date="2026-01-01T00:00:00Z">
        <w:r>
          <w:rPr>
            <w:b/>
            <w:bCs/>
          </w:rPr>
          <w:t xml:space="preserve">Definition 38 (Product measure)</w:t>
        </w:r>
      </w:ins>
      <w:ins w:id="5030" w:author="PR Preview" w:date="2026-01-01T00:00:00Z">
        <w:r>
          <w:t xml:space="preserve"> </w:t>
        </w:r>
      </w:ins>
      <w:ins w:id="5031" w:author="PR Preview" w:date="2026-01-01T00:00:00Z">
        <w:r>
          <w:t xml:space="preserve">Let</w:t>
        </w:r>
      </w:ins>
      <w:ins w:id="50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5033" w:author="PR Preview" w:date="2026-01-01T00:00:00Z">
        <w:r>
          <w:t xml:space="preserve"> </w:t>
        </w:r>
      </w:ins>
      <w:ins w:id="5034" w:author="PR Preview" w:date="2026-01-01T00:00:00Z">
        <w:r>
          <w:t xml:space="preserve">and</w:t>
        </w:r>
      </w:ins>
      <w:ins w:id="50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ins w:id="5036" w:author="PR Preview" w:date="2026-01-01T00:00:00Z">
        <w:r>
          <w:t xml:space="preserve"> </w:t>
        </w:r>
      </w:ins>
      <w:ins w:id="5037" w:author="PR Preview" w:date="2026-01-01T00:00:00Z">
        <w:r>
          <w:t xml:space="preserve">be measure spaces</w:t>
        </w:r>
      </w:ins>
      <w:ins w:id="5038" w:author="PR Preview" w:date="2026-01-01T00:00:00Z">
        <w:r>
          <w:t xml:space="preserve"> </w:t>
        </w:r>
      </w:ins>
      <w:ins w:id="5039" w:author="PR Preview" w:date="2026-01-01T00:00:00Z">
        <w:r>
          <w:t xml:space="preserve">with</w:t>
        </w:r>
      </w:ins>
      <w:ins w:id="5040" w:author="PR Preview" w:date="2026-01-01T00:00:00Z">
        <w:r>
          <w:t xml:space="preserve"> </w:t>
        </w:r>
      </w:ins>
      <w:hyperlink w:anchor="def-sigma-finite">
        <m:oMath>
          <m:r>
            <m:t>σ</m:t>
          </m:r>
        </m:oMath>
        <w:ins w:id="5041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5042" w:author="PR Preview" w:date="2026-01-01T00:00:00Z">
        <w:r>
          <w:t xml:space="preserve"> </w:t>
        </w:r>
      </w:ins>
      <w:ins w:id="5043" w:author="PR Preview" w:date="2026-01-01T00:00:00Z">
        <w:r>
          <w:t xml:space="preserve">measures</w:t>
        </w:r>
      </w:ins>
      <w:ins w:id="5044" w:author="PR Preview" w:date="2026-01-01T00:00:00Z">
        <w:r>
          <w:t xml:space="preserve"> </w:t>
        </w:r>
      </w:ins>
      <m:oMath>
        <m:r>
          <m:t>μ</m:t>
        </m:r>
      </m:oMath>
      <w:ins w:id="5045" w:author="PR Preview" w:date="2026-01-01T00:00:00Z">
        <w:r>
          <w:t xml:space="preserve"> </w:t>
        </w:r>
      </w:ins>
      <w:ins w:id="5046" w:author="PR Preview" w:date="2026-01-01T00:00:00Z">
        <w:r>
          <w:t xml:space="preserve">and</w:t>
        </w:r>
      </w:ins>
      <w:ins w:id="5047" w:author="PR Preview" w:date="2026-01-01T00:00:00Z">
        <w:r>
          <w:t xml:space="preserve"> </w:t>
        </w:r>
      </w:ins>
      <m:oMath>
        <m:r>
          <m:t>ν</m:t>
        </m:r>
      </m:oMath>
      <w:ins w:id="5048" w:author="PR Preview" w:date="2026-01-01T00:00:00Z">
        <w:r>
          <w:t xml:space="preserve">.</w:t>
        </w:r>
      </w:ins>
      <w:ins w:id="5049" w:author="PR Preview" w:date="2026-01-01T00:00:00Z">
        <w:r>
          <w:t xml:space="preserve"> </w:t>
        </w:r>
      </w:ins>
      <w:ins w:id="5050" w:author="PR Preview" w:date="2026-01-01T00:00:00Z">
        <w:r>
          <w:t xml:space="preserve">The</w:t>
        </w:r>
      </w:ins>
      <w:ins w:id="5051" w:author="PR Preview" w:date="2026-01-01T00:00:00Z">
        <w:r>
          <w:t xml:space="preserve"> </w:t>
        </w:r>
      </w:ins>
      <w:ins w:id="5052" w:author="PR Preview" w:date="2026-01-01T00:00:00Z">
        <w:r>
          <w:rPr>
            <w:b/>
            <w:bCs/>
          </w:rPr>
          <w:t xml:space="preserve">product measure</w:t>
        </w:r>
      </w:ins>
      <w:ins w:id="505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⊗</m:t>
        </m:r>
        <m:r>
          <m:t>ν</m:t>
        </m:r>
      </m:oMath>
      <w:ins w:id="5054" w:author="PR Preview" w:date="2026-01-01T00:00:00Z">
        <w:r>
          <w:t xml:space="preserve"> </w:t>
        </w:r>
      </w:ins>
      <w:ins w:id="5055" w:author="PR Preview" w:date="2026-01-01T00:00:00Z">
        <w:r>
          <w:t xml:space="preserve">is the measure on the</w:t>
        </w:r>
      </w:ins>
      <w:ins w:id="5056" w:author="PR Preview" w:date="2026-01-01T00:00:00Z">
        <w:r>
          <w:t xml:space="preserve"> </w:t>
        </w:r>
      </w:ins>
      <w:hyperlink w:anchor="def-product-sigma-algebra">
        <w:ins w:id="5057" w:author="PR Preview" w:date="2026-01-01T00:00:00Z">
          <w:r>
            <w:rPr>
              <w:rStyle w:val="Hyperlink"/>
            </w:rPr>
            <w:t xml:space="preserve">product</w:t>
          </w:r>
        </w:ins>
        <w:ins w:id="505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505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50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5061" w:author="PR Preview" w:date="2026-01-01T00:00:00Z">
        <w:r>
          <w:t xml:space="preserve"> </w:t>
        </w:r>
      </w:ins>
      <w:ins w:id="5062" w:author="PR Preview" w:date="2026-01-01T00:00:00Z">
        <w:r>
          <w:t xml:space="preserve">that gives each measurable rectangle the product of the measures of its sides: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del w:id="5063" w:author="PR Preview" w:date="2026-01-01T00:00:00Z">
        <w:r>
          <w:rPr>
            <w:b/>
            <w:bCs/>
          </w:rPr>
          <w:delText xml:space="preserve">Example 32 (Product measures)</w:delText>
        </w:r>
      </w:del>
      <w:del w:id="5064" w:author="PR Preview" w:date="2026-01-01T00:00:00Z">
        <w:r>
          <w:delText xml:space="preserve"> </w:delText>
        </w:r>
      </w:del>
      <w:del w:id="5065" w:author="PR Preview" w:date="2026-01-01T00:00:00Z">
        <w:r>
          <w:delText xml:space="preserve"> </w:delText>
        </w:r>
      </w:del>
    </w:p>
    <w:p>
      <w:pPr>
        <w:pStyle w:val="BodyText"/>
      </w:pPr>
      <w:ins w:id="5066" w:author="PR Preview" w:date="2026-01-01T00:00:00Z">
        <w:r>
          <w:rPr>
            <w:b/>
            <w:bCs/>
          </w:rPr>
          <w:t xml:space="preserve">Example 35 (Product measures)</w:t>
        </w:r>
      </w:ins>
      <w:ins w:id="5067" w:author="PR Preview" w:date="2026-01-01T00:00:00Z">
        <w:r>
          <w:t xml:space="preserve"> </w:t>
        </w:r>
      </w:ins>
      <w:ins w:id="5068" w:author="PR Preview" w:date="2026-01-01T00:00:00Z">
        <w:r>
          <w:t xml:space="preserve"> </w:t>
        </w:r>
      </w:ins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del w:id="5069" w:author="PR Preview" w:date="2026-01-01T00:00:00Z">
        <w:r>
          <w:delText xml:space="preserve">10 Further reading</w:delText>
        </w:r>
      </w:del>
    </w:p>
    <w:p>
      <w:pPr>
        <w:pStyle w:val="Heading2"/>
      </w:pPr>
      <w:ins w:id="5070" w:author="PR Preview" w:date="2026-01-01T00:00:00Z">
        <w:r>
          <w:t xml:space="preserve">8 Further reading</w:t>
        </w:r>
      </w:ins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del w:id="5071" w:author="PR Preview" w:date="2026-01-01T00:00:00Z">
        <w:r>
          <w:delText xml:space="preserve">Folland [25]</w:delText>
        </w:r>
      </w:del>
      <w:del w:id="5072" w:author="PR Preview" w:date="2026-01-01T00:00:00Z">
        <w:r>
          <w:delText xml:space="preserve"> </w:delText>
        </w:r>
      </w:del>
      <w:del w:id="5073" w:author="PR Preview" w:date="2026-01-01T00:00:00Z">
        <w:r>
          <w:delText xml:space="preserve">is a graduate text on measure and integration;</w:delText>
        </w:r>
      </w:del>
      <w:del w:id="5074" w:author="PR Preview" w:date="2026-01-01T00:00:00Z">
        <w:r>
          <w:delText xml:space="preserve"> </w:delText>
        </w:r>
      </w:del>
      <w:del w:id="5075" w:author="PR Preview" w:date="2026-01-01T00:00:00Z">
        <w:r>
          <w:delText xml:space="preserve">its first chapters treat</w:delText>
        </w:r>
      </w:del>
      <w:del w:id="5076" w:author="PR Preview" w:date="2026-01-01T00:00:00Z">
        <w:r>
          <w:delText xml:space="preserve"> </w:delText>
        </w:r>
      </w:del>
      <m:oMath>
        <m:r>
          <m:t>σ</m:t>
        </m:r>
      </m:oMath>
      <w:del w:id="5077" w:author="PR Preview" w:date="2026-01-01T00:00:00Z">
        <w:r>
          <w:delText xml:space="preserve">-algebras and measures.</w:delText>
        </w:r>
      </w:del>
    </w:p>
    <w:p>
      <w:pPr>
        <w:pStyle w:val="Compact"/>
        <w:numPr>
          <w:ilvl w:val="0"/>
          <w:numId w:val="1024"/>
        </w:numPr>
      </w:pPr>
      <w:del w:id="5078" w:author="PR Preview" w:date="2026-01-01T00:00:00Z">
        <w:r>
          <w:delText xml:space="preserve">Gut [26]</w:delText>
        </w:r>
      </w:del>
      <w:del w:id="5079" w:author="PR Preview" w:date="2026-01-01T00:00:00Z">
        <w:r>
          <w:delText xml:space="preserve"> </w:delText>
        </w:r>
      </w:del>
      <w:del w:id="5080" w:author="PR Preview" w:date="2026-01-01T00:00:00Z">
        <w:r>
          <w:delText xml:space="preserve">is a graduate course in probability</w:delText>
        </w:r>
      </w:del>
      <w:del w:id="5081" w:author="PR Preview" w:date="2026-01-01T00:00:00Z">
        <w:r>
          <w:delText xml:space="preserve"> </w:delText>
        </w:r>
      </w:del>
      <w:del w:id="5082" w:author="PR Preview" w:date="2026-01-01T00:00:00Z">
        <w:r>
          <w:delText xml:space="preserve">that opens with a chapter on introductory measure theory.</w:delText>
        </w:r>
      </w:del>
    </w:p>
    <w:p>
      <w:pPr>
        <w:pStyle w:val="Compact"/>
        <w:numPr>
          <w:ilvl w:val="0"/>
          <w:numId w:val="1021"/>
        </w:numPr>
      </w:pPr>
      <w:ins w:id="5083" w:author="PR Preview" w:date="2026-01-01T00:00:00Z">
        <w:r>
          <w:t xml:space="preserve">Folland [21]</w:t>
        </w:r>
      </w:ins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is a graduate text on measure and integration;</w:t>
        </w:r>
      </w:ins>
      <w:ins w:id="5086" w:author="PR Preview" w:date="2026-01-01T00:00:00Z">
        <w:r>
          <w:t xml:space="preserve"> </w:t>
        </w:r>
      </w:ins>
      <w:ins w:id="5087" w:author="PR Preview" w:date="2026-01-01T00:00:00Z">
        <w:r>
          <w:t xml:space="preserve">its first chapters treat</w:t>
        </w:r>
      </w:ins>
      <w:ins w:id="5088" w:author="PR Preview" w:date="2026-01-01T00:00:00Z">
        <w:r>
          <w:t xml:space="preserve"> </w:t>
        </w:r>
      </w:ins>
      <m:oMath>
        <m:r>
          <m:t>σ</m:t>
        </m:r>
      </m:oMath>
      <w:ins w:id="5089" w:author="PR Preview" w:date="2026-01-01T00:00:00Z">
        <w:r>
          <w:t xml:space="preserve">-algebras and measures.</w:t>
        </w:r>
      </w:ins>
    </w:p>
    <w:p>
      <w:pPr>
        <w:pStyle w:val="Compact"/>
        <w:numPr>
          <w:ilvl w:val="0"/>
          <w:numId w:val="1021"/>
        </w:numPr>
      </w:pPr>
      <w:ins w:id="5090" w:author="PR Preview" w:date="2026-01-01T00:00:00Z">
        <w:r>
          <w:t xml:space="preserve">Gut [22]</w:t>
        </w:r>
      </w:ins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is a graduate course in probability</w:t>
        </w:r>
      </w:ins>
      <w:ins w:id="5093" w:author="PR Preview" w:date="2026-01-01T00:00:00Z">
        <w:r>
          <w:t xml:space="preserve"> </w:t>
        </w:r>
      </w:ins>
      <w:ins w:id="5094" w:author="PR Preview" w:date="2026-01-01T00:00:00Z">
        <w:r>
          <w:t xml:space="preserve">that opens with a chapter on introductory measure theory.</w:t>
        </w:r>
      </w:ins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del w:id="5095" w:author="PR Preview" w:date="2026-01-01T00:00:00Z">
        <w:r>
          <w:delText xml:space="preserve">[4]</w:delText>
        </w:r>
      </w:del>
      <w:del w:id="5096" w:author="PR Preview" w:date="2026-01-01T00:00:00Z">
        <w:r>
          <w:delText xml:space="preserve"> </w:delText>
        </w:r>
      </w:del>
      <w:del w:id="5097" w:author="PR Preview" w:date="2026-01-01T00:00:00Z">
        <w:r>
          <w:delText xml:space="preserve">	</w:delText>
        </w:r>
      </w:del>
      <w:del w:id="5098" w:author="PR Preview" w:date="2026-01-01T00:00:00Z">
        <w:r>
          <w:delText xml:space="preserve">Wikipedia contributors,</w:delText>
        </w:r>
      </w:del>
      <w:del w:id="5099" w:author="PR Preview" w:date="2026-01-01T00:00:00Z">
        <w:r>
          <w:delText xml:space="preserve"> </w:delText>
        </w:r>
      </w:del>
      <w:del w:id="5100" w:author="PR Preview" w:date="2026-01-01T00:00:00Z">
        <w:r>
          <w:delText xml:space="preserve">“Closure (mathematics) —</w:delText>
        </w:r>
      </w:del>
      <w:del w:id="5101" w:author="PR Preview" w:date="2026-01-01T00:00:00Z">
        <w:r>
          <w:delText xml:space="preserve"> </w:delText>
        </w:r>
      </w:del>
      <w:del w:id="5102" w:author="PR Preview" w:date="2026-01-01T00:00:00Z">
        <w:r>
          <w:delText xml:space="preserve">Wikipedia</w:delText>
        </w:r>
      </w:del>
      <w:del w:id="5103" w:author="PR Preview" w:date="2026-01-01T00:00:00Z">
        <w:r>
          <w:delText xml:space="preserve">,</w:delText>
        </w:r>
      </w:del>
      <w:del w:id="5104" w:author="PR Preview" w:date="2026-01-01T00:00:00Z">
        <w:r>
          <w:delText xml:space="preserve"> </w:delText>
        </w:r>
      </w:del>
      <w:del w:id="5105" w:author="PR Preview" w:date="2026-01-01T00:00:00Z">
        <w:r>
          <w:delText xml:space="preserve">the free encyclopedia.”</w:delText>
        </w:r>
      </w:del>
      <w:del w:id="5106" w:author="PR Preview" w:date="2026-01-01T00:00:00Z">
        <w:r>
          <w:delText xml:space="preserve"> </w:delText>
        </w:r>
      </w:del>
      <w:del w:id="5107" w:author="PR Preview" w:date="2026-01-01T00:00:00Z">
        <w:r>
          <w:delText xml:space="preserve">2026. Available:</w:delText>
        </w:r>
      </w:del>
      <w:del w:id="5108" w:author="PR Preview" w:date="2026-01-01T00:00:00Z">
        <w:r>
          <w:delText xml:space="preserve"> </w:delText>
        </w:r>
      </w:del>
      <w:hyperlink r:id="rId24">
        <w:del w:id="5109" w:author="PR Preview" w:date="2026-01-01T00:00:00Z">
          <w:r>
            <w:rPr>
              <w:rStyle w:val="Hyperlink"/>
            </w:rPr>
            <w:delText xml:space="preserve">https://en.wikipedia.org/wiki/Closure_(mathematics)</w:delText>
          </w:r>
        </w:del>
      </w:hyperlink>
    </w:p>
    <w:p>
      <w:pPr>
        <w:pStyle w:val="Bibliography"/>
      </w:pPr>
      <w:del w:id="5110" w:author="PR Preview" w:date="2026-01-01T00:00:00Z">
        <w:r>
          <w:delText xml:space="preserve">[5]</w:delText>
        </w:r>
      </w:del>
      <w:del w:id="5111" w:author="PR Preview" w:date="2026-01-01T00:00:00Z">
        <w:r>
          <w:delText xml:space="preserve"> </w:delText>
        </w:r>
      </w:del>
      <w:del w:id="5112" w:author="PR Preview" w:date="2026-01-01T00:00:00Z">
        <w:r>
          <w:delText xml:space="preserve">	</w:delText>
        </w:r>
      </w:del>
      <w:del w:id="5113" w:author="PR Preview" w:date="2026-01-01T00:00:00Z">
        <w:r>
          <w:delText xml:space="preserve">Wikipedia contributors,</w:delText>
        </w:r>
      </w:del>
      <w:del w:id="5114" w:author="PR Preview" w:date="2026-01-01T00:00:00Z">
        <w:r>
          <w:delText xml:space="preserve"> </w:delText>
        </w:r>
      </w:del>
      <w:del w:id="5115" w:author="PR Preview" w:date="2026-01-01T00:00:00Z">
        <w:r>
          <w:delText xml:space="preserve">“Borel set —</w:delText>
        </w:r>
      </w:del>
      <w:del w:id="5116" w:author="PR Preview" w:date="2026-01-01T00:00:00Z">
        <w:r>
          <w:delText xml:space="preserve"> </w:delText>
        </w:r>
      </w:del>
      <w:del w:id="5117" w:author="PR Preview" w:date="2026-01-01T00:00:00Z">
        <w:r>
          <w:delText xml:space="preserve">Wikipedia</w:delText>
        </w:r>
      </w:del>
      <w:del w:id="5118" w:author="PR Preview" w:date="2026-01-01T00:00:00Z">
        <w:r>
          <w:delText xml:space="preserve">,</w:delText>
        </w:r>
      </w:del>
      <w:del w:id="5119" w:author="PR Preview" w:date="2026-01-01T00:00:00Z">
        <w:r>
          <w:delText xml:space="preserve"> </w:delText>
        </w:r>
      </w:del>
      <w:del w:id="5120" w:author="PR Preview" w:date="2026-01-01T00:00:00Z">
        <w:r>
          <w:delText xml:space="preserve">the free encyclopedia.”</w:delText>
        </w:r>
      </w:del>
      <w:del w:id="5121" w:author="PR Preview" w:date="2026-01-01T00:00:00Z">
        <w:r>
          <w:delText xml:space="preserve"> </w:delText>
        </w:r>
      </w:del>
      <w:del w:id="5122" w:author="PR Preview" w:date="2026-01-01T00:00:00Z">
        <w:r>
          <w:delText xml:space="preserve">2026. Available:</w:delText>
        </w:r>
      </w:del>
      <w:del w:id="5123" w:author="PR Preview" w:date="2026-01-01T00:00:00Z">
        <w:r>
          <w:delText xml:space="preserve"> </w:delText>
        </w:r>
      </w:del>
      <w:hyperlink r:id="rId158">
        <w:del w:id="5124" w:author="PR Preview" w:date="2026-01-01T00:00:00Z">
          <w:r>
            <w:rPr>
              <w:rStyle w:val="Hyperlink"/>
            </w:rPr>
            <w:delText xml:space="preserve">https://en.wikipedia.org/wiki/Borel_set</w:delText>
          </w:r>
        </w:del>
      </w:hyperlink>
    </w:p>
    <w:p>
      <w:pPr>
        <w:pStyle w:val="Bibliography"/>
      </w:pPr>
      <w:del w:id="5125" w:author="PR Preview" w:date="2026-01-01T00:00:00Z">
        <w:r>
          <w:delText xml:space="preserve">[6]</w:delText>
        </w:r>
      </w:del>
      <w:del w:id="5126" w:author="PR Preview" w:date="2026-01-01T00:00:00Z">
        <w:r>
          <w:delText xml:space="preserve"> </w:delText>
        </w:r>
      </w:del>
      <w:del w:id="5127" w:author="PR Preview" w:date="2026-01-01T00:00:00Z">
        <w:r>
          <w:delText xml:space="preserve">	</w:delText>
        </w:r>
      </w:del>
      <w:del w:id="5128" w:author="PR Preview" w:date="2026-01-01T00:00:00Z">
        <w:r>
          <w:delText xml:space="preserve">Wikipedia contributors,</w:delText>
        </w:r>
      </w:del>
      <w:del w:id="5129" w:author="PR Preview" w:date="2026-01-01T00:00:00Z">
        <w:r>
          <w:delText xml:space="preserve"> </w:delText>
        </w:r>
      </w:del>
      <w:del w:id="5130" w:author="PR Preview" w:date="2026-01-01T00:00:00Z">
        <w:r>
          <w:delText xml:space="preserve">“Disjoint sets —</w:delText>
        </w:r>
      </w:del>
      <w:del w:id="5131" w:author="PR Preview" w:date="2026-01-01T00:00:00Z">
        <w:r>
          <w:delText xml:space="preserve"> </w:delText>
        </w:r>
      </w:del>
      <w:del w:id="5132" w:author="PR Preview" w:date="2026-01-01T00:00:00Z">
        <w:r>
          <w:delText xml:space="preserve">Wikipedia</w:delText>
        </w:r>
      </w:del>
      <w:del w:id="5133" w:author="PR Preview" w:date="2026-01-01T00:00:00Z">
        <w:r>
          <w:delText xml:space="preserve">,</w:delText>
        </w:r>
      </w:del>
      <w:del w:id="5134" w:author="PR Preview" w:date="2026-01-01T00:00:00Z">
        <w:r>
          <w:delText xml:space="preserve"> </w:delText>
        </w:r>
      </w:del>
      <w:del w:id="5135" w:author="PR Preview" w:date="2026-01-01T00:00:00Z">
        <w:r>
          <w:delText xml:space="preserve">the free encyclopedia.”</w:delText>
        </w:r>
      </w:del>
      <w:del w:id="5136" w:author="PR Preview" w:date="2026-01-01T00:00:00Z">
        <w:r>
          <w:delText xml:space="preserve"> </w:delText>
        </w:r>
      </w:del>
      <w:del w:id="5137" w:author="PR Preview" w:date="2026-01-01T00:00:00Z">
        <w:r>
          <w:delText xml:space="preserve">2026. Available:</w:delText>
        </w:r>
      </w:del>
      <w:del w:id="5138" w:author="PR Preview" w:date="2026-01-01T00:00:00Z">
        <w:r>
          <w:delText xml:space="preserve"> </w:delText>
        </w:r>
      </w:del>
      <w:hyperlink r:id="rId27">
        <w:del w:id="5139" w:author="PR Preview" w:date="2026-01-01T00:00:00Z">
          <w:r>
            <w:rPr>
              <w:rStyle w:val="Hyperlink"/>
            </w:rPr>
            <w:delText xml:space="preserve">https://en.wikipedia.org/wiki/Disjoint_sets</w:delText>
          </w:r>
        </w:del>
      </w:hyperlink>
    </w:p>
    <w:p>
      <w:pPr>
        <w:pStyle w:val="Bibliography"/>
      </w:pPr>
      <w:del w:id="5140" w:author="PR Preview" w:date="2026-01-01T00:00:00Z">
        <w:r>
          <w:delText xml:space="preserve">[7]</w:delText>
        </w:r>
      </w:del>
      <w:del w:id="5141" w:author="PR Preview" w:date="2026-01-01T00:00:00Z">
        <w:r>
          <w:delText xml:space="preserve"> </w:delText>
        </w:r>
      </w:del>
      <w:del w:id="5142" w:author="PR Preview" w:date="2026-01-01T00:00:00Z">
        <w:r>
          <w:delText xml:space="preserve">	</w:delText>
        </w:r>
      </w:del>
      <w:del w:id="5143" w:author="PR Preview" w:date="2026-01-01T00:00:00Z">
        <w:r>
          <w:delText xml:space="preserve">Wikipedia contributors,</w:delText>
        </w:r>
      </w:del>
      <w:del w:id="5144" w:author="PR Preview" w:date="2026-01-01T00:00:00Z">
        <w:r>
          <w:delText xml:space="preserve"> </w:delText>
        </w:r>
      </w:del>
      <w:del w:id="5145" w:author="PR Preview" w:date="2026-01-01T00:00:00Z">
        <w:r>
          <w:delText xml:space="preserve">“Series (mathematics) —</w:delText>
        </w:r>
      </w:del>
      <w:del w:id="5146" w:author="PR Preview" w:date="2026-01-01T00:00:00Z">
        <w:r>
          <w:delText xml:space="preserve"> </w:delText>
        </w:r>
      </w:del>
      <w:del w:id="5147" w:author="PR Preview" w:date="2026-01-01T00:00:00Z">
        <w:r>
          <w:delText xml:space="preserve">Wikipedia</w:delText>
        </w:r>
      </w:del>
      <w:del w:id="5148" w:author="PR Preview" w:date="2026-01-01T00:00:00Z">
        <w:r>
          <w:delText xml:space="preserve">,</w:delText>
        </w:r>
      </w:del>
      <w:del w:id="5149" w:author="PR Preview" w:date="2026-01-01T00:00:00Z">
        <w:r>
          <w:delText xml:space="preserve"> </w:delText>
        </w:r>
      </w:del>
      <w:del w:id="5150" w:author="PR Preview" w:date="2026-01-01T00:00:00Z">
        <w:r>
          <w:delText xml:space="preserve">the free encyclopedia.”</w:delText>
        </w:r>
      </w:del>
      <w:del w:id="5151" w:author="PR Preview" w:date="2026-01-01T00:00:00Z">
        <w:r>
          <w:delText xml:space="preserve"> </w:delText>
        </w:r>
      </w:del>
      <w:del w:id="5152" w:author="PR Preview" w:date="2026-01-01T00:00:00Z">
        <w:r>
          <w:delText xml:space="preserve">2026. Available:</w:delText>
        </w:r>
      </w:del>
      <w:del w:id="5153" w:author="PR Preview" w:date="2026-01-01T00:00:00Z">
        <w:r>
          <w:delText xml:space="preserve"> </w:delText>
        </w:r>
      </w:del>
      <w:hyperlink r:id="rId29">
        <w:del w:id="5154" w:author="PR Preview" w:date="2026-01-01T00:00:00Z">
          <w:r>
            <w:rPr>
              <w:rStyle w:val="Hyperlink"/>
            </w:rPr>
            <w:delText xml:space="preserve">https://en.wikipedia.org/wiki/Series_(mathematics)</w:delText>
          </w:r>
        </w:del>
      </w:hyperlink>
    </w:p>
    <w:p>
      <w:pPr>
        <w:pStyle w:val="Bibliography"/>
      </w:pPr>
      <w:del w:id="5155" w:author="PR Preview" w:date="2026-01-01T00:00:00Z">
        <w:r>
          <w:delText xml:space="preserve">[8]</w:delText>
        </w:r>
      </w:del>
      <w:del w:id="5156" w:author="PR Preview" w:date="2026-01-01T00:00:00Z">
        <w:r>
          <w:delText xml:space="preserve"> </w:delText>
        </w:r>
      </w:del>
      <w:del w:id="5157" w:author="PR Preview" w:date="2026-01-01T00:00:00Z">
        <w:r>
          <w:delText xml:space="preserve">	</w:delText>
        </w:r>
      </w:del>
      <w:del w:id="5158" w:author="PR Preview" w:date="2026-01-01T00:00:00Z">
        <w:r>
          <w:delText xml:space="preserve">Wikipedia contributors,</w:delText>
        </w:r>
      </w:del>
      <w:del w:id="5159" w:author="PR Preview" w:date="2026-01-01T00:00:00Z">
        <w:r>
          <w:delText xml:space="preserve"> </w:delText>
        </w:r>
      </w:del>
      <w:del w:id="5160" w:author="PR Preview" w:date="2026-01-01T00:00:00Z">
        <w:r>
          <w:delText xml:space="preserve">“Monotone convergence theorem —</w:delText>
        </w:r>
      </w:del>
      <w:del w:id="5161" w:author="PR Preview" w:date="2026-01-01T00:00:00Z">
        <w:r>
          <w:delText xml:space="preserve"> </w:delText>
        </w:r>
      </w:del>
      <w:del w:id="5162" w:author="PR Preview" w:date="2026-01-01T00:00:00Z">
        <w:r>
          <w:delText xml:space="preserve">Wikipedia</w:delText>
        </w:r>
      </w:del>
      <w:del w:id="5163" w:author="PR Preview" w:date="2026-01-01T00:00:00Z">
        <w:r>
          <w:delText xml:space="preserve">,</w:delText>
        </w:r>
      </w:del>
      <w:del w:id="5164" w:author="PR Preview" w:date="2026-01-01T00:00:00Z">
        <w:r>
          <w:delText xml:space="preserve"> </w:delText>
        </w:r>
      </w:del>
      <w:del w:id="5165" w:author="PR Preview" w:date="2026-01-01T00:00:00Z">
        <w:r>
          <w:delText xml:space="preserve">the free encyclopedia.”</w:delText>
        </w:r>
      </w:del>
      <w:del w:id="5166" w:author="PR Preview" w:date="2026-01-01T00:00:00Z">
        <w:r>
          <w:delText xml:space="preserve"> </w:delText>
        </w:r>
      </w:del>
      <w:del w:id="5167" w:author="PR Preview" w:date="2026-01-01T00:00:00Z">
        <w:r>
          <w:delText xml:space="preserve">2026. Available:</w:delText>
        </w:r>
      </w:del>
      <w:del w:id="5168" w:author="PR Preview" w:date="2026-01-01T00:00:00Z">
        <w:r>
          <w:delText xml:space="preserve"> </w:delText>
        </w:r>
      </w:del>
      <w:hyperlink r:id="rId31">
        <w:del w:id="5169" w:author="PR Preview" w:date="2026-01-01T00:00:00Z">
          <w:r>
            <w:rPr>
              <w:rStyle w:val="Hyperlink"/>
            </w:rPr>
            <w:delText xml:space="preserve">https://en.wikipedia.org/wiki/Monotone_convergence_theorem</w:delText>
          </w:r>
        </w:del>
      </w:hyperlink>
    </w:p>
    <w:p>
      <w:pPr>
        <w:pStyle w:val="Bibliography"/>
      </w:pPr>
      <w:del w:id="5170" w:author="PR Preview" w:date="2026-01-01T00:00:00Z">
        <w:r>
          <w:delText xml:space="preserve">[9]</w:delText>
        </w:r>
      </w:del>
      <w:del w:id="5171" w:author="PR Preview" w:date="2026-01-01T00:00:00Z">
        <w:r>
          <w:delText xml:space="preserve"> </w:delText>
        </w:r>
      </w:del>
      <w:del w:id="5172" w:author="PR Preview" w:date="2026-01-01T00:00:00Z">
        <w:r>
          <w:delText xml:space="preserve">	</w:delText>
        </w:r>
      </w:del>
      <w:del w:id="5173" w:author="PR Preview" w:date="2026-01-01T00:00:00Z">
        <w:r>
          <w:delText xml:space="preserve">Wikipedia contributors,</w:delText>
        </w:r>
      </w:del>
      <w:del w:id="5174" w:author="PR Preview" w:date="2026-01-01T00:00:00Z">
        <w:r>
          <w:delText xml:space="preserve"> </w:delText>
        </w:r>
      </w:del>
      <w:del w:id="5175" w:author="PR Preview" w:date="2026-01-01T00:00:00Z">
        <w:r>
          <w:delText xml:space="preserve">“Sigma-additive set function —</w:delText>
        </w:r>
      </w:del>
      <w:del w:id="5176" w:author="PR Preview" w:date="2026-01-01T00:00:00Z">
        <w:r>
          <w:delText xml:space="preserve"> </w:delText>
        </w:r>
      </w:del>
      <w:del w:id="5177" w:author="PR Preview" w:date="2026-01-01T00:00:00Z">
        <w:r>
          <w:delText xml:space="preserve">Wikipedia</w:delText>
        </w:r>
      </w:del>
      <w:del w:id="5178" w:author="PR Preview" w:date="2026-01-01T00:00:00Z">
        <w:r>
          <w:delText xml:space="preserve">,</w:delText>
        </w:r>
      </w:del>
      <w:del w:id="5179" w:author="PR Preview" w:date="2026-01-01T00:00:00Z">
        <w:r>
          <w:delText xml:space="preserve"> </w:delText>
        </w:r>
      </w:del>
      <w:del w:id="5180" w:author="PR Preview" w:date="2026-01-01T00:00:00Z">
        <w:r>
          <w:delText xml:space="preserve">the free encyclopedia.”</w:delText>
        </w:r>
      </w:del>
      <w:del w:id="5181" w:author="PR Preview" w:date="2026-01-01T00:00:00Z">
        <w:r>
          <w:delText xml:space="preserve"> </w:delText>
        </w:r>
      </w:del>
      <w:del w:id="5182" w:author="PR Preview" w:date="2026-01-01T00:00:00Z">
        <w:r>
          <w:delText xml:space="preserve">2026. Available:</w:delText>
        </w:r>
      </w:del>
      <w:del w:id="5183" w:author="PR Preview" w:date="2026-01-01T00:00:00Z">
        <w:r>
          <w:delText xml:space="preserve"> </w:delText>
        </w:r>
      </w:del>
      <w:hyperlink r:id="rId160">
        <w:del w:id="5184" w:author="PR Preview" w:date="2026-01-01T00:00:00Z">
          <w:r>
            <w:rPr>
              <w:rStyle w:val="Hyperlink"/>
            </w:rPr>
            <w:delText xml:space="preserve">https://en.wikipedia.org/wiki/Sigma-additive_set_function</w:delText>
          </w:r>
        </w:del>
      </w:hyperlink>
    </w:p>
    <w:p>
      <w:pPr>
        <w:pStyle w:val="Bibliography"/>
      </w:pPr>
      <w:del w:id="5185" w:author="PR Preview" w:date="2026-01-01T00:00:00Z">
        <w:r>
          <w:delText xml:space="preserve">[10]</w:delText>
        </w:r>
      </w:del>
      <w:del w:id="5186" w:author="PR Preview" w:date="2026-01-01T00:00:00Z">
        <w:r>
          <w:delText xml:space="preserve"> </w:delText>
        </w:r>
      </w:del>
      <w:del w:id="5187" w:author="PR Preview" w:date="2026-01-01T00:00:00Z">
        <w:r>
          <w:delText xml:space="preserve">	</w:delText>
        </w:r>
      </w:del>
      <w:del w:id="5188" w:author="PR Preview" w:date="2026-01-01T00:00:00Z">
        <w:r>
          <w:delText xml:space="preserve">Wikipedia contributors,</w:delText>
        </w:r>
      </w:del>
      <w:del w:id="5189" w:author="PR Preview" w:date="2026-01-01T00:00:00Z">
        <w:r>
          <w:delText xml:space="preserve"> </w:delText>
        </w:r>
      </w:del>
      <w:del w:id="5190" w:author="PR Preview" w:date="2026-01-01T00:00:00Z">
        <w:r>
          <w:delText xml:space="preserve">“Measure (mathematics) —</w:delText>
        </w:r>
      </w:del>
      <w:del w:id="5191" w:author="PR Preview" w:date="2026-01-01T00:00:00Z">
        <w:r>
          <w:delText xml:space="preserve"> </w:delText>
        </w:r>
      </w:del>
      <w:del w:id="5192" w:author="PR Preview" w:date="2026-01-01T00:00:00Z">
        <w:r>
          <w:delText xml:space="preserve">Wikipedia</w:delText>
        </w:r>
      </w:del>
      <w:del w:id="5193" w:author="PR Preview" w:date="2026-01-01T00:00:00Z">
        <w:r>
          <w:delText xml:space="preserve">,</w:delText>
        </w:r>
      </w:del>
      <w:del w:id="5194" w:author="PR Preview" w:date="2026-01-01T00:00:00Z">
        <w:r>
          <w:delText xml:space="preserve"> </w:delText>
        </w:r>
      </w:del>
      <w:del w:id="5195" w:author="PR Preview" w:date="2026-01-01T00:00:00Z">
        <w:r>
          <w:delText xml:space="preserve">the free encyclopedia.”</w:delText>
        </w:r>
      </w:del>
      <w:del w:id="5196" w:author="PR Preview" w:date="2026-01-01T00:00:00Z">
        <w:r>
          <w:delText xml:space="preserve"> </w:delText>
        </w:r>
      </w:del>
      <w:del w:id="5197" w:author="PR Preview" w:date="2026-01-01T00:00:00Z">
        <w:r>
          <w:delText xml:space="preserve">2026. Available:</w:delText>
        </w:r>
      </w:del>
      <w:del w:id="5198" w:author="PR Preview" w:date="2026-01-01T00:00:00Z">
        <w:r>
          <w:delText xml:space="preserve"> </w:delText>
        </w:r>
      </w:del>
      <w:hyperlink r:id="rId162">
        <w:del w:id="5199" w:author="PR Preview" w:date="2026-01-01T00:00:00Z">
          <w:r>
            <w:rPr>
              <w:rStyle w:val="Hyperlink"/>
            </w:rPr>
            <w:delText xml:space="preserve">https://en.wikipedia.org/wiki/Measure_(mathematics)</w:delText>
          </w:r>
        </w:del>
      </w:hyperlink>
    </w:p>
    <w:p>
      <w:pPr>
        <w:pStyle w:val="Bibliography"/>
      </w:pPr>
      <w:del w:id="5200" w:author="PR Preview" w:date="2026-01-01T00:00:00Z">
        <w:r>
          <w:delText xml:space="preserve">[11]</w:delText>
        </w:r>
      </w:del>
      <w:del w:id="5201" w:author="PR Preview" w:date="2026-01-01T00:00:00Z">
        <w:r>
          <w:delText xml:space="preserve"> </w:delText>
        </w:r>
      </w:del>
      <w:del w:id="5202" w:author="PR Preview" w:date="2026-01-01T00:00:00Z">
        <w:r>
          <w:delText xml:space="preserve">	</w:delText>
        </w:r>
      </w:del>
      <w:del w:id="5203" w:author="PR Preview" w:date="2026-01-01T00:00:00Z">
        <w:r>
          <w:delText xml:space="preserve">Wikipedia contributors,</w:delText>
        </w:r>
      </w:del>
      <w:del w:id="5204" w:author="PR Preview" w:date="2026-01-01T00:00:00Z">
        <w:r>
          <w:delText xml:space="preserve"> </w:delText>
        </w:r>
      </w:del>
      <w:del w:id="5205" w:author="PR Preview" w:date="2026-01-01T00:00:00Z">
        <w:r>
          <w:delText xml:space="preserve">“Counting measure —</w:delText>
        </w:r>
      </w:del>
      <w:del w:id="5206" w:author="PR Preview" w:date="2026-01-01T00:00:00Z">
        <w:r>
          <w:delText xml:space="preserve"> </w:delText>
        </w:r>
      </w:del>
      <w:del w:id="5207" w:author="PR Preview" w:date="2026-01-01T00:00:00Z">
        <w:r>
          <w:delText xml:space="preserve">Wikipedia</w:delText>
        </w:r>
      </w:del>
      <w:del w:id="5208" w:author="PR Preview" w:date="2026-01-01T00:00:00Z">
        <w:r>
          <w:delText xml:space="preserve">,</w:delText>
        </w:r>
      </w:del>
      <w:del w:id="5209" w:author="PR Preview" w:date="2026-01-01T00:00:00Z">
        <w:r>
          <w:delText xml:space="preserve"> </w:delText>
        </w:r>
      </w:del>
      <w:del w:id="5210" w:author="PR Preview" w:date="2026-01-01T00:00:00Z">
        <w:r>
          <w:delText xml:space="preserve">the free encyclopedia.”</w:delText>
        </w:r>
      </w:del>
      <w:del w:id="5211" w:author="PR Preview" w:date="2026-01-01T00:00:00Z">
        <w:r>
          <w:delText xml:space="preserve"> </w:delText>
        </w:r>
      </w:del>
      <w:del w:id="5212" w:author="PR Preview" w:date="2026-01-01T00:00:00Z">
        <w:r>
          <w:delText xml:space="preserve">2026. Available:</w:delText>
        </w:r>
      </w:del>
      <w:del w:id="5213" w:author="PR Preview" w:date="2026-01-01T00:00:00Z">
        <w:r>
          <w:delText xml:space="preserve"> </w:delText>
        </w:r>
      </w:del>
      <w:hyperlink r:id="rId164">
        <w:del w:id="5214" w:author="PR Preview" w:date="2026-01-01T00:00:00Z">
          <w:r>
            <w:rPr>
              <w:rStyle w:val="Hyperlink"/>
            </w:rPr>
            <w:delText xml:space="preserve">https://en.wikipedia.org/wiki/Counting_measure</w:delText>
          </w:r>
        </w:del>
      </w:hyperlink>
    </w:p>
    <w:p>
      <w:pPr>
        <w:pStyle w:val="Bibliography"/>
      </w:pPr>
      <w:del w:id="5215" w:author="PR Preview" w:date="2026-01-01T00:00:00Z">
        <w:r>
          <w:delText xml:space="preserve">[12]</w:delText>
        </w:r>
      </w:del>
      <w:del w:id="5216" w:author="PR Preview" w:date="2026-01-01T00:00:00Z">
        <w:r>
          <w:delText xml:space="preserve"> </w:delText>
        </w:r>
      </w:del>
      <w:del w:id="5217" w:author="PR Preview" w:date="2026-01-01T00:00:00Z">
        <w:r>
          <w:delText xml:space="preserve">	</w:delText>
        </w:r>
      </w:del>
      <w:del w:id="5218" w:author="PR Preview" w:date="2026-01-01T00:00:00Z">
        <w:r>
          <w:delText xml:space="preserve">Wikipedia contributors,</w:delText>
        </w:r>
      </w:del>
      <w:del w:id="5219" w:author="PR Preview" w:date="2026-01-01T00:00:00Z">
        <w:r>
          <w:delText xml:space="preserve"> </w:delText>
        </w:r>
      </w:del>
      <w:del w:id="5220" w:author="PR Preview" w:date="2026-01-01T00:00:00Z">
        <w:r>
          <w:delText xml:space="preserve">“Measurable space —</w:delText>
        </w:r>
      </w:del>
      <w:del w:id="5221" w:author="PR Preview" w:date="2026-01-01T00:00:00Z">
        <w:r>
          <w:delText xml:space="preserve"> </w:delText>
        </w:r>
      </w:del>
      <w:del w:id="5222" w:author="PR Preview" w:date="2026-01-01T00:00:00Z">
        <w:r>
          <w:delText xml:space="preserve">Wikipedia</w:delText>
        </w:r>
      </w:del>
      <w:del w:id="5223" w:author="PR Preview" w:date="2026-01-01T00:00:00Z">
        <w:r>
          <w:delText xml:space="preserve">,</w:delText>
        </w:r>
      </w:del>
      <w:del w:id="5224" w:author="PR Preview" w:date="2026-01-01T00:00:00Z">
        <w:r>
          <w:delText xml:space="preserve"> </w:delText>
        </w:r>
      </w:del>
      <w:del w:id="5225" w:author="PR Preview" w:date="2026-01-01T00:00:00Z">
        <w:r>
          <w:delText xml:space="preserve">the free encyclopedia.”</w:delText>
        </w:r>
      </w:del>
      <w:del w:id="5226" w:author="PR Preview" w:date="2026-01-01T00:00:00Z">
        <w:r>
          <w:delText xml:space="preserve"> </w:delText>
        </w:r>
      </w:del>
      <w:del w:id="5227" w:author="PR Preview" w:date="2026-01-01T00:00:00Z">
        <w:r>
          <w:delText xml:space="preserve">2026. Available:</w:delText>
        </w:r>
      </w:del>
      <w:del w:id="5228" w:author="PR Preview" w:date="2026-01-01T00:00:00Z">
        <w:r>
          <w:delText xml:space="preserve"> </w:delText>
        </w:r>
      </w:del>
      <w:hyperlink r:id="rId166">
        <w:del w:id="5229" w:author="PR Preview" w:date="2026-01-01T00:00:00Z">
          <w:r>
            <w:rPr>
              <w:rStyle w:val="Hyperlink"/>
            </w:rPr>
            <w:delText xml:space="preserve">https://en.wikipedia.org/wiki/Measurable_space</w:delText>
          </w:r>
        </w:del>
      </w:hyperlink>
    </w:p>
    <w:p>
      <w:pPr>
        <w:pStyle w:val="Bibliography"/>
      </w:pPr>
      <w:del w:id="5230" w:author="PR Preview" w:date="2026-01-01T00:00:00Z">
        <w:r>
          <w:delText xml:space="preserve">[13]</w:delText>
        </w:r>
      </w:del>
      <w:del w:id="5231" w:author="PR Preview" w:date="2026-01-01T00:00:00Z">
        <w:r>
          <w:delText xml:space="preserve"> </w:delText>
        </w:r>
      </w:del>
      <w:del w:id="5232" w:author="PR Preview" w:date="2026-01-01T00:00:00Z">
        <w:r>
          <w:delText xml:space="preserve">	</w:delText>
        </w:r>
      </w:del>
      <w:del w:id="5233" w:author="PR Preview" w:date="2026-01-01T00:00:00Z">
        <w:r>
          <w:delText xml:space="preserve">Wikipedia contributors,</w:delText>
        </w:r>
      </w:del>
      <w:del w:id="5234" w:author="PR Preview" w:date="2026-01-01T00:00:00Z">
        <w:r>
          <w:delText xml:space="preserve"> </w:delText>
        </w:r>
      </w:del>
      <w:del w:id="5235" w:author="PR Preview" w:date="2026-01-01T00:00:00Z">
        <w:r>
          <w:delText xml:space="preserve">“Lebesgue measure —</w:delText>
        </w:r>
      </w:del>
      <w:del w:id="5236" w:author="PR Preview" w:date="2026-01-01T00:00:00Z">
        <w:r>
          <w:delText xml:space="preserve"> </w:delText>
        </w:r>
      </w:del>
      <w:del w:id="5237" w:author="PR Preview" w:date="2026-01-01T00:00:00Z">
        <w:r>
          <w:delText xml:space="preserve">Wikipedia</w:delText>
        </w:r>
      </w:del>
      <w:del w:id="5238" w:author="PR Preview" w:date="2026-01-01T00:00:00Z">
        <w:r>
          <w:delText xml:space="preserve">,</w:delText>
        </w:r>
      </w:del>
      <w:del w:id="5239" w:author="PR Preview" w:date="2026-01-01T00:00:00Z">
        <w:r>
          <w:delText xml:space="preserve"> </w:delText>
        </w:r>
      </w:del>
      <w:del w:id="5240" w:author="PR Preview" w:date="2026-01-01T00:00:00Z">
        <w:r>
          <w:delText xml:space="preserve">the free encyclopedia.”</w:delText>
        </w:r>
      </w:del>
      <w:del w:id="5241" w:author="PR Preview" w:date="2026-01-01T00:00:00Z">
        <w:r>
          <w:delText xml:space="preserve"> </w:delText>
        </w:r>
      </w:del>
      <w:del w:id="5242" w:author="PR Preview" w:date="2026-01-01T00:00:00Z">
        <w:r>
          <w:delText xml:space="preserve">2026. Available:</w:delText>
        </w:r>
      </w:del>
      <w:del w:id="5243" w:author="PR Preview" w:date="2026-01-01T00:00:00Z">
        <w:r>
          <w:delText xml:space="preserve"> </w:delText>
        </w:r>
      </w:del>
      <w:hyperlink r:id="rId168">
        <w:del w:id="5244" w:author="PR Preview" w:date="2026-01-01T00:00:00Z">
          <w:r>
            <w:rPr>
              <w:rStyle w:val="Hyperlink"/>
            </w:rPr>
            <w:delText xml:space="preserve">https://en.wikipedia.org/wiki/Lebesgue_measure</w:delText>
          </w:r>
        </w:del>
      </w:hyperlink>
    </w:p>
    <w:p>
      <w:pPr>
        <w:pStyle w:val="Bibliography"/>
      </w:pPr>
      <w:del w:id="5245" w:author="PR Preview" w:date="2026-01-01T00:00:00Z">
        <w:r>
          <w:delText xml:space="preserve">[14]</w:delText>
        </w:r>
      </w:del>
      <w:del w:id="5246" w:author="PR Preview" w:date="2026-01-01T00:00:00Z">
        <w:r>
          <w:delText xml:space="preserve"> </w:delText>
        </w:r>
      </w:del>
      <w:del w:id="5247" w:author="PR Preview" w:date="2026-01-01T00:00:00Z">
        <w:r>
          <w:delText xml:space="preserve">	</w:delText>
        </w:r>
      </w:del>
      <w:del w:id="5248" w:author="PR Preview" w:date="2026-01-01T00:00:00Z">
        <w:r>
          <w:delText xml:space="preserve">Wikipedia contributors,</w:delText>
        </w:r>
      </w:del>
      <w:del w:id="5249" w:author="PR Preview" w:date="2026-01-01T00:00:00Z">
        <w:r>
          <w:delText xml:space="preserve"> </w:delText>
        </w:r>
      </w:del>
      <w:del w:id="5250" w:author="PR Preview" w:date="2026-01-01T00:00:00Z">
        <w:r>
          <w:delText xml:space="preserve">“Null set —</w:delText>
        </w:r>
      </w:del>
      <w:del w:id="5251" w:author="PR Preview" w:date="2026-01-01T00:00:00Z">
        <w:r>
          <w:delText xml:space="preserve"> </w:delText>
        </w:r>
      </w:del>
      <w:del w:id="5252" w:author="PR Preview" w:date="2026-01-01T00:00:00Z">
        <w:r>
          <w:delText xml:space="preserve">Wikipedia</w:delText>
        </w:r>
      </w:del>
      <w:del w:id="5253" w:author="PR Preview" w:date="2026-01-01T00:00:00Z">
        <w:r>
          <w:delText xml:space="preserve">,</w:delText>
        </w:r>
      </w:del>
      <w:del w:id="5254" w:author="PR Preview" w:date="2026-01-01T00:00:00Z">
        <w:r>
          <w:delText xml:space="preserve"> </w:delText>
        </w:r>
      </w:del>
      <w:del w:id="5255" w:author="PR Preview" w:date="2026-01-01T00:00:00Z">
        <w:r>
          <w:delText xml:space="preserve">the free encyclopedia.”</w:delText>
        </w:r>
      </w:del>
      <w:del w:id="5256" w:author="PR Preview" w:date="2026-01-01T00:00:00Z">
        <w:r>
          <w:delText xml:space="preserve"> </w:delText>
        </w:r>
      </w:del>
      <w:del w:id="5257" w:author="PR Preview" w:date="2026-01-01T00:00:00Z">
        <w:r>
          <w:delText xml:space="preserve">2026. Available:</w:delText>
        </w:r>
      </w:del>
      <w:del w:id="5258" w:author="PR Preview" w:date="2026-01-01T00:00:00Z">
        <w:r>
          <w:delText xml:space="preserve"> </w:delText>
        </w:r>
      </w:del>
      <w:hyperlink r:id="rId170">
        <w:del w:id="5259" w:author="PR Preview" w:date="2026-01-01T00:00:00Z">
          <w:r>
            <w:rPr>
              <w:rStyle w:val="Hyperlink"/>
            </w:rPr>
            <w:delText xml:space="preserve">https://en.wikipedia.org/wiki/Null_set</w:delText>
          </w:r>
        </w:del>
      </w:hyperlink>
    </w:p>
    <w:p>
      <w:pPr>
        <w:pStyle w:val="Bibliography"/>
      </w:pPr>
      <w:del w:id="5260" w:author="PR Preview" w:date="2026-01-01T00:00:00Z">
        <w:r>
          <w:delText xml:space="preserve">[15]</w:delText>
        </w:r>
      </w:del>
      <w:del w:id="5261" w:author="PR Preview" w:date="2026-01-01T00:00:00Z">
        <w:r>
          <w:delText xml:space="preserve"> </w:delText>
        </w:r>
      </w:del>
      <w:del w:id="5262" w:author="PR Preview" w:date="2026-01-01T00:00:00Z">
        <w:r>
          <w:delText xml:space="preserve">	</w:delText>
        </w:r>
      </w:del>
      <w:del w:id="5263" w:author="PR Preview" w:date="2026-01-01T00:00:00Z">
        <w:r>
          <w:delText xml:space="preserve">Wikipedia contributors,</w:delText>
        </w:r>
      </w:del>
      <w:del w:id="5264" w:author="PR Preview" w:date="2026-01-01T00:00:00Z">
        <w:r>
          <w:delText xml:space="preserve"> </w:delText>
        </w:r>
      </w:del>
      <w:del w:id="5265" w:author="PR Preview" w:date="2026-01-01T00:00:00Z">
        <w:r>
          <w:delText xml:space="preserve">“Almost everywhere —</w:delText>
        </w:r>
      </w:del>
      <w:del w:id="5266" w:author="PR Preview" w:date="2026-01-01T00:00:00Z">
        <w:r>
          <w:delText xml:space="preserve"> </w:delText>
        </w:r>
      </w:del>
      <w:del w:id="5267" w:author="PR Preview" w:date="2026-01-01T00:00:00Z">
        <w:r>
          <w:delText xml:space="preserve">Wikipedia</w:delText>
        </w:r>
      </w:del>
      <w:del w:id="5268" w:author="PR Preview" w:date="2026-01-01T00:00:00Z">
        <w:r>
          <w:delText xml:space="preserve">,</w:delText>
        </w:r>
      </w:del>
      <w:del w:id="5269" w:author="PR Preview" w:date="2026-01-01T00:00:00Z">
        <w:r>
          <w:delText xml:space="preserve"> </w:delText>
        </w:r>
      </w:del>
      <w:del w:id="5270" w:author="PR Preview" w:date="2026-01-01T00:00:00Z">
        <w:r>
          <w:delText xml:space="preserve">the free encyclopedia.”</w:delText>
        </w:r>
      </w:del>
      <w:del w:id="5271" w:author="PR Preview" w:date="2026-01-01T00:00:00Z">
        <w:r>
          <w:delText xml:space="preserve"> </w:delText>
        </w:r>
      </w:del>
      <w:del w:id="5272" w:author="PR Preview" w:date="2026-01-01T00:00:00Z">
        <w:r>
          <w:delText xml:space="preserve">2026. Available:</w:delText>
        </w:r>
      </w:del>
      <w:del w:id="5273" w:author="PR Preview" w:date="2026-01-01T00:00:00Z">
        <w:r>
          <w:delText xml:space="preserve"> </w:delText>
        </w:r>
      </w:del>
      <w:hyperlink r:id="rId172">
        <w:del w:id="5274" w:author="PR Preview" w:date="2026-01-01T00:00:00Z">
          <w:r>
            <w:rPr>
              <w:rStyle w:val="Hyperlink"/>
            </w:rPr>
            <w:delText xml:space="preserve">https://en.wikipedia.org/wiki/Almost_everywhere</w:delText>
          </w:r>
        </w:del>
      </w:hyperlink>
    </w:p>
    <w:p>
      <w:pPr>
        <w:pStyle w:val="Bibliography"/>
      </w:pPr>
      <w:del w:id="5275" w:author="PR Preview" w:date="2026-01-01T00:00:00Z">
        <w:r>
          <w:delText xml:space="preserve">[16]</w:delText>
        </w:r>
      </w:del>
      <w:del w:id="5276" w:author="PR Preview" w:date="2026-01-01T00:00:00Z">
        <w:r>
          <w:delText xml:space="preserve"> </w:delText>
        </w:r>
      </w:del>
      <w:del w:id="5277" w:author="PR Preview" w:date="2026-01-01T00:00:00Z">
        <w:r>
          <w:delText xml:space="preserve">	</w:delText>
        </w:r>
      </w:del>
      <w:del w:id="5278" w:author="PR Preview" w:date="2026-01-01T00:00:00Z">
        <w:r>
          <w:delText xml:space="preserve">Wikipedia contributors,</w:delText>
        </w:r>
      </w:del>
      <w:del w:id="5279" w:author="PR Preview" w:date="2026-01-01T00:00:00Z">
        <w:r>
          <w:delText xml:space="preserve"> </w:delText>
        </w:r>
      </w:del>
      <w:del w:id="5280" w:author="PR Preview" w:date="2026-01-01T00:00:00Z">
        <w:r>
          <w:delText xml:space="preserve">“Finite measure —</w:delText>
        </w:r>
      </w:del>
      <w:del w:id="5281" w:author="PR Preview" w:date="2026-01-01T00:00:00Z">
        <w:r>
          <w:delText xml:space="preserve"> </w:delText>
        </w:r>
      </w:del>
      <w:del w:id="5282" w:author="PR Preview" w:date="2026-01-01T00:00:00Z">
        <w:r>
          <w:delText xml:space="preserve">Wikipedia</w:delText>
        </w:r>
      </w:del>
      <w:del w:id="5283" w:author="PR Preview" w:date="2026-01-01T00:00:00Z">
        <w:r>
          <w:delText xml:space="preserve">,</w:delText>
        </w:r>
      </w:del>
      <w:del w:id="5284" w:author="PR Preview" w:date="2026-01-01T00:00:00Z">
        <w:r>
          <w:delText xml:space="preserve"> </w:delText>
        </w:r>
      </w:del>
      <w:del w:id="5285" w:author="PR Preview" w:date="2026-01-01T00:00:00Z">
        <w:r>
          <w:delText xml:space="preserve">the free encyclopedia.”</w:delText>
        </w:r>
      </w:del>
      <w:del w:id="5286" w:author="PR Preview" w:date="2026-01-01T00:00:00Z">
        <w:r>
          <w:delText xml:space="preserve"> </w:delText>
        </w:r>
      </w:del>
      <w:del w:id="5287" w:author="PR Preview" w:date="2026-01-01T00:00:00Z">
        <w:r>
          <w:delText xml:space="preserve">2026. Available:</w:delText>
        </w:r>
      </w:del>
      <w:del w:id="5288" w:author="PR Preview" w:date="2026-01-01T00:00:00Z">
        <w:r>
          <w:delText xml:space="preserve"> </w:delText>
        </w:r>
      </w:del>
      <w:hyperlink r:id="rId174">
        <w:del w:id="5289" w:author="PR Preview" w:date="2026-01-01T00:00:00Z">
          <w:r>
            <w:rPr>
              <w:rStyle w:val="Hyperlink"/>
            </w:rPr>
            <w:delText xml:space="preserve">https://en.wikipedia.org/wiki/Finite_measure</w:delText>
          </w:r>
        </w:del>
      </w:hyperlink>
    </w:p>
    <w:p>
      <w:pPr>
        <w:pStyle w:val="Bibliography"/>
      </w:pPr>
      <w:del w:id="5290" w:author="PR Preview" w:date="2026-01-01T00:00:00Z">
        <w:r>
          <w:delText xml:space="preserve">[17]</w:delText>
        </w:r>
      </w:del>
      <w:del w:id="5291" w:author="PR Preview" w:date="2026-01-01T00:00:00Z">
        <w:r>
          <w:delText xml:space="preserve"> </w:delText>
        </w:r>
      </w:del>
      <w:del w:id="5292" w:author="PR Preview" w:date="2026-01-01T00:00:00Z">
        <w:r>
          <w:delText xml:space="preserve">	</w:delText>
        </w:r>
      </w:del>
      <w:del w:id="5293" w:author="PR Preview" w:date="2026-01-01T00:00:00Z">
        <w:r>
          <w:delText xml:space="preserve">Wikipedia contributors,</w:delText>
        </w:r>
      </w:del>
      <w:del w:id="5294" w:author="PR Preview" w:date="2026-01-01T00:00:00Z">
        <w:r>
          <w:delText xml:space="preserve"> </w:delText>
        </w:r>
      </w:del>
      <w:del w:id="5295" w:author="PR Preview" w:date="2026-01-01T00:00:00Z">
        <w:r>
          <w:delText xml:space="preserve">“Sigma-finite measure —</w:delText>
        </w:r>
      </w:del>
      <w:del w:id="5296" w:author="PR Preview" w:date="2026-01-01T00:00:00Z">
        <w:r>
          <w:delText xml:space="preserve"> </w:delText>
        </w:r>
      </w:del>
      <w:del w:id="5297" w:author="PR Preview" w:date="2026-01-01T00:00:00Z">
        <w:r>
          <w:delText xml:space="preserve">Wikipedia</w:delText>
        </w:r>
      </w:del>
      <w:del w:id="5298" w:author="PR Preview" w:date="2026-01-01T00:00:00Z">
        <w:r>
          <w:delText xml:space="preserve">,</w:delText>
        </w:r>
      </w:del>
      <w:del w:id="5299" w:author="PR Preview" w:date="2026-01-01T00:00:00Z">
        <w:r>
          <w:delText xml:space="preserve"> </w:delText>
        </w:r>
      </w:del>
      <w:del w:id="5300" w:author="PR Preview" w:date="2026-01-01T00:00:00Z">
        <w:r>
          <w:delText xml:space="preserve">the free encyclopedia.”</w:delText>
        </w:r>
      </w:del>
      <w:del w:id="5301" w:author="PR Preview" w:date="2026-01-01T00:00:00Z">
        <w:r>
          <w:delText xml:space="preserve"> </w:delText>
        </w:r>
      </w:del>
      <w:del w:id="5302" w:author="PR Preview" w:date="2026-01-01T00:00:00Z">
        <w:r>
          <w:delText xml:space="preserve">2026. Available:</w:delText>
        </w:r>
      </w:del>
      <w:del w:id="5303" w:author="PR Preview" w:date="2026-01-01T00:00:00Z">
        <w:r>
          <w:delText xml:space="preserve"> </w:delText>
        </w:r>
      </w:del>
      <w:hyperlink r:id="rId176">
        <w:del w:id="5304" w:author="PR Preview" w:date="2026-01-01T00:00:00Z">
          <w:r>
            <w:rPr>
              <w:rStyle w:val="Hyperlink"/>
            </w:rPr>
            <w:delText xml:space="preserve">https://en.wikipedia.org/wiki/Sigma-finite_measure</w:delText>
          </w:r>
        </w:del>
      </w:hyperlink>
    </w:p>
    <w:p>
      <w:pPr>
        <w:pStyle w:val="Bibliography"/>
      </w:pPr>
      <w:del w:id="5305" w:author="PR Preview" w:date="2026-01-01T00:00:00Z">
        <w:r>
          <w:delText xml:space="preserve">[18]</w:delText>
        </w:r>
      </w:del>
      <w:del w:id="5306" w:author="PR Preview" w:date="2026-01-01T00:00:00Z">
        <w:r>
          <w:delText xml:space="preserve"> </w:delText>
        </w:r>
      </w:del>
      <w:del w:id="5307" w:author="PR Preview" w:date="2026-01-01T00:00:00Z">
        <w:r>
          <w:delText xml:space="preserve">	</w:delText>
        </w:r>
      </w:del>
      <w:del w:id="5308" w:author="PR Preview" w:date="2026-01-01T00:00:00Z">
        <w:r>
          <w:delText xml:space="preserve">Wikipedia contributors,</w:delText>
        </w:r>
      </w:del>
      <w:del w:id="5309" w:author="PR Preview" w:date="2026-01-01T00:00:00Z">
        <w:r>
          <w:delText xml:space="preserve"> </w:delText>
        </w:r>
      </w:del>
      <w:del w:id="5310" w:author="PR Preview" w:date="2026-01-01T00:00:00Z">
        <w:r>
          <w:delText xml:space="preserve">“Probability measure —</w:delText>
        </w:r>
      </w:del>
      <w:del w:id="5311" w:author="PR Preview" w:date="2026-01-01T00:00:00Z">
        <w:r>
          <w:delText xml:space="preserve"> </w:delText>
        </w:r>
      </w:del>
      <w:del w:id="5312" w:author="PR Preview" w:date="2026-01-01T00:00:00Z">
        <w:r>
          <w:delText xml:space="preserve">Wikipedia</w:delText>
        </w:r>
      </w:del>
      <w:del w:id="5313" w:author="PR Preview" w:date="2026-01-01T00:00:00Z">
        <w:r>
          <w:delText xml:space="preserve">,</w:delText>
        </w:r>
      </w:del>
      <w:del w:id="5314" w:author="PR Preview" w:date="2026-01-01T00:00:00Z">
        <w:r>
          <w:delText xml:space="preserve"> </w:delText>
        </w:r>
      </w:del>
      <w:del w:id="5315" w:author="PR Preview" w:date="2026-01-01T00:00:00Z">
        <w:r>
          <w:delText xml:space="preserve">the free encyclopedia.”</w:delText>
        </w:r>
      </w:del>
      <w:del w:id="5316" w:author="PR Preview" w:date="2026-01-01T00:00:00Z">
        <w:r>
          <w:delText xml:space="preserve"> </w:delText>
        </w:r>
      </w:del>
      <w:del w:id="5317" w:author="PR Preview" w:date="2026-01-01T00:00:00Z">
        <w:r>
          <w:delText xml:space="preserve">2026. Available:</w:delText>
        </w:r>
      </w:del>
      <w:del w:id="5318" w:author="PR Preview" w:date="2026-01-01T00:00:00Z">
        <w:r>
          <w:delText xml:space="preserve"> </w:delText>
        </w:r>
      </w:del>
      <w:hyperlink r:id="rId178">
        <w:del w:id="5319" w:author="PR Preview" w:date="2026-01-01T00:00:00Z">
          <w:r>
            <w:rPr>
              <w:rStyle w:val="Hyperlink"/>
            </w:rPr>
            <w:delText xml:space="preserve">https://en.wikipedia.org/wiki/Probability_measure</w:delText>
          </w:r>
        </w:del>
      </w:hyperlink>
    </w:p>
    <w:p>
      <w:pPr>
        <w:pStyle w:val="Bibliography"/>
      </w:pPr>
      <w:del w:id="5320" w:author="PR Preview" w:date="2026-01-01T00:00:00Z">
        <w:r>
          <w:delText xml:space="preserve">[19]</w:delText>
        </w:r>
      </w:del>
      <w:del w:id="5321" w:author="PR Preview" w:date="2026-01-01T00:00:00Z">
        <w:r>
          <w:delText xml:space="preserve"> </w:delText>
        </w:r>
      </w:del>
      <w:del w:id="5322" w:author="PR Preview" w:date="2026-01-01T00:00:00Z">
        <w:r>
          <w:delText xml:space="preserve">	</w:delText>
        </w:r>
      </w:del>
      <w:del w:id="5323" w:author="PR Preview" w:date="2026-01-01T00:00:00Z">
        <w:r>
          <w:delText xml:space="preserve">Wikipedia contributors,</w:delText>
        </w:r>
      </w:del>
      <w:del w:id="5324" w:author="PR Preview" w:date="2026-01-01T00:00:00Z">
        <w:r>
          <w:delText xml:space="preserve"> </w:delText>
        </w:r>
      </w:del>
      <w:del w:id="5325" w:author="PR Preview" w:date="2026-01-01T00:00:00Z">
        <w:r>
          <w:delText xml:space="preserve">“Probability space —</w:delText>
        </w:r>
      </w:del>
      <w:del w:id="5326" w:author="PR Preview" w:date="2026-01-01T00:00:00Z">
        <w:r>
          <w:delText xml:space="preserve"> </w:delText>
        </w:r>
      </w:del>
      <w:del w:id="5327" w:author="PR Preview" w:date="2026-01-01T00:00:00Z">
        <w:r>
          <w:delText xml:space="preserve">Wikipedia</w:delText>
        </w:r>
      </w:del>
      <w:del w:id="5328" w:author="PR Preview" w:date="2026-01-01T00:00:00Z">
        <w:r>
          <w:delText xml:space="preserve">,</w:delText>
        </w:r>
      </w:del>
      <w:del w:id="5329" w:author="PR Preview" w:date="2026-01-01T00:00:00Z">
        <w:r>
          <w:delText xml:space="preserve"> </w:delText>
        </w:r>
      </w:del>
      <w:del w:id="5330" w:author="PR Preview" w:date="2026-01-01T00:00:00Z">
        <w:r>
          <w:delText xml:space="preserve">the free encyclopedia.”</w:delText>
        </w:r>
      </w:del>
      <w:del w:id="5331" w:author="PR Preview" w:date="2026-01-01T00:00:00Z">
        <w:r>
          <w:delText xml:space="preserve"> </w:delText>
        </w:r>
      </w:del>
      <w:del w:id="5332" w:author="PR Preview" w:date="2026-01-01T00:00:00Z">
        <w:r>
          <w:delText xml:space="preserve">2026. Available:</w:delText>
        </w:r>
      </w:del>
      <w:del w:id="5333" w:author="PR Preview" w:date="2026-01-01T00:00:00Z">
        <w:r>
          <w:delText xml:space="preserve"> </w:delText>
        </w:r>
      </w:del>
      <w:hyperlink r:id="rId180">
        <w:del w:id="5334" w:author="PR Preview" w:date="2026-01-01T00:00:00Z">
          <w:r>
            <w:rPr>
              <w:rStyle w:val="Hyperlink"/>
            </w:rPr>
            <w:delText xml:space="preserve">https://en.wikipedia.org/wiki/Probability_space</w:delText>
          </w:r>
        </w:del>
      </w:hyperlink>
    </w:p>
    <w:p>
      <w:pPr>
        <w:pStyle w:val="Bibliography"/>
      </w:pPr>
      <w:del w:id="5335" w:author="PR Preview" w:date="2026-01-01T00:00:00Z">
        <w:r>
          <w:delText xml:space="preserve">[20]</w:delText>
        </w:r>
      </w:del>
      <w:del w:id="5336" w:author="PR Preview" w:date="2026-01-01T00:00:00Z">
        <w:r>
          <w:delText xml:space="preserve"> </w:delText>
        </w:r>
      </w:del>
      <w:del w:id="5337" w:author="PR Preview" w:date="2026-01-01T00:00:00Z">
        <w:r>
          <w:delText xml:space="preserve">	</w:delText>
        </w:r>
      </w:del>
      <w:del w:id="5338" w:author="PR Preview" w:date="2026-01-01T00:00:00Z">
        <w:r>
          <w:delText xml:space="preserve">Wikipedia contributors,</w:delText>
        </w:r>
      </w:del>
      <w:del w:id="5339" w:author="PR Preview" w:date="2026-01-01T00:00:00Z">
        <w:r>
          <w:delText xml:space="preserve"> </w:delText>
        </w:r>
      </w:del>
      <w:del w:id="5340" w:author="PR Preview" w:date="2026-01-01T00:00:00Z">
        <w:r>
          <w:delText xml:space="preserve">“Sample space —</w:delText>
        </w:r>
      </w:del>
      <w:del w:id="5341" w:author="PR Preview" w:date="2026-01-01T00:00:00Z">
        <w:r>
          <w:delText xml:space="preserve"> </w:delText>
        </w:r>
      </w:del>
      <w:del w:id="5342" w:author="PR Preview" w:date="2026-01-01T00:00:00Z">
        <w:r>
          <w:delText xml:space="preserve">Wikipedia</w:delText>
        </w:r>
      </w:del>
      <w:del w:id="5343" w:author="PR Preview" w:date="2026-01-01T00:00:00Z">
        <w:r>
          <w:delText xml:space="preserve">,</w:delText>
        </w:r>
      </w:del>
      <w:del w:id="5344" w:author="PR Preview" w:date="2026-01-01T00:00:00Z">
        <w:r>
          <w:delText xml:space="preserve"> </w:delText>
        </w:r>
      </w:del>
      <w:del w:id="5345" w:author="PR Preview" w:date="2026-01-01T00:00:00Z">
        <w:r>
          <w:delText xml:space="preserve">the free encyclopedia.”</w:delText>
        </w:r>
      </w:del>
      <w:del w:id="5346" w:author="PR Preview" w:date="2026-01-01T00:00:00Z">
        <w:r>
          <w:delText xml:space="preserve"> </w:delText>
        </w:r>
      </w:del>
      <w:del w:id="5347" w:author="PR Preview" w:date="2026-01-01T00:00:00Z">
        <w:r>
          <w:delText xml:space="preserve">2026. Available:</w:delText>
        </w:r>
      </w:del>
      <w:del w:id="5348" w:author="PR Preview" w:date="2026-01-01T00:00:00Z">
        <w:r>
          <w:delText xml:space="preserve"> </w:delText>
        </w:r>
      </w:del>
      <w:hyperlink r:id="rId182">
        <w:del w:id="5349" w:author="PR Preview" w:date="2026-01-01T00:00:00Z">
          <w:r>
            <w:rPr>
              <w:rStyle w:val="Hyperlink"/>
            </w:rPr>
            <w:delText xml:space="preserve">https://en.wikipedia.org/wiki/Sample_space</w:delText>
          </w:r>
        </w:del>
      </w:hyperlink>
    </w:p>
    <w:p>
      <w:pPr>
        <w:pStyle w:val="Bibliography"/>
      </w:pPr>
      <w:del w:id="5350" w:author="PR Preview" w:date="2026-01-01T00:00:00Z">
        <w:r>
          <w:delText xml:space="preserve">[21]</w:delText>
        </w:r>
      </w:del>
      <w:del w:id="5351" w:author="PR Preview" w:date="2026-01-01T00:00:00Z">
        <w:r>
          <w:delText xml:space="preserve"> </w:delText>
        </w:r>
      </w:del>
      <w:del w:id="5352" w:author="PR Preview" w:date="2026-01-01T00:00:00Z">
        <w:r>
          <w:delText xml:space="preserve">	</w:delText>
        </w:r>
      </w:del>
      <w:del w:id="5353" w:author="PR Preview" w:date="2026-01-01T00:00:00Z">
        <w:r>
          <w:delText xml:space="preserve">Wikipedia contributors,</w:delText>
        </w:r>
      </w:del>
      <w:del w:id="5354" w:author="PR Preview" w:date="2026-01-01T00:00:00Z">
        <w:r>
          <w:delText xml:space="preserve"> </w:delText>
        </w:r>
      </w:del>
      <w:del w:id="5355" w:author="PR Preview" w:date="2026-01-01T00:00:00Z">
        <w:r>
          <w:delText xml:space="preserve">“Outcome (probability) —</w:delText>
        </w:r>
      </w:del>
      <w:del w:id="5356" w:author="PR Preview" w:date="2026-01-01T00:00:00Z">
        <w:r>
          <w:delText xml:space="preserve"> </w:delText>
        </w:r>
      </w:del>
      <w:del w:id="5357" w:author="PR Preview" w:date="2026-01-01T00:00:00Z">
        <w:r>
          <w:delText xml:space="preserve">Wikipedia</w:delText>
        </w:r>
      </w:del>
      <w:del w:id="5358" w:author="PR Preview" w:date="2026-01-01T00:00:00Z">
        <w:r>
          <w:delText xml:space="preserve">,</w:delText>
        </w:r>
      </w:del>
      <w:del w:id="5359" w:author="PR Preview" w:date="2026-01-01T00:00:00Z">
        <w:r>
          <w:delText xml:space="preserve"> </w:delText>
        </w:r>
      </w:del>
      <w:del w:id="5360" w:author="PR Preview" w:date="2026-01-01T00:00:00Z">
        <w:r>
          <w:delText xml:space="preserve">the free encyclopedia.”</w:delText>
        </w:r>
      </w:del>
      <w:del w:id="5361" w:author="PR Preview" w:date="2026-01-01T00:00:00Z">
        <w:r>
          <w:delText xml:space="preserve"> </w:delText>
        </w:r>
      </w:del>
      <w:del w:id="5362" w:author="PR Preview" w:date="2026-01-01T00:00:00Z">
        <w:r>
          <w:delText xml:space="preserve">2026. Available:</w:delText>
        </w:r>
      </w:del>
      <w:del w:id="5363" w:author="PR Preview" w:date="2026-01-01T00:00:00Z">
        <w:r>
          <w:delText xml:space="preserve"> </w:delText>
        </w:r>
      </w:del>
      <w:hyperlink r:id="rId184">
        <w:del w:id="5364" w:author="PR Preview" w:date="2026-01-01T00:00:00Z">
          <w:r>
            <w:rPr>
              <w:rStyle w:val="Hyperlink"/>
            </w:rPr>
            <w:delText xml:space="preserve">https://en.wikipedia.org/wiki/Outcome_(probability)</w:delText>
          </w:r>
        </w:del>
      </w:hyperlink>
    </w:p>
    <w:p>
      <w:pPr>
        <w:pStyle w:val="Bibliography"/>
      </w:pPr>
      <w:del w:id="5365" w:author="PR Preview" w:date="2026-01-01T00:00:00Z">
        <w:r>
          <w:delText xml:space="preserve">[22]</w:delText>
        </w:r>
      </w:del>
      <w:del w:id="5366" w:author="PR Preview" w:date="2026-01-01T00:00:00Z">
        <w:r>
          <w:delText xml:space="preserve"> </w:delText>
        </w:r>
      </w:del>
      <w:del w:id="5367" w:author="PR Preview" w:date="2026-01-01T00:00:00Z">
        <w:r>
          <w:delText xml:space="preserve">	</w:delText>
        </w:r>
      </w:del>
      <w:del w:id="5368" w:author="PR Preview" w:date="2026-01-01T00:00:00Z">
        <w:r>
          <w:delText xml:space="preserve">Wikipedia contributors,</w:delText>
        </w:r>
      </w:del>
      <w:del w:id="5369" w:author="PR Preview" w:date="2026-01-01T00:00:00Z">
        <w:r>
          <w:delText xml:space="preserve"> </w:delText>
        </w:r>
      </w:del>
      <w:del w:id="5370" w:author="PR Preview" w:date="2026-01-01T00:00:00Z">
        <w:r>
          <w:delText xml:space="preserve">“Event (probability theory) —</w:delText>
        </w:r>
      </w:del>
      <w:del w:id="5371" w:author="PR Preview" w:date="2026-01-01T00:00:00Z">
        <w:r>
          <w:delText xml:space="preserve"> </w:delText>
        </w:r>
      </w:del>
      <w:del w:id="5372" w:author="PR Preview" w:date="2026-01-01T00:00:00Z">
        <w:r>
          <w:delText xml:space="preserve">Wikipedia</w:delText>
        </w:r>
      </w:del>
      <w:del w:id="5373" w:author="PR Preview" w:date="2026-01-01T00:00:00Z">
        <w:r>
          <w:delText xml:space="preserve">,</w:delText>
        </w:r>
      </w:del>
      <w:del w:id="5374" w:author="PR Preview" w:date="2026-01-01T00:00:00Z">
        <w:r>
          <w:delText xml:space="preserve"> </w:delText>
        </w:r>
      </w:del>
      <w:del w:id="5375" w:author="PR Preview" w:date="2026-01-01T00:00:00Z">
        <w:r>
          <w:delText xml:space="preserve">the free encyclopedia.”</w:delText>
        </w:r>
      </w:del>
      <w:del w:id="5376" w:author="PR Preview" w:date="2026-01-01T00:00:00Z">
        <w:r>
          <w:delText xml:space="preserve"> </w:delText>
        </w:r>
      </w:del>
      <w:del w:id="5377" w:author="PR Preview" w:date="2026-01-01T00:00:00Z">
        <w:r>
          <w:delText xml:space="preserve">2026. Available:</w:delText>
        </w:r>
      </w:del>
      <w:del w:id="5378" w:author="PR Preview" w:date="2026-01-01T00:00:00Z">
        <w:r>
          <w:delText xml:space="preserve"> </w:delText>
        </w:r>
      </w:del>
      <w:hyperlink r:id="rId186">
        <w:del w:id="5379" w:author="PR Preview" w:date="2026-01-01T00:00:00Z">
          <w:r>
            <w:rPr>
              <w:rStyle w:val="Hyperlink"/>
            </w:rPr>
            <w:delText xml:space="preserve">https://en.wikipedia.org/wiki/Event_(probability_theory)</w:delText>
          </w:r>
        </w:del>
      </w:hyperlink>
    </w:p>
    <w:p>
      <w:pPr>
        <w:pStyle w:val="Bibliography"/>
      </w:pPr>
      <w:del w:id="5380" w:author="PR Preview" w:date="2026-01-01T00:00:00Z">
        <w:r>
          <w:delText xml:space="preserve">[23]</w:delText>
        </w:r>
      </w:del>
      <w:del w:id="5381" w:author="PR Preview" w:date="2026-01-01T00:00:00Z">
        <w:r>
          <w:delText xml:space="preserve"> </w:delText>
        </w:r>
      </w:del>
      <w:del w:id="5382" w:author="PR Preview" w:date="2026-01-01T00:00:00Z">
        <w:r>
          <w:delText xml:space="preserve">	</w:delText>
        </w:r>
      </w:del>
      <w:del w:id="5383" w:author="PR Preview" w:date="2026-01-01T00:00:00Z">
        <w:r>
          <w:delText xml:space="preserve">Wikipedia contributors,</w:delText>
        </w:r>
      </w:del>
      <w:del w:id="5384" w:author="PR Preview" w:date="2026-01-01T00:00:00Z">
        <w:r>
          <w:delText xml:space="preserve"> </w:delText>
        </w:r>
      </w:del>
      <w:del w:id="5385" w:author="PR Preview" w:date="2026-01-01T00:00:00Z">
        <w:r>
          <w:delText xml:space="preserve">“Measurable function —</w:delText>
        </w:r>
      </w:del>
      <w:del w:id="5386" w:author="PR Preview" w:date="2026-01-01T00:00:00Z">
        <w:r>
          <w:delText xml:space="preserve"> </w:delText>
        </w:r>
      </w:del>
      <w:del w:id="5387" w:author="PR Preview" w:date="2026-01-01T00:00:00Z">
        <w:r>
          <w:delText xml:space="preserve">Wikipedia</w:delText>
        </w:r>
      </w:del>
      <w:del w:id="5388" w:author="PR Preview" w:date="2026-01-01T00:00:00Z">
        <w:r>
          <w:delText xml:space="preserve">,</w:delText>
        </w:r>
      </w:del>
      <w:del w:id="5389" w:author="PR Preview" w:date="2026-01-01T00:00:00Z">
        <w:r>
          <w:delText xml:space="preserve"> </w:delText>
        </w:r>
      </w:del>
      <w:del w:id="5390" w:author="PR Preview" w:date="2026-01-01T00:00:00Z">
        <w:r>
          <w:delText xml:space="preserve">the free encyclopedia.”</w:delText>
        </w:r>
      </w:del>
      <w:del w:id="5391" w:author="PR Preview" w:date="2026-01-01T00:00:00Z">
        <w:r>
          <w:delText xml:space="preserve"> </w:delText>
        </w:r>
      </w:del>
      <w:del w:id="5392" w:author="PR Preview" w:date="2026-01-01T00:00:00Z">
        <w:r>
          <w:delText xml:space="preserve">2026. Available:</w:delText>
        </w:r>
      </w:del>
      <w:del w:id="5393" w:author="PR Preview" w:date="2026-01-01T00:00:00Z">
        <w:r>
          <w:delText xml:space="preserve"> </w:delText>
        </w:r>
      </w:del>
      <w:hyperlink r:id="rId188">
        <w:del w:id="5394" w:author="PR Preview" w:date="2026-01-01T00:00:00Z">
          <w:r>
            <w:rPr>
              <w:rStyle w:val="Hyperlink"/>
            </w:rPr>
            <w:delText xml:space="preserve">https://en.wikipedia.org/wiki/Measurable_function</w:delText>
          </w:r>
        </w:del>
      </w:hyperlink>
    </w:p>
    <w:p>
      <w:pPr>
        <w:pStyle w:val="Bibliography"/>
      </w:pPr>
      <w:del w:id="5395" w:author="PR Preview" w:date="2026-01-01T00:00:00Z">
        <w:r>
          <w:delText xml:space="preserve">[24]</w:delText>
        </w:r>
      </w:del>
      <w:del w:id="5396" w:author="PR Preview" w:date="2026-01-01T00:00:00Z">
        <w:r>
          <w:delText xml:space="preserve"> </w:delText>
        </w:r>
      </w:del>
      <w:del w:id="5397" w:author="PR Preview" w:date="2026-01-01T00:00:00Z">
        <w:r>
          <w:delText xml:space="preserve">	</w:delText>
        </w:r>
      </w:del>
      <w:del w:id="5398" w:author="PR Preview" w:date="2026-01-01T00:00:00Z">
        <w:r>
          <w:delText xml:space="preserve">Wikipedia contributors,</w:delText>
        </w:r>
      </w:del>
      <w:del w:id="5399" w:author="PR Preview" w:date="2026-01-01T00:00:00Z">
        <w:r>
          <w:delText xml:space="preserve"> </w:delText>
        </w:r>
      </w:del>
      <w:del w:id="5400" w:author="PR Preview" w:date="2026-01-01T00:00:00Z">
        <w:r>
          <w:delText xml:space="preserve">“Lebesgue integration —</w:delText>
        </w:r>
      </w:del>
      <w:del w:id="5401" w:author="PR Preview" w:date="2026-01-01T00:00:00Z">
        <w:r>
          <w:delText xml:space="preserve"> </w:delText>
        </w:r>
      </w:del>
      <w:del w:id="5402" w:author="PR Preview" w:date="2026-01-01T00:00:00Z">
        <w:r>
          <w:delText xml:space="preserve">Wikipedia</w:delText>
        </w:r>
      </w:del>
      <w:del w:id="5403" w:author="PR Preview" w:date="2026-01-01T00:00:00Z">
        <w:r>
          <w:delText xml:space="preserve">,</w:delText>
        </w:r>
      </w:del>
      <w:del w:id="5404" w:author="PR Preview" w:date="2026-01-01T00:00:00Z">
        <w:r>
          <w:delText xml:space="preserve"> </w:delText>
        </w:r>
      </w:del>
      <w:del w:id="5405" w:author="PR Preview" w:date="2026-01-01T00:00:00Z">
        <w:r>
          <w:delText xml:space="preserve">the free encyclopedia.”</w:delText>
        </w:r>
      </w:del>
      <w:del w:id="5406" w:author="PR Preview" w:date="2026-01-01T00:00:00Z">
        <w:r>
          <w:delText xml:space="preserve"> </w:delText>
        </w:r>
      </w:del>
      <w:del w:id="5407" w:author="PR Preview" w:date="2026-01-01T00:00:00Z">
        <w:r>
          <w:delText xml:space="preserve">2026. Available:</w:delText>
        </w:r>
      </w:del>
      <w:del w:id="5408" w:author="PR Preview" w:date="2026-01-01T00:00:00Z">
        <w:r>
          <w:delText xml:space="preserve"> </w:delText>
        </w:r>
      </w:del>
      <w:hyperlink r:id="rId190">
        <w:del w:id="5409" w:author="PR Preview" w:date="2026-01-01T00:00:00Z">
          <w:r>
            <w:rPr>
              <w:rStyle w:val="Hyperlink"/>
            </w:rPr>
            <w:delText xml:space="preserve">https://en.wikipedia.org/wiki/Lebesgue_integration</w:delText>
          </w:r>
        </w:del>
      </w:hyperlink>
    </w:p>
    <w:p>
      <w:pPr>
        <w:pStyle w:val="Bibliography"/>
      </w:pPr>
      <w:del w:id="5410" w:author="PR Preview" w:date="2026-01-01T00:00:00Z">
        <w:r>
          <w:delText xml:space="preserve">[25]</w:delText>
        </w:r>
      </w:del>
      <w:del w:id="5411" w:author="PR Preview" w:date="2026-01-01T00:00:00Z">
        <w:r>
          <w:delText xml:space="preserve"> </w:delText>
        </w:r>
      </w:del>
      <w:del w:id="5412" w:author="PR Preview" w:date="2026-01-01T00:00:00Z">
        <w:r>
          <w:delText xml:space="preserve">	</w:delText>
        </w:r>
      </w:del>
      <w:del w:id="5413" w:author="PR Preview" w:date="2026-01-01T00:00:00Z">
        <w:r>
          <w:delText xml:space="preserve">G. B. Folland,</w:delText>
        </w:r>
      </w:del>
      <w:del w:id="5414" w:author="PR Preview" w:date="2026-01-01T00:00:00Z">
        <w:r>
          <w:delText xml:space="preserve"> </w:delText>
        </w:r>
      </w:del>
      <w:del w:id="5415" w:author="PR Preview" w:date="2026-01-01T00:00:00Z">
        <w:r>
          <w:rPr>
            <w:i/>
            <w:iCs/>
          </w:rPr>
          <w:delText xml:space="preserve">Real analysis: Modern techniques and their applications</w:delText>
        </w:r>
      </w:del>
      <w:del w:id="5416" w:author="PR Preview" w:date="2026-01-01T00:00:00Z">
        <w:r>
          <w:delText xml:space="preserve">, 2nd ed. Wiley, 1999. Available:</w:delText>
        </w:r>
      </w:del>
      <w:del w:id="5417" w:author="PR Preview" w:date="2026-01-01T00:00:00Z">
        <w:r>
          <w:delText xml:space="preserve"> </w:delText>
        </w:r>
      </w:del>
      <w:hyperlink r:id="rId192">
        <w:del w:id="5418" w:author="PR Preview" w:date="2026-01-01T00:00:00Z">
          <w:r>
            <w:rPr>
              <w:rStyle w:val="Hyperlink"/>
            </w:rPr>
            <w:delText xml:space="preserve">https://www.wiley.com/en-us/Real+Analysis%3A+Modern+Techniques+and+Their+Applications%2C+2nd+Edition-p-9780471317166</w:delText>
          </w:r>
        </w:del>
      </w:hyperlink>
    </w:p>
    <w:p>
      <w:pPr>
        <w:pStyle w:val="Bibliography"/>
      </w:pPr>
      <w:del w:id="5419" w:author="PR Preview" w:date="2026-01-01T00:00:00Z">
        <w:r>
          <w:delText xml:space="preserve">[26]</w:delText>
        </w:r>
      </w:del>
      <w:del w:id="5420" w:author="PR Preview" w:date="2026-01-01T00:00:00Z">
        <w:r>
          <w:delText xml:space="preserve"> </w:delText>
        </w:r>
      </w:del>
      <w:del w:id="5421" w:author="PR Preview" w:date="2026-01-01T00:00:00Z">
        <w:r>
          <w:delText xml:space="preserve">	</w:delText>
        </w:r>
      </w:del>
      <w:del w:id="5422" w:author="PR Preview" w:date="2026-01-01T00:00:00Z">
        <w:r>
          <w:delText xml:space="preserve">A. Gut,</w:delText>
        </w:r>
      </w:del>
      <w:del w:id="5423" w:author="PR Preview" w:date="2026-01-01T00:00:00Z">
        <w:r>
          <w:delText xml:space="preserve"> </w:delText>
        </w:r>
      </w:del>
      <w:del w:id="5424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5425" w:author="PR Preview" w:date="2026-01-01T00:00:00Z">
        <w:r>
          <w:delText xml:space="preserve">, 2nd ed. in Springer texts in statistics. New York: Springer, 2013. doi:</w:delText>
        </w:r>
      </w:del>
      <w:del w:id="5426" w:author="PR Preview" w:date="2026-01-01T00:00:00Z">
        <w:r>
          <w:delText xml:space="preserve"> </w:delText>
        </w:r>
      </w:del>
      <w:hyperlink r:id="rId194">
        <w:del w:id="5427" w:author="PR Preview" w:date="2026-01-01T00:00:00Z">
          <w:r>
            <w:rPr>
              <w:rStyle w:val="Hyperlink"/>
            </w:rPr>
            <w:delText xml:space="preserve">10.1007/978-1-4614-4708-5</w:delText>
          </w:r>
        </w:del>
      </w:hyperlink>
      <w:del w:id="5428" w:author="PR Preview" w:date="2026-01-01T00:00:00Z">
        <w:r>
          <w:delText xml:space="preserve">.</w:delText>
        </w:r>
      </w:del>
    </w:p>
    <w:p>
      <w:pPr>
        <w:pStyle w:val="Bibliography"/>
      </w:pPr>
      <w:ins w:id="5429" w:author="PR Preview" w:date="2026-01-01T00:00:00Z">
        <w:r>
          <w:t xml:space="preserve">[4]</w:t>
        </w:r>
      </w:ins>
      <w:ins w:id="5430" w:author="PR Preview" w:date="2026-01-01T00:00:00Z">
        <w:r>
          <w:t xml:space="preserve"> </w:t>
        </w:r>
      </w:ins>
      <w:ins w:id="5431" w:author="PR Preview" w:date="2026-01-01T00:00:00Z">
        <w:r>
          <w:t xml:space="preserve">	</w:t>
        </w:r>
      </w:ins>
      <w:ins w:id="5432" w:author="PR Preview" w:date="2026-01-01T00:00:00Z">
        <w:r>
          <w:t xml:space="preserve">Wikipedia contributors,</w:t>
        </w:r>
      </w:ins>
      <w:ins w:id="5433" w:author="PR Preview" w:date="2026-01-01T00:00:00Z">
        <w:r>
          <w:t xml:space="preserve"> </w:t>
        </w:r>
      </w:ins>
      <w:ins w:id="5434" w:author="PR Preview" w:date="2026-01-01T00:00:00Z">
        <w:r>
          <w:t xml:space="preserve">“Borel set —</w:t>
        </w:r>
      </w:ins>
      <w:ins w:id="5435" w:author="PR Preview" w:date="2026-01-01T00:00:00Z">
        <w:r>
          <w:t xml:space="preserve"> </w:t>
        </w:r>
      </w:ins>
      <w:ins w:id="5436" w:author="PR Preview" w:date="2026-01-01T00:00:00Z">
        <w:r>
          <w:t xml:space="preserve">Wikipedia</w:t>
        </w:r>
      </w:ins>
      <w:ins w:id="5437" w:author="PR Preview" w:date="2026-01-01T00:00:00Z">
        <w:r>
          <w:t xml:space="preserve">,</w:t>
        </w:r>
      </w:ins>
      <w:ins w:id="5438" w:author="PR Preview" w:date="2026-01-01T00:00:00Z">
        <w:r>
          <w:t xml:space="preserve"> </w:t>
        </w:r>
      </w:ins>
      <w:ins w:id="5439" w:author="PR Preview" w:date="2026-01-01T00:00:00Z">
        <w:r>
          <w:t xml:space="preserve">the free encyclopedia.”</w:t>
        </w:r>
      </w:ins>
      <w:ins w:id="5440" w:author="PR Preview" w:date="2026-01-01T00:00:00Z">
        <w:r>
          <w:t xml:space="preserve"> </w:t>
        </w:r>
      </w:ins>
      <w:ins w:id="5441" w:author="PR Preview" w:date="2026-01-01T00:00:00Z">
        <w:r>
          <w:t xml:space="preserve">2026. Available:</w:t>
        </w:r>
      </w:ins>
      <w:ins w:id="5442" w:author="PR Preview" w:date="2026-01-01T00:00:00Z">
        <w:r>
          <w:t xml:space="preserve"> </w:t>
        </w:r>
      </w:ins>
      <w:hyperlink r:id="rId158">
        <w:ins w:id="5443" w:author="PR Preview" w:date="2026-01-01T00:00:00Z">
          <w:r>
            <w:rPr>
              <w:rStyle w:val="Hyperlink"/>
            </w:rPr>
            <w:t xml:space="preserve">https://en.wikipedia.org/wiki/Borel_set</w:t>
          </w:r>
        </w:ins>
      </w:hyperlink>
    </w:p>
    <w:bookmarkEnd w:id="159"/>
    <w:bookmarkStart w:id="161" w:name="X595f5cc34e5b9b13d87ce210d35a7329fac5761"/>
    <w:p>
      <w:pPr>
        <w:pStyle w:val="Bibliography"/>
      </w:pPr>
      <w:ins w:id="5444" w:author="PR Preview" w:date="2026-01-01T00:00:00Z">
        <w:r>
          <w:t xml:space="preserve">[5]</w:t>
        </w:r>
      </w:ins>
      <w:ins w:id="5445" w:author="PR Preview" w:date="2026-01-01T00:00:00Z">
        <w:r>
          <w:t xml:space="preserve"> </w:t>
        </w:r>
      </w:ins>
      <w:ins w:id="5446" w:author="PR Preview" w:date="2026-01-01T00:00:00Z">
        <w:r>
          <w:t xml:space="preserve">	</w:t>
        </w:r>
      </w:ins>
      <w:ins w:id="5447" w:author="PR Preview" w:date="2026-01-01T00:00:00Z">
        <w:r>
          <w:t xml:space="preserve">Wikipedia contributors,</w:t>
        </w:r>
      </w:ins>
      <w:ins w:id="5448" w:author="PR Preview" w:date="2026-01-01T00:00:00Z">
        <w:r>
          <w:t xml:space="preserve"> </w:t>
        </w:r>
      </w:ins>
      <w:ins w:id="5449" w:author="PR Preview" w:date="2026-01-01T00:00:00Z">
        <w:r>
          <w:t xml:space="preserve">“Sigma-additive set function —</w:t>
        </w:r>
      </w:ins>
      <w:ins w:id="5450" w:author="PR Preview" w:date="2026-01-01T00:00:00Z">
        <w:r>
          <w:t xml:space="preserve"> </w:t>
        </w:r>
      </w:ins>
      <w:ins w:id="5451" w:author="PR Preview" w:date="2026-01-01T00:00:00Z">
        <w:r>
          <w:t xml:space="preserve">Wikipedia</w:t>
        </w:r>
      </w:ins>
      <w:ins w:id="5452" w:author="PR Preview" w:date="2026-01-01T00:00:00Z">
        <w:r>
          <w:t xml:space="preserve">,</w:t>
        </w:r>
      </w:ins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the free encyclopedia.”</w:t>
        </w:r>
      </w:ins>
      <w:ins w:id="5455" w:author="PR Preview" w:date="2026-01-01T00:00:00Z">
        <w:r>
          <w:t xml:space="preserve"> </w:t>
        </w:r>
      </w:ins>
      <w:ins w:id="5456" w:author="PR Preview" w:date="2026-01-01T00:00:00Z">
        <w:r>
          <w:t xml:space="preserve">2026. Available:</w:t>
        </w:r>
      </w:ins>
      <w:ins w:id="5457" w:author="PR Preview" w:date="2026-01-01T00:00:00Z">
        <w:r>
          <w:t xml:space="preserve"> </w:t>
        </w:r>
      </w:ins>
      <w:hyperlink r:id="rId160">
        <w:ins w:id="5458" w:author="PR Preview" w:date="2026-01-01T00:00:00Z">
          <w:r>
            <w:rPr>
              <w:rStyle w:val="Hyperlink"/>
            </w:rPr>
            <w:t xml:space="preserve">https://en.wikipedia.org/wiki/Sigma-additive_set_function</w:t>
          </w:r>
        </w:ins>
      </w:hyperlink>
    </w:p>
    <w:bookmarkEnd w:id="161"/>
    <w:bookmarkStart w:id="163" w:name="ref-wikipedia_measure_mathematics"/>
    <w:p>
      <w:pPr>
        <w:pStyle w:val="Bibliography"/>
      </w:pPr>
      <w:ins w:id="5459" w:author="PR Preview" w:date="2026-01-01T00:00:00Z">
        <w:r>
          <w:t xml:space="preserve">[6]</w:t>
        </w:r>
      </w:ins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	</w:t>
        </w:r>
      </w:ins>
      <w:ins w:id="5462" w:author="PR Preview" w:date="2026-01-01T00:00:00Z">
        <w:r>
          <w:t xml:space="preserve">Wikipedia contributors,</w:t>
        </w:r>
      </w:ins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“Measure (mathematics) —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Wikipedia</w:t>
        </w:r>
      </w:ins>
      <w:ins w:id="5467" w:author="PR Preview" w:date="2026-01-01T00:00:00Z">
        <w:r>
          <w:t xml:space="preserve">,</w:t>
        </w:r>
      </w:ins>
      <w:ins w:id="5468" w:author="PR Preview" w:date="2026-01-01T00:00:00Z">
        <w:r>
          <w:t xml:space="preserve"> </w:t>
        </w:r>
      </w:ins>
      <w:ins w:id="5469" w:author="PR Preview" w:date="2026-01-01T00:00:00Z">
        <w:r>
          <w:t xml:space="preserve">the free encyclopedia.”</w:t>
        </w:r>
      </w:ins>
      <w:ins w:id="5470" w:author="PR Preview" w:date="2026-01-01T00:00:00Z">
        <w:r>
          <w:t xml:space="preserve"> </w:t>
        </w:r>
      </w:ins>
      <w:ins w:id="5471" w:author="PR Preview" w:date="2026-01-01T00:00:00Z">
        <w:r>
          <w:t xml:space="preserve">2026. Available:</w:t>
        </w:r>
      </w:ins>
      <w:ins w:id="5472" w:author="PR Preview" w:date="2026-01-01T00:00:00Z">
        <w:r>
          <w:t xml:space="preserve"> </w:t>
        </w:r>
      </w:ins>
      <w:hyperlink r:id="rId162">
        <w:ins w:id="5473" w:author="PR Preview" w:date="2026-01-01T00:00:00Z">
          <w:r>
            <w:rPr>
              <w:rStyle w:val="Hyperlink"/>
            </w:rPr>
            <w:t xml:space="preserve">https://en.wikipedia.org/wiki/Measure_(mathematics)</w:t>
          </w:r>
        </w:ins>
      </w:hyperlink>
    </w:p>
    <w:bookmarkEnd w:id="163"/>
    <w:bookmarkStart w:id="165" w:name="ref-wikipedia_counting_measure"/>
    <w:p>
      <w:pPr>
        <w:pStyle w:val="Bibliography"/>
      </w:pPr>
      <w:ins w:id="5474" w:author="PR Preview" w:date="2026-01-01T00:00:00Z">
        <w:r>
          <w:t xml:space="preserve">[7]</w:t>
        </w:r>
      </w:ins>
      <w:ins w:id="5475" w:author="PR Preview" w:date="2026-01-01T00:00:00Z">
        <w:r>
          <w:t xml:space="preserve"> </w:t>
        </w:r>
      </w:ins>
      <w:ins w:id="5476" w:author="PR Preview" w:date="2026-01-01T00:00:00Z">
        <w:r>
          <w:t xml:space="preserve">	</w:t>
        </w:r>
      </w:ins>
      <w:ins w:id="5477" w:author="PR Preview" w:date="2026-01-01T00:00:00Z">
        <w:r>
          <w:t xml:space="preserve">Wikipedia contributors,</w:t>
        </w:r>
      </w:ins>
      <w:ins w:id="5478" w:author="PR Preview" w:date="2026-01-01T00:00:00Z">
        <w:r>
          <w:t xml:space="preserve"> </w:t>
        </w:r>
      </w:ins>
      <w:ins w:id="5479" w:author="PR Preview" w:date="2026-01-01T00:00:00Z">
        <w:r>
          <w:t xml:space="preserve">“Counting measure —</w:t>
        </w:r>
      </w:ins>
      <w:ins w:id="5480" w:author="PR Preview" w:date="2026-01-01T00:00:00Z">
        <w:r>
          <w:t xml:space="preserve"> </w:t>
        </w:r>
      </w:ins>
      <w:ins w:id="5481" w:author="PR Preview" w:date="2026-01-01T00:00:00Z">
        <w:r>
          <w:t xml:space="preserve">Wikipedia</w:t>
        </w:r>
      </w:ins>
      <w:ins w:id="5482" w:author="PR Preview" w:date="2026-01-01T00:00:00Z">
        <w:r>
          <w:t xml:space="preserve">,</w:t>
        </w:r>
      </w:ins>
      <w:ins w:id="5483" w:author="PR Preview" w:date="2026-01-01T00:00:00Z">
        <w:r>
          <w:t xml:space="preserve"> </w:t>
        </w:r>
      </w:ins>
      <w:ins w:id="5484" w:author="PR Preview" w:date="2026-01-01T00:00:00Z">
        <w:r>
          <w:t xml:space="preserve">the free encyclopedia.”</w:t>
        </w:r>
      </w:ins>
      <w:ins w:id="5485" w:author="PR Preview" w:date="2026-01-01T00:00:00Z">
        <w:r>
          <w:t xml:space="preserve"> </w:t>
        </w:r>
      </w:ins>
      <w:ins w:id="5486" w:author="PR Preview" w:date="2026-01-01T00:00:00Z">
        <w:r>
          <w:t xml:space="preserve">2026. Available:</w:t>
        </w:r>
      </w:ins>
      <w:ins w:id="5487" w:author="PR Preview" w:date="2026-01-01T00:00:00Z">
        <w:r>
          <w:t xml:space="preserve"> </w:t>
        </w:r>
      </w:ins>
      <w:hyperlink r:id="rId164">
        <w:ins w:id="5488" w:author="PR Preview" w:date="2026-01-01T00:00:00Z">
          <w:r>
            <w:rPr>
              <w:rStyle w:val="Hyperlink"/>
            </w:rPr>
            <w:t xml:space="preserve">https://en.wikipedia.org/wiki/Counting_measure</w:t>
          </w:r>
        </w:ins>
      </w:hyperlink>
    </w:p>
    <w:bookmarkEnd w:id="165"/>
    <w:bookmarkStart w:id="167" w:name="ref-wikipedia_measurable_space"/>
    <w:p>
      <w:pPr>
        <w:pStyle w:val="Bibliography"/>
      </w:pPr>
      <w:ins w:id="5489" w:author="PR Preview" w:date="2026-01-01T00:00:00Z">
        <w:r>
          <w:t xml:space="preserve">[8]</w:t>
        </w:r>
      </w:ins>
      <w:ins w:id="5490" w:author="PR Preview" w:date="2026-01-01T00:00:00Z">
        <w:r>
          <w:t xml:space="preserve"> </w:t>
        </w:r>
      </w:ins>
      <w:ins w:id="5491" w:author="PR Preview" w:date="2026-01-01T00:00:00Z">
        <w:r>
          <w:t xml:space="preserve">	</w:t>
        </w:r>
      </w:ins>
      <w:ins w:id="5492" w:author="PR Preview" w:date="2026-01-01T00:00:00Z">
        <w:r>
          <w:t xml:space="preserve">Wikipedia contributors,</w:t>
        </w:r>
      </w:ins>
      <w:ins w:id="5493" w:author="PR Preview" w:date="2026-01-01T00:00:00Z">
        <w:r>
          <w:t xml:space="preserve"> </w:t>
        </w:r>
      </w:ins>
      <w:ins w:id="5494" w:author="PR Preview" w:date="2026-01-01T00:00:00Z">
        <w:r>
          <w:t xml:space="preserve">“Measurable space —</w:t>
        </w:r>
      </w:ins>
      <w:ins w:id="5495" w:author="PR Preview" w:date="2026-01-01T00:00:00Z">
        <w:r>
          <w:t xml:space="preserve"> </w:t>
        </w:r>
      </w:ins>
      <w:ins w:id="5496" w:author="PR Preview" w:date="2026-01-01T00:00:00Z">
        <w:r>
          <w:t xml:space="preserve">Wikipedia</w:t>
        </w:r>
      </w:ins>
      <w:ins w:id="5497" w:author="PR Preview" w:date="2026-01-01T00:00:00Z">
        <w:r>
          <w:t xml:space="preserve">,</w:t>
        </w:r>
      </w:ins>
      <w:ins w:id="5498" w:author="PR Preview" w:date="2026-01-01T00:00:00Z">
        <w:r>
          <w:t xml:space="preserve"> </w:t>
        </w:r>
      </w:ins>
      <w:ins w:id="5499" w:author="PR Preview" w:date="2026-01-01T00:00:00Z">
        <w:r>
          <w:t xml:space="preserve">the free encyclopedia.”</w:t>
        </w:r>
      </w:ins>
      <w:ins w:id="5500" w:author="PR Preview" w:date="2026-01-01T00:00:00Z">
        <w:r>
          <w:t xml:space="preserve"> </w:t>
        </w:r>
      </w:ins>
      <w:ins w:id="5501" w:author="PR Preview" w:date="2026-01-01T00:00:00Z">
        <w:r>
          <w:t xml:space="preserve">2026. Available:</w:t>
        </w:r>
      </w:ins>
      <w:ins w:id="5502" w:author="PR Preview" w:date="2026-01-01T00:00:00Z">
        <w:r>
          <w:t xml:space="preserve"> </w:t>
        </w:r>
      </w:ins>
      <w:hyperlink r:id="rId166">
        <w:ins w:id="5503" w:author="PR Preview" w:date="2026-01-01T00:00:00Z">
          <w:r>
            <w:rPr>
              <w:rStyle w:val="Hyperlink"/>
            </w:rPr>
            <w:t xml:space="preserve">https://en.wikipedia.org/wiki/Measurable_space</w:t>
          </w:r>
        </w:ins>
      </w:hyperlink>
    </w:p>
    <w:bookmarkEnd w:id="167"/>
    <w:bookmarkStart w:id="169" w:name="ref-wikipedia_lebesgue_measure"/>
    <w:p>
      <w:pPr>
        <w:pStyle w:val="Bibliography"/>
      </w:pPr>
      <w:ins w:id="5504" w:author="PR Preview" w:date="2026-01-01T00:00:00Z">
        <w:r>
          <w:t xml:space="preserve">[9]</w:t>
        </w:r>
      </w:ins>
      <w:ins w:id="5505" w:author="PR Preview" w:date="2026-01-01T00:00:00Z">
        <w:r>
          <w:t xml:space="preserve"> </w:t>
        </w:r>
      </w:ins>
      <w:ins w:id="5506" w:author="PR Preview" w:date="2026-01-01T00:00:00Z">
        <w:r>
          <w:t xml:space="preserve">	</w:t>
        </w:r>
      </w:ins>
      <w:ins w:id="5507" w:author="PR Preview" w:date="2026-01-01T00:00:00Z">
        <w:r>
          <w:t xml:space="preserve">Wikipedia contributors,</w:t>
        </w:r>
      </w:ins>
      <w:ins w:id="5508" w:author="PR Preview" w:date="2026-01-01T00:00:00Z">
        <w:r>
          <w:t xml:space="preserve"> </w:t>
        </w:r>
      </w:ins>
      <w:ins w:id="5509" w:author="PR Preview" w:date="2026-01-01T00:00:00Z">
        <w:r>
          <w:t xml:space="preserve">“Lebesgue measure —</w:t>
        </w:r>
      </w:ins>
      <w:ins w:id="5510" w:author="PR Preview" w:date="2026-01-01T00:00:00Z">
        <w:r>
          <w:t xml:space="preserve"> </w:t>
        </w:r>
      </w:ins>
      <w:ins w:id="5511" w:author="PR Preview" w:date="2026-01-01T00:00:00Z">
        <w:r>
          <w:t xml:space="preserve">Wikipedia</w:t>
        </w:r>
      </w:ins>
      <w:ins w:id="5512" w:author="PR Preview" w:date="2026-01-01T00:00:00Z">
        <w:r>
          <w:t xml:space="preserve">,</w:t>
        </w:r>
      </w:ins>
      <w:ins w:id="5513" w:author="PR Preview" w:date="2026-01-01T00:00:00Z">
        <w:r>
          <w:t xml:space="preserve"> </w:t>
        </w:r>
      </w:ins>
      <w:ins w:id="5514" w:author="PR Preview" w:date="2026-01-01T00:00:00Z">
        <w:r>
          <w:t xml:space="preserve">the free encyclopedia.”</w:t>
        </w:r>
      </w:ins>
      <w:ins w:id="5515" w:author="PR Preview" w:date="2026-01-01T00:00:00Z">
        <w:r>
          <w:t xml:space="preserve"> </w:t>
        </w:r>
      </w:ins>
      <w:ins w:id="5516" w:author="PR Preview" w:date="2026-01-01T00:00:00Z">
        <w:r>
          <w:t xml:space="preserve">2026. Available:</w:t>
        </w:r>
      </w:ins>
      <w:ins w:id="5517" w:author="PR Preview" w:date="2026-01-01T00:00:00Z">
        <w:r>
          <w:t xml:space="preserve"> </w:t>
        </w:r>
      </w:ins>
      <w:hyperlink r:id="rId168">
        <w:ins w:id="5518" w:author="PR Preview" w:date="2026-01-01T00:00:00Z">
          <w:r>
            <w:rPr>
              <w:rStyle w:val="Hyperlink"/>
            </w:rPr>
            <w:t xml:space="preserve">https://en.wikipedia.org/wiki/Lebesgue_measure</w:t>
          </w:r>
        </w:ins>
      </w:hyperlink>
    </w:p>
    <w:bookmarkEnd w:id="169"/>
    <w:bookmarkStart w:id="171" w:name="ref-wikipedia_null_set"/>
    <w:p>
      <w:pPr>
        <w:pStyle w:val="Bibliography"/>
      </w:pPr>
      <w:ins w:id="5519" w:author="PR Preview" w:date="2026-01-01T00:00:00Z">
        <w:r>
          <w:t xml:space="preserve">[10]</w:t>
        </w:r>
      </w:ins>
      <w:ins w:id="5520" w:author="PR Preview" w:date="2026-01-01T00:00:00Z">
        <w:r>
          <w:t xml:space="preserve"> </w:t>
        </w:r>
      </w:ins>
      <w:ins w:id="5521" w:author="PR Preview" w:date="2026-01-01T00:00:00Z">
        <w:r>
          <w:t xml:space="preserve">	</w:t>
        </w:r>
      </w:ins>
      <w:ins w:id="5522" w:author="PR Preview" w:date="2026-01-01T00:00:00Z">
        <w:r>
          <w:t xml:space="preserve">Wikipedia contributors,</w:t>
        </w:r>
      </w:ins>
      <w:ins w:id="5523" w:author="PR Preview" w:date="2026-01-01T00:00:00Z">
        <w:r>
          <w:t xml:space="preserve"> </w:t>
        </w:r>
      </w:ins>
      <w:ins w:id="5524" w:author="PR Preview" w:date="2026-01-01T00:00:00Z">
        <w:r>
          <w:t xml:space="preserve">“Null set —</w:t>
        </w:r>
      </w:ins>
      <w:ins w:id="5525" w:author="PR Preview" w:date="2026-01-01T00:00:00Z">
        <w:r>
          <w:t xml:space="preserve"> </w:t>
        </w:r>
      </w:ins>
      <w:ins w:id="5526" w:author="PR Preview" w:date="2026-01-01T00:00:00Z">
        <w:r>
          <w:t xml:space="preserve">Wikipedia</w:t>
        </w:r>
      </w:ins>
      <w:ins w:id="5527" w:author="PR Preview" w:date="2026-01-01T00:00:00Z">
        <w:r>
          <w:t xml:space="preserve">,</w:t>
        </w:r>
      </w:ins>
      <w:ins w:id="5528" w:author="PR Preview" w:date="2026-01-01T00:00:00Z">
        <w:r>
          <w:t xml:space="preserve"> </w:t>
        </w:r>
      </w:ins>
      <w:ins w:id="5529" w:author="PR Preview" w:date="2026-01-01T00:00:00Z">
        <w:r>
          <w:t xml:space="preserve">the free encyclopedia.”</w:t>
        </w:r>
      </w:ins>
      <w:ins w:id="5530" w:author="PR Preview" w:date="2026-01-01T00:00:00Z">
        <w:r>
          <w:t xml:space="preserve"> </w:t>
        </w:r>
      </w:ins>
      <w:ins w:id="5531" w:author="PR Preview" w:date="2026-01-01T00:00:00Z">
        <w:r>
          <w:t xml:space="preserve">2026. Available:</w:t>
        </w:r>
      </w:ins>
      <w:ins w:id="5532" w:author="PR Preview" w:date="2026-01-01T00:00:00Z">
        <w:r>
          <w:t xml:space="preserve"> </w:t>
        </w:r>
      </w:ins>
      <w:hyperlink r:id="rId170">
        <w:ins w:id="5533" w:author="PR Preview" w:date="2026-01-01T00:00:00Z">
          <w:r>
            <w:rPr>
              <w:rStyle w:val="Hyperlink"/>
            </w:rPr>
            <w:t xml:space="preserve">https://en.wikipedia.org/wiki/Null_set</w:t>
          </w:r>
        </w:ins>
      </w:hyperlink>
    </w:p>
    <w:bookmarkEnd w:id="171"/>
    <w:bookmarkStart w:id="173" w:name="ref-wikipedia_almost_everywhere"/>
    <w:p>
      <w:pPr>
        <w:pStyle w:val="Bibliography"/>
      </w:pPr>
      <w:ins w:id="5534" w:author="PR Preview" w:date="2026-01-01T00:00:00Z">
        <w:r>
          <w:t xml:space="preserve">[11]</w:t>
        </w:r>
      </w:ins>
      <w:ins w:id="5535" w:author="PR Preview" w:date="2026-01-01T00:00:00Z">
        <w:r>
          <w:t xml:space="preserve"> </w:t>
        </w:r>
      </w:ins>
      <w:ins w:id="5536" w:author="PR Preview" w:date="2026-01-01T00:00:00Z">
        <w:r>
          <w:t xml:space="preserve">	</w:t>
        </w:r>
      </w:ins>
      <w:ins w:id="5537" w:author="PR Preview" w:date="2026-01-01T00:00:00Z">
        <w:r>
          <w:t xml:space="preserve">Wikipedia contributors,</w:t>
        </w:r>
      </w:ins>
      <w:ins w:id="5538" w:author="PR Preview" w:date="2026-01-01T00:00:00Z">
        <w:r>
          <w:t xml:space="preserve"> </w:t>
        </w:r>
      </w:ins>
      <w:ins w:id="5539" w:author="PR Preview" w:date="2026-01-01T00:00:00Z">
        <w:r>
          <w:t xml:space="preserve">“Almost everywhere —</w:t>
        </w:r>
      </w:ins>
      <w:ins w:id="5540" w:author="PR Preview" w:date="2026-01-01T00:00:00Z">
        <w:r>
          <w:t xml:space="preserve"> </w:t>
        </w:r>
      </w:ins>
      <w:ins w:id="5541" w:author="PR Preview" w:date="2026-01-01T00:00:00Z">
        <w:r>
          <w:t xml:space="preserve">Wikipedia</w:t>
        </w:r>
      </w:ins>
      <w:ins w:id="5542" w:author="PR Preview" w:date="2026-01-01T00:00:00Z">
        <w:r>
          <w:t xml:space="preserve">,</w:t>
        </w:r>
      </w:ins>
      <w:ins w:id="5543" w:author="PR Preview" w:date="2026-01-01T00:00:00Z">
        <w:r>
          <w:t xml:space="preserve"> </w:t>
        </w:r>
      </w:ins>
      <w:ins w:id="5544" w:author="PR Preview" w:date="2026-01-01T00:00:00Z">
        <w:r>
          <w:t xml:space="preserve">the free encyclopedia.”</w:t>
        </w:r>
      </w:ins>
      <w:ins w:id="5545" w:author="PR Preview" w:date="2026-01-01T00:00:00Z">
        <w:r>
          <w:t xml:space="preserve"> </w:t>
        </w:r>
      </w:ins>
      <w:ins w:id="5546" w:author="PR Preview" w:date="2026-01-01T00:00:00Z">
        <w:r>
          <w:t xml:space="preserve">2026. Available:</w:t>
        </w:r>
      </w:ins>
      <w:ins w:id="5547" w:author="PR Preview" w:date="2026-01-01T00:00:00Z">
        <w:r>
          <w:t xml:space="preserve"> </w:t>
        </w:r>
      </w:ins>
      <w:hyperlink r:id="rId172">
        <w:ins w:id="5548" w:author="PR Preview" w:date="2026-01-01T00:00:00Z">
          <w:r>
            <w:rPr>
              <w:rStyle w:val="Hyperlink"/>
            </w:rPr>
            <w:t xml:space="preserve">https://en.wikipedia.org/wiki/Almost_everywhere</w:t>
          </w:r>
        </w:ins>
      </w:hyperlink>
    </w:p>
    <w:bookmarkEnd w:id="173"/>
    <w:bookmarkStart w:id="175" w:name="ref-wikipedia_finite_measure"/>
    <w:p>
      <w:pPr>
        <w:pStyle w:val="Bibliography"/>
      </w:pPr>
      <w:ins w:id="5549" w:author="PR Preview" w:date="2026-01-01T00:00:00Z">
        <w:r>
          <w:t xml:space="preserve">[12]</w:t>
        </w:r>
      </w:ins>
      <w:ins w:id="5550" w:author="PR Preview" w:date="2026-01-01T00:00:00Z">
        <w:r>
          <w:t xml:space="preserve"> </w:t>
        </w:r>
      </w:ins>
      <w:ins w:id="5551" w:author="PR Preview" w:date="2026-01-01T00:00:00Z">
        <w:r>
          <w:t xml:space="preserve">	</w:t>
        </w:r>
      </w:ins>
      <w:ins w:id="5552" w:author="PR Preview" w:date="2026-01-01T00:00:00Z">
        <w:r>
          <w:t xml:space="preserve">Wikipedia contributors,</w:t>
        </w:r>
      </w:ins>
      <w:ins w:id="5553" w:author="PR Preview" w:date="2026-01-01T00:00:00Z">
        <w:r>
          <w:t xml:space="preserve"> </w:t>
        </w:r>
      </w:ins>
      <w:ins w:id="5554" w:author="PR Preview" w:date="2026-01-01T00:00:00Z">
        <w:r>
          <w:t xml:space="preserve">“Finite measure —</w:t>
        </w:r>
      </w:ins>
      <w:ins w:id="5555" w:author="PR Preview" w:date="2026-01-01T00:00:00Z">
        <w:r>
          <w:t xml:space="preserve"> </w:t>
        </w:r>
      </w:ins>
      <w:ins w:id="5556" w:author="PR Preview" w:date="2026-01-01T00:00:00Z">
        <w:r>
          <w:t xml:space="preserve">Wikipedia</w:t>
        </w:r>
      </w:ins>
      <w:ins w:id="5557" w:author="PR Preview" w:date="2026-01-01T00:00:00Z">
        <w:r>
          <w:t xml:space="preserve">,</w:t>
        </w:r>
      </w:ins>
      <w:ins w:id="5558" w:author="PR Preview" w:date="2026-01-01T00:00:00Z">
        <w:r>
          <w:t xml:space="preserve"> </w:t>
        </w:r>
      </w:ins>
      <w:ins w:id="5559" w:author="PR Preview" w:date="2026-01-01T00:00:00Z">
        <w:r>
          <w:t xml:space="preserve">the free encyclopedia.”</w:t>
        </w:r>
      </w:ins>
      <w:ins w:id="5560" w:author="PR Preview" w:date="2026-01-01T00:00:00Z">
        <w:r>
          <w:t xml:space="preserve"> </w:t>
        </w:r>
      </w:ins>
      <w:ins w:id="5561" w:author="PR Preview" w:date="2026-01-01T00:00:00Z">
        <w:r>
          <w:t xml:space="preserve">2026. Available:</w:t>
        </w:r>
      </w:ins>
      <w:ins w:id="5562" w:author="PR Preview" w:date="2026-01-01T00:00:00Z">
        <w:r>
          <w:t xml:space="preserve"> </w:t>
        </w:r>
      </w:ins>
      <w:hyperlink r:id="rId174">
        <w:ins w:id="5563" w:author="PR Preview" w:date="2026-01-01T00:00:00Z">
          <w:r>
            <w:rPr>
              <w:rStyle w:val="Hyperlink"/>
            </w:rPr>
            <w:t xml:space="preserve">https://en.wikipedia.org/wiki/Finite_measure</w:t>
          </w:r>
        </w:ins>
      </w:hyperlink>
    </w:p>
    <w:bookmarkEnd w:id="175"/>
    <w:bookmarkStart w:id="177" w:name="ref-wikipedia_sigma_finite_measure"/>
    <w:p>
      <w:pPr>
        <w:pStyle w:val="Bibliography"/>
      </w:pPr>
      <w:ins w:id="5564" w:author="PR Preview" w:date="2026-01-01T00:00:00Z">
        <w:r>
          <w:t xml:space="preserve">[13]</w:t>
        </w:r>
      </w:ins>
      <w:ins w:id="5565" w:author="PR Preview" w:date="2026-01-01T00:00:00Z">
        <w:r>
          <w:t xml:space="preserve"> </w:t>
        </w:r>
      </w:ins>
      <w:ins w:id="5566" w:author="PR Preview" w:date="2026-01-01T00:00:00Z">
        <w:r>
          <w:t xml:space="preserve">	</w:t>
        </w:r>
      </w:ins>
      <w:ins w:id="5567" w:author="PR Preview" w:date="2026-01-01T00:00:00Z">
        <w:r>
          <w:t xml:space="preserve">Wikipedia contributors,</w:t>
        </w:r>
      </w:ins>
      <w:ins w:id="5568" w:author="PR Preview" w:date="2026-01-01T00:00:00Z">
        <w:r>
          <w:t xml:space="preserve"> </w:t>
        </w:r>
      </w:ins>
      <w:ins w:id="5569" w:author="PR Preview" w:date="2026-01-01T00:00:00Z">
        <w:r>
          <w:t xml:space="preserve">“Sigma-finite measure —</w:t>
        </w:r>
      </w:ins>
      <w:ins w:id="5570" w:author="PR Preview" w:date="2026-01-01T00:00:00Z">
        <w:r>
          <w:t xml:space="preserve"> </w:t>
        </w:r>
      </w:ins>
      <w:ins w:id="5571" w:author="PR Preview" w:date="2026-01-01T00:00:00Z">
        <w:r>
          <w:t xml:space="preserve">Wikipedia</w:t>
        </w:r>
      </w:ins>
      <w:ins w:id="5572" w:author="PR Preview" w:date="2026-01-01T00:00:00Z">
        <w:r>
          <w:t xml:space="preserve">,</w:t>
        </w:r>
      </w:ins>
      <w:ins w:id="5573" w:author="PR Preview" w:date="2026-01-01T00:00:00Z">
        <w:r>
          <w:t xml:space="preserve"> </w:t>
        </w:r>
      </w:ins>
      <w:ins w:id="5574" w:author="PR Preview" w:date="2026-01-01T00:00:00Z">
        <w:r>
          <w:t xml:space="preserve">the free encyclopedia.”</w:t>
        </w:r>
      </w:ins>
      <w:ins w:id="5575" w:author="PR Preview" w:date="2026-01-01T00:00:00Z">
        <w:r>
          <w:t xml:space="preserve"> </w:t>
        </w:r>
      </w:ins>
      <w:ins w:id="5576" w:author="PR Preview" w:date="2026-01-01T00:00:00Z">
        <w:r>
          <w:t xml:space="preserve">2026. Available:</w:t>
        </w:r>
      </w:ins>
      <w:ins w:id="5577" w:author="PR Preview" w:date="2026-01-01T00:00:00Z">
        <w:r>
          <w:t xml:space="preserve"> </w:t>
        </w:r>
      </w:ins>
      <w:hyperlink r:id="rId176">
        <w:ins w:id="5578" w:author="PR Preview" w:date="2026-01-01T00:00:00Z">
          <w:r>
            <w:rPr>
              <w:rStyle w:val="Hyperlink"/>
            </w:rPr>
            <w:t xml:space="preserve">https://en.wikipedia.org/wiki/Sigma-finite_measure</w:t>
          </w:r>
        </w:ins>
      </w:hyperlink>
    </w:p>
    <w:bookmarkEnd w:id="177"/>
    <w:bookmarkStart w:id="179" w:name="ref-wikipedia_probability_measure"/>
    <w:p>
      <w:pPr>
        <w:pStyle w:val="Bibliography"/>
      </w:pPr>
      <w:ins w:id="5579" w:author="PR Preview" w:date="2026-01-01T00:00:00Z">
        <w:r>
          <w:t xml:space="preserve">[14]</w:t>
        </w:r>
      </w:ins>
      <w:ins w:id="5580" w:author="PR Preview" w:date="2026-01-01T00:00:00Z">
        <w:r>
          <w:t xml:space="preserve"> </w:t>
        </w:r>
      </w:ins>
      <w:ins w:id="5581" w:author="PR Preview" w:date="2026-01-01T00:00:00Z">
        <w:r>
          <w:t xml:space="preserve">	</w:t>
        </w:r>
      </w:ins>
      <w:ins w:id="5582" w:author="PR Preview" w:date="2026-01-01T00:00:00Z">
        <w:r>
          <w:t xml:space="preserve">Wikipedia contributors,</w:t>
        </w:r>
      </w:ins>
      <w:ins w:id="5583" w:author="PR Preview" w:date="2026-01-01T00:00:00Z">
        <w:r>
          <w:t xml:space="preserve"> </w:t>
        </w:r>
      </w:ins>
      <w:ins w:id="5584" w:author="PR Preview" w:date="2026-01-01T00:00:00Z">
        <w:r>
          <w:t xml:space="preserve">“Probability measure —</w:t>
        </w:r>
      </w:ins>
      <w:ins w:id="5585" w:author="PR Preview" w:date="2026-01-01T00:00:00Z">
        <w:r>
          <w:t xml:space="preserve"> </w:t>
        </w:r>
      </w:ins>
      <w:ins w:id="5586" w:author="PR Preview" w:date="2026-01-01T00:00:00Z">
        <w:r>
          <w:t xml:space="preserve">Wikipedia</w:t>
        </w:r>
      </w:ins>
      <w:ins w:id="5587" w:author="PR Preview" w:date="2026-01-01T00:00:00Z">
        <w:r>
          <w:t xml:space="preserve">,</w:t>
        </w:r>
      </w:ins>
      <w:ins w:id="5588" w:author="PR Preview" w:date="2026-01-01T00:00:00Z">
        <w:r>
          <w:t xml:space="preserve"> </w:t>
        </w:r>
      </w:ins>
      <w:ins w:id="5589" w:author="PR Preview" w:date="2026-01-01T00:00:00Z">
        <w:r>
          <w:t xml:space="preserve">the free encyclopedia.”</w:t>
        </w:r>
      </w:ins>
      <w:ins w:id="5590" w:author="PR Preview" w:date="2026-01-01T00:00:00Z">
        <w:r>
          <w:t xml:space="preserve"> </w:t>
        </w:r>
      </w:ins>
      <w:ins w:id="5591" w:author="PR Preview" w:date="2026-01-01T00:00:00Z">
        <w:r>
          <w:t xml:space="preserve">2026. Available:</w:t>
        </w:r>
      </w:ins>
      <w:ins w:id="5592" w:author="PR Preview" w:date="2026-01-01T00:00:00Z">
        <w:r>
          <w:t xml:space="preserve"> </w:t>
        </w:r>
      </w:ins>
      <w:hyperlink r:id="rId178">
        <w:ins w:id="5593" w:author="PR Preview" w:date="2026-01-01T00:00:00Z">
          <w:r>
            <w:rPr>
              <w:rStyle w:val="Hyperlink"/>
            </w:rPr>
            <w:t xml:space="preserve">https://en.wikipedia.org/wiki/Probability_measure</w:t>
          </w:r>
        </w:ins>
      </w:hyperlink>
    </w:p>
    <w:bookmarkEnd w:id="179"/>
    <w:bookmarkStart w:id="181" w:name="ref-wikipedia_probability_space"/>
    <w:p>
      <w:pPr>
        <w:pStyle w:val="Bibliography"/>
      </w:pPr>
      <w:ins w:id="5594" w:author="PR Preview" w:date="2026-01-01T00:00:00Z">
        <w:r>
          <w:t xml:space="preserve">[15]</w:t>
        </w:r>
      </w:ins>
      <w:ins w:id="5595" w:author="PR Preview" w:date="2026-01-01T00:00:00Z">
        <w:r>
          <w:t xml:space="preserve"> </w:t>
        </w:r>
      </w:ins>
      <w:ins w:id="5596" w:author="PR Preview" w:date="2026-01-01T00:00:00Z">
        <w:r>
          <w:t xml:space="preserve">	</w:t>
        </w:r>
      </w:ins>
      <w:ins w:id="5597" w:author="PR Preview" w:date="2026-01-01T00:00:00Z">
        <w:r>
          <w:t xml:space="preserve">Wikipedia contributors,</w:t>
        </w:r>
      </w:ins>
      <w:ins w:id="5598" w:author="PR Preview" w:date="2026-01-01T00:00:00Z">
        <w:r>
          <w:t xml:space="preserve"> </w:t>
        </w:r>
      </w:ins>
      <w:ins w:id="5599" w:author="PR Preview" w:date="2026-01-01T00:00:00Z">
        <w:r>
          <w:t xml:space="preserve">“Probability space —</w:t>
        </w:r>
      </w:ins>
      <w:ins w:id="5600" w:author="PR Preview" w:date="2026-01-01T00:00:00Z">
        <w:r>
          <w:t xml:space="preserve"> </w:t>
        </w:r>
      </w:ins>
      <w:ins w:id="5601" w:author="PR Preview" w:date="2026-01-01T00:00:00Z">
        <w:r>
          <w:t xml:space="preserve">Wikipedia</w:t>
        </w:r>
      </w:ins>
      <w:ins w:id="5602" w:author="PR Preview" w:date="2026-01-01T00:00:00Z">
        <w:r>
          <w:t xml:space="preserve">,</w:t>
        </w:r>
      </w:ins>
      <w:ins w:id="5603" w:author="PR Preview" w:date="2026-01-01T00:00:00Z">
        <w:r>
          <w:t xml:space="preserve"> </w:t>
        </w:r>
      </w:ins>
      <w:ins w:id="5604" w:author="PR Preview" w:date="2026-01-01T00:00:00Z">
        <w:r>
          <w:t xml:space="preserve">the free encyclopedia.”</w:t>
        </w:r>
      </w:ins>
      <w:ins w:id="5605" w:author="PR Preview" w:date="2026-01-01T00:00:00Z">
        <w:r>
          <w:t xml:space="preserve"> </w:t>
        </w:r>
      </w:ins>
      <w:ins w:id="5606" w:author="PR Preview" w:date="2026-01-01T00:00:00Z">
        <w:r>
          <w:t xml:space="preserve">2026. Available:</w:t>
        </w:r>
      </w:ins>
      <w:ins w:id="5607" w:author="PR Preview" w:date="2026-01-01T00:00:00Z">
        <w:r>
          <w:t xml:space="preserve"> </w:t>
        </w:r>
      </w:ins>
      <w:hyperlink r:id="rId180">
        <w:ins w:id="5608" w:author="PR Preview" w:date="2026-01-01T00:00:00Z">
          <w:r>
            <w:rPr>
              <w:rStyle w:val="Hyperlink"/>
            </w:rPr>
            <w:t xml:space="preserve">https://en.wikipedia.org/wiki/Probability_space</w:t>
          </w:r>
        </w:ins>
      </w:hyperlink>
    </w:p>
    <w:bookmarkEnd w:id="181"/>
    <w:bookmarkStart w:id="183" w:name="ref-wikipedia_sample_space"/>
    <w:p>
      <w:pPr>
        <w:pStyle w:val="Bibliography"/>
      </w:pPr>
      <w:ins w:id="5609" w:author="PR Preview" w:date="2026-01-01T00:00:00Z">
        <w:r>
          <w:t xml:space="preserve">[16]</w:t>
        </w:r>
      </w:ins>
      <w:ins w:id="5610" w:author="PR Preview" w:date="2026-01-01T00:00:00Z">
        <w:r>
          <w:t xml:space="preserve"> </w:t>
        </w:r>
      </w:ins>
      <w:ins w:id="5611" w:author="PR Preview" w:date="2026-01-01T00:00:00Z">
        <w:r>
          <w:t xml:space="preserve">	</w:t>
        </w:r>
      </w:ins>
      <w:ins w:id="5612" w:author="PR Preview" w:date="2026-01-01T00:00:00Z">
        <w:r>
          <w:t xml:space="preserve">Wikipedia contributors,</w:t>
        </w:r>
      </w:ins>
      <w:ins w:id="5613" w:author="PR Preview" w:date="2026-01-01T00:00:00Z">
        <w:r>
          <w:t xml:space="preserve"> </w:t>
        </w:r>
      </w:ins>
      <w:ins w:id="5614" w:author="PR Preview" w:date="2026-01-01T00:00:00Z">
        <w:r>
          <w:t xml:space="preserve">“Sample space —</w:t>
        </w:r>
      </w:ins>
      <w:ins w:id="5615" w:author="PR Preview" w:date="2026-01-01T00:00:00Z">
        <w:r>
          <w:t xml:space="preserve"> </w:t>
        </w:r>
      </w:ins>
      <w:ins w:id="5616" w:author="PR Preview" w:date="2026-01-01T00:00:00Z">
        <w:r>
          <w:t xml:space="preserve">Wikipedia</w:t>
        </w:r>
      </w:ins>
      <w:ins w:id="5617" w:author="PR Preview" w:date="2026-01-01T00:00:00Z">
        <w:r>
          <w:t xml:space="preserve">,</w:t>
        </w:r>
      </w:ins>
      <w:ins w:id="5618" w:author="PR Preview" w:date="2026-01-01T00:00:00Z">
        <w:r>
          <w:t xml:space="preserve"> </w:t>
        </w:r>
      </w:ins>
      <w:ins w:id="5619" w:author="PR Preview" w:date="2026-01-01T00:00:00Z">
        <w:r>
          <w:t xml:space="preserve">the free encyclopedia.”</w:t>
        </w:r>
      </w:ins>
      <w:ins w:id="5620" w:author="PR Preview" w:date="2026-01-01T00:00:00Z">
        <w:r>
          <w:t xml:space="preserve"> </w:t>
        </w:r>
      </w:ins>
      <w:ins w:id="5621" w:author="PR Preview" w:date="2026-01-01T00:00:00Z">
        <w:r>
          <w:t xml:space="preserve">2026. Available:</w:t>
        </w:r>
      </w:ins>
      <w:ins w:id="5622" w:author="PR Preview" w:date="2026-01-01T00:00:00Z">
        <w:r>
          <w:t xml:space="preserve"> </w:t>
        </w:r>
      </w:ins>
      <w:hyperlink r:id="rId182">
        <w:ins w:id="5623" w:author="PR Preview" w:date="2026-01-01T00:00:00Z">
          <w:r>
            <w:rPr>
              <w:rStyle w:val="Hyperlink"/>
            </w:rPr>
            <w:t xml:space="preserve">https://en.wikipedia.org/wiki/Sample_space</w:t>
          </w:r>
        </w:ins>
      </w:hyperlink>
    </w:p>
    <w:bookmarkEnd w:id="183"/>
    <w:bookmarkStart w:id="185" w:name="ref-wikipedia_outcome_probability"/>
    <w:p>
      <w:pPr>
        <w:pStyle w:val="Bibliography"/>
      </w:pPr>
      <w:ins w:id="5624" w:author="PR Preview" w:date="2026-01-01T00:00:00Z">
        <w:r>
          <w:t xml:space="preserve">[17]</w:t>
        </w:r>
      </w:ins>
      <w:ins w:id="5625" w:author="PR Preview" w:date="2026-01-01T00:00:00Z">
        <w:r>
          <w:t xml:space="preserve"> </w:t>
        </w:r>
      </w:ins>
      <w:ins w:id="5626" w:author="PR Preview" w:date="2026-01-01T00:00:00Z">
        <w:r>
          <w:t xml:space="preserve">	</w:t>
        </w:r>
      </w:ins>
      <w:ins w:id="5627" w:author="PR Preview" w:date="2026-01-01T00:00:00Z">
        <w:r>
          <w:t xml:space="preserve">Wikipedia contributors,</w:t>
        </w:r>
      </w:ins>
      <w:ins w:id="5628" w:author="PR Preview" w:date="2026-01-01T00:00:00Z">
        <w:r>
          <w:t xml:space="preserve"> </w:t>
        </w:r>
      </w:ins>
      <w:ins w:id="5629" w:author="PR Preview" w:date="2026-01-01T00:00:00Z">
        <w:r>
          <w:t xml:space="preserve">“Outcome (probability) —</w:t>
        </w:r>
      </w:ins>
      <w:ins w:id="5630" w:author="PR Preview" w:date="2026-01-01T00:00:00Z">
        <w:r>
          <w:t xml:space="preserve"> </w:t>
        </w:r>
      </w:ins>
      <w:ins w:id="5631" w:author="PR Preview" w:date="2026-01-01T00:00:00Z">
        <w:r>
          <w:t xml:space="preserve">Wikipedia</w:t>
        </w:r>
      </w:ins>
      <w:ins w:id="5632" w:author="PR Preview" w:date="2026-01-01T00:00:00Z">
        <w:r>
          <w:t xml:space="preserve">,</w:t>
        </w:r>
      </w:ins>
      <w:ins w:id="5633" w:author="PR Preview" w:date="2026-01-01T00:00:00Z">
        <w:r>
          <w:t xml:space="preserve"> </w:t>
        </w:r>
      </w:ins>
      <w:ins w:id="5634" w:author="PR Preview" w:date="2026-01-01T00:00:00Z">
        <w:r>
          <w:t xml:space="preserve">the free encyclopedia.”</w:t>
        </w:r>
      </w:ins>
      <w:ins w:id="5635" w:author="PR Preview" w:date="2026-01-01T00:00:00Z">
        <w:r>
          <w:t xml:space="preserve"> </w:t>
        </w:r>
      </w:ins>
      <w:ins w:id="5636" w:author="PR Preview" w:date="2026-01-01T00:00:00Z">
        <w:r>
          <w:t xml:space="preserve">2026. Available:</w:t>
        </w:r>
      </w:ins>
      <w:ins w:id="5637" w:author="PR Preview" w:date="2026-01-01T00:00:00Z">
        <w:r>
          <w:t xml:space="preserve"> </w:t>
        </w:r>
      </w:ins>
      <w:hyperlink r:id="rId184">
        <w:ins w:id="5638" w:author="PR Preview" w:date="2026-01-01T00:00:00Z">
          <w:r>
            <w:rPr>
              <w:rStyle w:val="Hyperlink"/>
            </w:rPr>
            <w:t xml:space="preserve">https://en.wikipedia.org/wiki/Outcome_(probability)</w:t>
          </w:r>
        </w:ins>
      </w:hyperlink>
    </w:p>
    <w:bookmarkEnd w:id="185"/>
    <w:bookmarkStart w:id="187" w:name="ref-wikipedia_event_probability_theory"/>
    <w:p>
      <w:pPr>
        <w:pStyle w:val="Bibliography"/>
      </w:pPr>
      <w:ins w:id="5639" w:author="PR Preview" w:date="2026-01-01T00:00:00Z">
        <w:r>
          <w:t xml:space="preserve">[18]</w:t>
        </w:r>
      </w:ins>
      <w:ins w:id="5640" w:author="PR Preview" w:date="2026-01-01T00:00:00Z">
        <w:r>
          <w:t xml:space="preserve"> </w:t>
        </w:r>
      </w:ins>
      <w:ins w:id="5641" w:author="PR Preview" w:date="2026-01-01T00:00:00Z">
        <w:r>
          <w:t xml:space="preserve">	</w:t>
        </w:r>
      </w:ins>
      <w:ins w:id="5642" w:author="PR Preview" w:date="2026-01-01T00:00:00Z">
        <w:r>
          <w:t xml:space="preserve">Wikipedia contributors,</w:t>
        </w:r>
      </w:ins>
      <w:ins w:id="5643" w:author="PR Preview" w:date="2026-01-01T00:00:00Z">
        <w:r>
          <w:t xml:space="preserve"> </w:t>
        </w:r>
      </w:ins>
      <w:ins w:id="5644" w:author="PR Preview" w:date="2026-01-01T00:00:00Z">
        <w:r>
          <w:t xml:space="preserve">“Event (probability theory) —</w:t>
        </w:r>
      </w:ins>
      <w:ins w:id="5645" w:author="PR Preview" w:date="2026-01-01T00:00:00Z">
        <w:r>
          <w:t xml:space="preserve"> </w:t>
        </w:r>
      </w:ins>
      <w:ins w:id="5646" w:author="PR Preview" w:date="2026-01-01T00:00:00Z">
        <w:r>
          <w:t xml:space="preserve">Wikipedia</w:t>
        </w:r>
      </w:ins>
      <w:ins w:id="5647" w:author="PR Preview" w:date="2026-01-01T00:00:00Z">
        <w:r>
          <w:t xml:space="preserve">,</w:t>
        </w:r>
      </w:ins>
      <w:ins w:id="5648" w:author="PR Preview" w:date="2026-01-01T00:00:00Z">
        <w:r>
          <w:t xml:space="preserve"> </w:t>
        </w:r>
      </w:ins>
      <w:ins w:id="5649" w:author="PR Preview" w:date="2026-01-01T00:00:00Z">
        <w:r>
          <w:t xml:space="preserve">the free encyclopedia.”</w:t>
        </w:r>
      </w:ins>
      <w:ins w:id="5650" w:author="PR Preview" w:date="2026-01-01T00:00:00Z">
        <w:r>
          <w:t xml:space="preserve"> </w:t>
        </w:r>
      </w:ins>
      <w:ins w:id="5651" w:author="PR Preview" w:date="2026-01-01T00:00:00Z">
        <w:r>
          <w:t xml:space="preserve">2026. Available:</w:t>
        </w:r>
      </w:ins>
      <w:ins w:id="5652" w:author="PR Preview" w:date="2026-01-01T00:00:00Z">
        <w:r>
          <w:t xml:space="preserve"> </w:t>
        </w:r>
      </w:ins>
      <w:hyperlink r:id="rId186">
        <w:ins w:id="5653" w:author="PR Preview" w:date="2026-01-01T00:00:00Z">
          <w:r>
            <w:rPr>
              <w:rStyle w:val="Hyperlink"/>
            </w:rPr>
            <w:t xml:space="preserve">https://en.wikipedia.org/wiki/Event_(probability_theory)</w:t>
          </w:r>
        </w:ins>
      </w:hyperlink>
    </w:p>
    <w:bookmarkEnd w:id="187"/>
    <w:bookmarkStart w:id="189" w:name="ref-wikipedia_measurable_function"/>
    <w:p>
      <w:pPr>
        <w:pStyle w:val="Bibliography"/>
      </w:pPr>
      <w:ins w:id="5654" w:author="PR Preview" w:date="2026-01-01T00:00:00Z">
        <w:r>
          <w:t xml:space="preserve">[19]</w:t>
        </w:r>
      </w:ins>
      <w:ins w:id="5655" w:author="PR Preview" w:date="2026-01-01T00:00:00Z">
        <w:r>
          <w:t xml:space="preserve"> </w:t>
        </w:r>
      </w:ins>
      <w:ins w:id="5656" w:author="PR Preview" w:date="2026-01-01T00:00:00Z">
        <w:r>
          <w:t xml:space="preserve">	</w:t>
        </w:r>
      </w:ins>
      <w:ins w:id="5657" w:author="PR Preview" w:date="2026-01-01T00:00:00Z">
        <w:r>
          <w:t xml:space="preserve">Wikipedia contributors,</w:t>
        </w:r>
      </w:ins>
      <w:ins w:id="5658" w:author="PR Preview" w:date="2026-01-01T00:00:00Z">
        <w:r>
          <w:t xml:space="preserve"> </w:t>
        </w:r>
      </w:ins>
      <w:ins w:id="5659" w:author="PR Preview" w:date="2026-01-01T00:00:00Z">
        <w:r>
          <w:t xml:space="preserve">“Measurable function —</w:t>
        </w:r>
      </w:ins>
      <w:ins w:id="5660" w:author="PR Preview" w:date="2026-01-01T00:00:00Z">
        <w:r>
          <w:t xml:space="preserve"> </w:t>
        </w:r>
      </w:ins>
      <w:ins w:id="5661" w:author="PR Preview" w:date="2026-01-01T00:00:00Z">
        <w:r>
          <w:t xml:space="preserve">Wikipedia</w:t>
        </w:r>
      </w:ins>
      <w:ins w:id="5662" w:author="PR Preview" w:date="2026-01-01T00:00:00Z">
        <w:r>
          <w:t xml:space="preserve">,</w:t>
        </w:r>
      </w:ins>
      <w:ins w:id="5663" w:author="PR Preview" w:date="2026-01-01T00:00:00Z">
        <w:r>
          <w:t xml:space="preserve"> </w:t>
        </w:r>
      </w:ins>
      <w:ins w:id="5664" w:author="PR Preview" w:date="2026-01-01T00:00:00Z">
        <w:r>
          <w:t xml:space="preserve">the free encyclopedia.”</w:t>
        </w:r>
      </w:ins>
      <w:ins w:id="5665" w:author="PR Preview" w:date="2026-01-01T00:00:00Z">
        <w:r>
          <w:t xml:space="preserve"> </w:t>
        </w:r>
      </w:ins>
      <w:ins w:id="5666" w:author="PR Preview" w:date="2026-01-01T00:00:00Z">
        <w:r>
          <w:t xml:space="preserve">2026. Available:</w:t>
        </w:r>
      </w:ins>
      <w:ins w:id="5667" w:author="PR Preview" w:date="2026-01-01T00:00:00Z">
        <w:r>
          <w:t xml:space="preserve"> </w:t>
        </w:r>
      </w:ins>
      <w:hyperlink r:id="rId188">
        <w:ins w:id="5668" w:author="PR Preview" w:date="2026-01-01T00:00:00Z">
          <w:r>
            <w:rPr>
              <w:rStyle w:val="Hyperlink"/>
            </w:rPr>
            <w:t xml:space="preserve">https://en.wikipedia.org/wiki/Measurable_function</w:t>
          </w:r>
        </w:ins>
      </w:hyperlink>
    </w:p>
    <w:bookmarkEnd w:id="189"/>
    <w:bookmarkStart w:id="191" w:name="ref-wikipedia_lebesgue_integration"/>
    <w:p>
      <w:pPr>
        <w:pStyle w:val="Bibliography"/>
      </w:pPr>
      <w:ins w:id="5669" w:author="PR Preview" w:date="2026-01-01T00:00:00Z">
        <w:r>
          <w:t xml:space="preserve">[20]</w:t>
        </w:r>
      </w:ins>
      <w:ins w:id="5670" w:author="PR Preview" w:date="2026-01-01T00:00:00Z">
        <w:r>
          <w:t xml:space="preserve"> </w:t>
        </w:r>
      </w:ins>
      <w:ins w:id="5671" w:author="PR Preview" w:date="2026-01-01T00:00:00Z">
        <w:r>
          <w:t xml:space="preserve">	</w:t>
        </w:r>
      </w:ins>
      <w:ins w:id="5672" w:author="PR Preview" w:date="2026-01-01T00:00:00Z">
        <w:r>
          <w:t xml:space="preserve">Wikipedia contributors,</w:t>
        </w:r>
      </w:ins>
      <w:ins w:id="5673" w:author="PR Preview" w:date="2026-01-01T00:00:00Z">
        <w:r>
          <w:t xml:space="preserve"> </w:t>
        </w:r>
      </w:ins>
      <w:ins w:id="5674" w:author="PR Preview" w:date="2026-01-01T00:00:00Z">
        <w:r>
          <w:t xml:space="preserve">“Lebesgue integration —</w:t>
        </w:r>
      </w:ins>
      <w:ins w:id="5675" w:author="PR Preview" w:date="2026-01-01T00:00:00Z">
        <w:r>
          <w:t xml:space="preserve"> </w:t>
        </w:r>
      </w:ins>
      <w:ins w:id="5676" w:author="PR Preview" w:date="2026-01-01T00:00:00Z">
        <w:r>
          <w:t xml:space="preserve">Wikipedia</w:t>
        </w:r>
      </w:ins>
      <w:ins w:id="5677" w:author="PR Preview" w:date="2026-01-01T00:00:00Z">
        <w:r>
          <w:t xml:space="preserve">,</w:t>
        </w:r>
      </w:ins>
      <w:ins w:id="5678" w:author="PR Preview" w:date="2026-01-01T00:00:00Z">
        <w:r>
          <w:t xml:space="preserve"> </w:t>
        </w:r>
      </w:ins>
      <w:ins w:id="5679" w:author="PR Preview" w:date="2026-01-01T00:00:00Z">
        <w:r>
          <w:t xml:space="preserve">the free encyclopedia.”</w:t>
        </w:r>
      </w:ins>
      <w:ins w:id="5680" w:author="PR Preview" w:date="2026-01-01T00:00:00Z">
        <w:r>
          <w:t xml:space="preserve"> </w:t>
        </w:r>
      </w:ins>
      <w:ins w:id="5681" w:author="PR Preview" w:date="2026-01-01T00:00:00Z">
        <w:r>
          <w:t xml:space="preserve">2026. Available:</w:t>
        </w:r>
      </w:ins>
      <w:ins w:id="5682" w:author="PR Preview" w:date="2026-01-01T00:00:00Z">
        <w:r>
          <w:t xml:space="preserve"> </w:t>
        </w:r>
      </w:ins>
      <w:hyperlink r:id="rId190">
        <w:ins w:id="5683" w:author="PR Preview" w:date="2026-01-01T00:00:00Z">
          <w:r>
            <w:rPr>
              <w:rStyle w:val="Hyperlink"/>
            </w:rPr>
            <w:t xml:space="preserve">https://en.wikipedia.org/wiki/Lebesgue_integration</w:t>
          </w:r>
        </w:ins>
      </w:hyperlink>
    </w:p>
    <w:bookmarkEnd w:id="191"/>
    <w:bookmarkStart w:id="193" w:name="ref-folland1999real"/>
    <w:p>
      <w:pPr>
        <w:pStyle w:val="Bibliography"/>
      </w:pPr>
      <w:ins w:id="5684" w:author="PR Preview" w:date="2026-01-01T00:00:00Z">
        <w:r>
          <w:t xml:space="preserve">[21]</w:t>
        </w:r>
      </w:ins>
      <w:ins w:id="5685" w:author="PR Preview" w:date="2026-01-01T00:00:00Z">
        <w:r>
          <w:t xml:space="preserve"> </w:t>
        </w:r>
      </w:ins>
      <w:ins w:id="5686" w:author="PR Preview" w:date="2026-01-01T00:00:00Z">
        <w:r>
          <w:t xml:space="preserve">	</w:t>
        </w:r>
      </w:ins>
      <w:ins w:id="5687" w:author="PR Preview" w:date="2026-01-01T00:00:00Z">
        <w:r>
          <w:t xml:space="preserve">G. B. Folland,</w:t>
        </w:r>
      </w:ins>
      <w:ins w:id="5688" w:author="PR Preview" w:date="2026-01-01T00:00:00Z">
        <w:r>
          <w:t xml:space="preserve"> </w:t>
        </w:r>
      </w:ins>
      <w:ins w:id="5689" w:author="PR Preview" w:date="2026-01-01T00:00:00Z">
        <w:r>
          <w:rPr>
            <w:i/>
            <w:iCs/>
          </w:rPr>
          <w:t xml:space="preserve">Real analysis: Modern techniques and their applications</w:t>
        </w:r>
      </w:ins>
      <w:ins w:id="5690" w:author="PR Preview" w:date="2026-01-01T00:00:00Z">
        <w:r>
          <w:t xml:space="preserve">, 2nd ed. Wiley, 1999. Available:</w:t>
        </w:r>
      </w:ins>
      <w:ins w:id="5691" w:author="PR Preview" w:date="2026-01-01T00:00:00Z">
        <w:r>
          <w:t xml:space="preserve"> </w:t>
        </w:r>
      </w:ins>
      <w:hyperlink r:id="rId192">
        <w:ins w:id="5692" w:author="PR Preview" w:date="2026-01-01T00:00:00Z">
          <w:r>
            <w:rPr>
              <w:rStyle w:val="Hyperlink"/>
            </w:rPr>
            <w:t xml:space="preserve">https://www.wiley.com/en-us/Real+Analysis%3A+Modern+Techniques+and+Their+Applications%2C+2nd+Edition-p-9780471317166</w:t>
          </w:r>
        </w:ins>
      </w:hyperlink>
    </w:p>
    <w:bookmarkEnd w:id="193"/>
    <w:bookmarkStart w:id="195" w:name="ref-gut2013"/>
    <w:p>
      <w:pPr>
        <w:pStyle w:val="Bibliography"/>
      </w:pPr>
      <w:ins w:id="5693" w:author="PR Preview" w:date="2026-01-01T00:00:00Z">
        <w:r>
          <w:t xml:space="preserve">[22]</w:t>
        </w:r>
      </w:ins>
      <w:ins w:id="5694" w:author="PR Preview" w:date="2026-01-01T00:00:00Z">
        <w:r>
          <w:t xml:space="preserve"> </w:t>
        </w:r>
      </w:ins>
      <w:ins w:id="5695" w:author="PR Preview" w:date="2026-01-01T00:00:00Z">
        <w:r>
          <w:t xml:space="preserve">	</w:t>
        </w:r>
      </w:ins>
      <w:ins w:id="5696" w:author="PR Preview" w:date="2026-01-01T00:00:00Z">
        <w:r>
          <w:t xml:space="preserve">A. Gut,</w:t>
        </w:r>
      </w:ins>
      <w:ins w:id="5697" w:author="PR Preview" w:date="2026-01-01T00:00:00Z">
        <w:r>
          <w:t xml:space="preserve"> </w:t>
        </w:r>
      </w:ins>
      <w:ins w:id="5698" w:author="PR Preview" w:date="2026-01-01T00:00:00Z">
        <w:r>
          <w:rPr>
            <w:i/>
            <w:iCs/>
          </w:rPr>
          <w:t xml:space="preserve">Probability: A graduate course</w:t>
        </w:r>
      </w:ins>
      <w:ins w:id="5699" w:author="PR Preview" w:date="2026-01-01T00:00:00Z">
        <w:r>
          <w:t xml:space="preserve">, 2nd ed. in Springer texts in statistics. New York: Springer, 2013. doi:</w:t>
        </w:r>
      </w:ins>
      <w:ins w:id="5700" w:author="PR Preview" w:date="2026-01-01T00:00:00Z">
        <w:r>
          <w:t xml:space="preserve"> </w:t>
        </w:r>
      </w:ins>
      <w:hyperlink r:id="rId194">
        <w:ins w:id="5701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5702" w:author="PR Preview" w:date="2026-01-01T00:00:00Z">
        <w:r>
          <w:t xml:space="preserve">.</w:t>
        </w:r>
      </w:ins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Relationship Id="rId16" Type="http://schemas.openxmlformats.org/officeDocument/2006/relationships/hyperlink" Target="algebra-sums.html#def-summation" TargetMode="External"/><Relationship Id="rId17" Type="http://schemas.openxmlformats.org/officeDocument/2006/relationships/hyperlink" Target="algebra-exponentials.html#def-convergent-sequence" TargetMode="External"/><Relationship Id="rId19" Type="http://schemas.openxmlformats.org/officeDocument/2006/relationships/hyperlink" Target="algebra-exponentials.html#def-diverges-to-infinity" TargetMode="External"/><Relationship Id="rId20" Type="http://schemas.openxmlformats.org/officeDocument/2006/relationships/hyperlink" Target="algebra-sums.html#def-bounded-above" TargetMode="External"/><Relationship Id="rId24" Type="http://schemas.openxmlformats.org/officeDocument/2006/relationships/hyperlink" Target="https://en.wikipedia.org/wiki/Closure_(mathematics)" TargetMode="External"/><Relationship Id="rId27" Type="http://schemas.openxmlformats.org/officeDocument/2006/relationships/hyperlink" Target="https://en.wikipedia.org/wiki/Disjoint_sets" TargetMode="External"/><Relationship Id="rId29" Type="http://schemas.openxmlformats.org/officeDocument/2006/relationships/hyperlink" Target="https://en.wikipedia.org/wiki/Series_(mathematics)" TargetMode="External"/><Relationship Id="rId31" Type="http://schemas.openxmlformats.org/officeDocument/2006/relationships/hyperlink" Target="https://en.wikipedia.org/wiki/Monotone_convergence_theorem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2026-10-19T12:21:38Z</dcterms:created>
  <dcterms:modified xsi:type="dcterms:W3CDTF">2026-10-19T12:21:38Z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