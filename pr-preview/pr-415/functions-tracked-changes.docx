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20 (Closed under an operation (closure))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set</w:t>
        </w:r>
      </w:ins>
      <w:ins w:id="6" w:author="PR Preview" w:date="2026-01-01T00:00:00Z">
        <w:r>
          <w:t xml:space="preserve"> </w:t>
        </w:r>
      </w:ins>
      <m:oMath>
        <m: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b/>
            <w:bCs/>
          </w:rPr>
          <w:t xml:space="preserve">closed under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[14]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 operation,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such as addition of numbers or union of sets,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if applying the operation to elements of</w:t>
        </w:r>
      </w:ins>
      <w:ins w:id="19" w:author="PR Preview" w:date="2026-01-01T00:00:00Z">
        <w:r>
          <w:t xml:space="preserve"> </w:t>
        </w:r>
      </w:ins>
      <m:oMath>
        <m:r>
          <m:t>A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always gives an element of</w:t>
        </w:r>
      </w:ins>
      <w:ins w:id="22" w:author="PR Preview" w:date="2026-01-01T00:00:00Z">
        <w:r>
          <w:t xml:space="preserve"> </w:t>
        </w:r>
      </w:ins>
      <m:oMath>
        <m:r>
          <m:t>A</m:t>
        </m:r>
      </m:oMath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This property is called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closure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under the operation.</w:t>
        </w:r>
      </w:ins>
    </w:p>
    <w:bookmarkEnd w:id="54"/>
    <w:bookmarkStart w:id="60" w:name="exm-closed-under"/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Example 14 (Closed and not closed)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hyperlink r:id="rId55">
        <w:ins w:id="35" w:author="PR Preview" w:date="2026-01-01T00:00:00Z">
          <w:r>
            <w:rPr>
              <w:rStyle w:val="Hyperlink"/>
            </w:rPr>
            <w:t xml:space="preserve">even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integers are closed under addition: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for example,</w:t>
        </w:r>
      </w:ins>
      <w:ins w:id="4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 even, and</w:t>
        </w:r>
      </w:ins>
      <w:ins w:id="43" w:author="PR Preview" w:date="2026-01-01T00:00:00Z">
        <w:r>
          <w:t xml:space="preserve"> </w:t>
        </w:r>
      </w:ins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even for all integers</w:t>
        </w:r>
      </w:ins>
      <w:ins w:id="46" w:author="PR Preview" w:date="2026-01-01T00:00:00Z">
        <w:r>
          <w:t xml:space="preserve"> </w:t>
        </w:r>
      </w:ins>
      <m:oMath>
        <m:r>
          <m:t>m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n</m:t>
        </m:r>
      </m:oMath>
      <w:ins w:id="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51" w:author="PR Preview" w:date="2026-01-01T00:00:00Z">
        <w:r>
          <w:t xml:space="preserve">The odd integers are not closed under addition:</w:t>
        </w:r>
      </w:ins>
      <w:ins w:id="52" w:author="PR Preview" w:date="2026-01-01T00:00:00Z">
        <w:r>
          <w:t xml:space="preserve"> </w:t>
        </w:r>
      </w:ins>
      <m:oMath>
        <m:r>
          <m:t>1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t>3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are odd, but</w:t>
        </w:r>
      </w:ins>
      <w:ins w:id="5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11"/>
        </w:numPr>
      </w:pPr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hyperlink r:id="rId56">
        <w:ins w:id="63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all</w:t>
        </w:r>
      </w:ins>
      <w:ins w:id="66" w:author="PR Preview" w:date="2026-01-01T00:00:00Z">
        <w:r>
          <w:t xml:space="preserve"> </w:t>
        </w:r>
      </w:ins>
      <w:hyperlink r:id="rId57">
        <w:ins w:id="67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 a</w:t>
        </w:r>
      </w:ins>
      <w:ins w:id="70" w:author="PR Preview" w:date="2026-01-01T00:00:00Z">
        <w:r>
          <w:t xml:space="preserve"> </w:t>
        </w:r>
      </w:ins>
      <w:hyperlink r:id="rId58">
        <w:ins w:id="71" w:author="PR Preview" w:date="2026-01-01T00:00:00Z">
          <w:r>
            <w:rPr>
              <w:rStyle w:val="Hyperlink"/>
            </w:rPr>
            <w:t xml:space="preserve">set</w:t>
          </w:r>
        </w:ins>
      </w:hyperlink>
      <w:ins w:id="72" w:author="PR Preview" w:date="2026-01-01T00:00:00Z">
        <w:r>
          <w:t xml:space="preserve"> </w:t>
        </w:r>
      </w:ins>
      <m:oMath>
        <m:r>
          <m:t>S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closed under</w:t>
        </w:r>
      </w:ins>
      <w:ins w:id="75" w:author="PR Preview" w:date="2026-01-01T00:00:00Z">
        <w:r>
          <w:t xml:space="preserve"> </w:t>
        </w:r>
      </w:ins>
      <w:hyperlink r:id="rId59">
        <w:ins w:id="76" w:author="PR Preview" w:date="2026-01-01T00:00:00Z">
          <w:r>
            <w:rPr>
              <w:rStyle w:val="Hyperlink"/>
            </w:rPr>
            <w:t xml:space="preserve">union</w:t>
          </w:r>
        </w:ins>
      </w:hyperlink>
      <w:ins w:id="77" w:author="PR Preview" w:date="2026-01-01T00:00:00Z">
        <w:r>
          <w:t xml:space="preserve">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union of two subsets of</w:t>
        </w:r>
      </w:ins>
      <w:ins w:id="80" w:author="PR Preview" w:date="2026-01-01T00:00:00Z">
        <w:r>
          <w:t xml:space="preserve"> </w:t>
        </w:r>
      </w:ins>
      <m:oMath>
        <m:r>
          <m:t>S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again a</w:t>
        </w:r>
      </w:ins>
      <w:ins w:id="83" w:author="PR Preview" w:date="2026-01-01T00:00:00Z">
        <w:r>
          <w:t xml:space="preserve"> </w:t>
        </w:r>
      </w:ins>
      <w:hyperlink r:id="rId57">
        <w:ins w:id="8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</w:t>
        </w:r>
      </w:ins>
      <w:ins w:id="87" w:author="PR Preview" w:date="2026-01-01T00:00:00Z">
        <w:r>
          <w:t xml:space="preserve"> </w:t>
        </w:r>
      </w:ins>
      <m:oMath>
        <m:r>
          <m:t>S</m:t>
        </m:r>
      </m:oMath>
      <w:ins w:id="88" w:author="PR Preview" w:date="2026-01-01T00:00:00Z">
        <w:r>
          <w:t xml:space="preserve">.</w:t>
        </w:r>
      </w:ins>
    </w:p>
    <w:bookmarkEnd w:id="60"/>
    <w:bookmarkStart w:id="61" w:name="def-logistic-function"/>
    <w:p>
      <w:pPr>
        <w:pStyle w:val="FirstParagraph"/>
      </w:pPr>
      <w:ins w:id="89" w:author="PR Preview" w:date="2026-01-01T00:00:00Z">
        <w:r>
          <w:rPr>
            <w:b/>
            <w:bCs/>
          </w:rPr>
          <w:t xml:space="preserve">Definition 21 (Logistic function (also called the sigmoid or expit))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logistic function</w:t>
        </w:r>
      </w:ins>
      <w:ins w:id="94" w:author="PR Preview" w:date="2026-01-01T00:00:00Z">
        <w:r>
          <w:t xml:space="preserve">, also called the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sigmoid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or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expit</w:t>
        </w:r>
      </w:ins>
      <w:ins w:id="101" w:author="PR Preview" w:date="2026-01-01T00:00:00Z">
        <w:r>
          <w:t xml:space="preserve">, is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</w:t>
        </w:r>
      </w:ins>
      <w:ins w:id="104" w:author="PR Preview" w:date="2026-01-01T00:00:00Z">
        <w:r>
          <w:t xml:space="preserve"> </w:t>
        </w:r>
      </w:ins>
      <w:hyperlink w:anchor="def-function">
        <w:ins w:id="10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[15]</w:t>
        </w:r>
      </w:ins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Example 15 (Values of the logistic function)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hyperlink w:anchor="def-logistic-function">
        <w:ins w:id="115" w:author="PR Preview" w:date="2026-01-01T00:00:00Z">
          <w:r>
            <w:rPr>
              <w:rStyle w:val="Hyperlink"/>
            </w:rPr>
            <w:t xml:space="preserve">logistic function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at</w:t>
        </w:r>
      </w:ins>
      <w:ins w:id="11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or</w:t>
        </w:r>
      </w:ins>
      <w:ins w:id="12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has these</w:t>
        </w:r>
      </w:ins>
      <w:ins w:id="126" w:author="PR Preview" w:date="2026-01-01T00:00:00Z">
        <w:r>
          <w:t xml:space="preserve"> </w:t>
        </w:r>
      </w:ins>
      <w:hyperlink w:anchor="def-value">
        <w:ins w:id="127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128" w:author="PR Preview" w:date="2026-01-01T00:00:00Z">
        <w:r>
          <w:t xml:space="preserve">:</w:t>
        </w:r>
      </w:ins>
    </w:p>
    <w:p>
      <w:pPr>
        <w:pStyle w:val="SourceCode"/>
      </w:pPr>
      <w:ins w:id="129" w:author="PR Preview" w:date="2026-01-01T00:00:00Z">
        <w:r>
          <w:rPr>
            <w:rStyle w:val="NormalTok"/>
          </w:rPr>
          <w:t xml:space="preserve">z </w:t>
        </w:r>
      </w:ins>
      <w:ins w:id="130" w:author="PR Preview" w:date="2026-01-01T00:00:00Z">
        <w:r>
          <w:rPr>
            <w:rStyle w:val="OtherTok"/>
          </w:rPr>
          <w:t xml:space="preserve">&lt;-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FunctionTok"/>
          </w:rPr>
          <w:t xml:space="preserve">c</w:t>
        </w:r>
      </w:ins>
      <w:ins w:id="133" w:author="PR Preview" w:date="2026-01-01T00:00:00Z">
        <w:r>
          <w:rPr>
            <w:rStyle w:val="NormalTok"/>
          </w:rPr>
          <w:t xml:space="preserve">(</w:t>
        </w:r>
      </w:ins>
      <w:ins w:id="134" w:author="PR Preview" w:date="2026-01-01T00:00:00Z">
        <w:r>
          <w:rPr>
            <w:rStyle w:val="SpecialCharTok"/>
          </w:rPr>
          <w:t xml:space="preserve">-</w:t>
        </w:r>
      </w:ins>
      <w:ins w:id="135" w:author="PR Preview" w:date="2026-01-01T00:00:00Z">
        <w:r>
          <w:rPr>
            <w:rStyle w:val="DecValTok"/>
          </w:rPr>
          <w:t xml:space="preserve">2</w:t>
        </w:r>
      </w:ins>
      <w:ins w:id="136" w:author="PR Preview" w:date="2026-01-01T00:00:00Z">
        <w:r>
          <w:rPr>
            <w:rStyle w:val="NormalTok"/>
          </w:rPr>
          <w:t xml:space="preserve">, </w:t>
        </w:r>
      </w:ins>
      <w:ins w:id="137" w:author="PR Preview" w:date="2026-01-01T00:00:00Z">
        <w:r>
          <w:rPr>
            <w:rStyle w:val="DecValTok"/>
          </w:rPr>
          <w:t xml:space="preserve">0</w:t>
        </w:r>
      </w:ins>
      <w:ins w:id="138" w:author="PR Preview" w:date="2026-01-01T00:00:00Z">
        <w:r>
          <w:rPr>
            <w:rStyle w:val="NormalTok"/>
          </w:rPr>
          <w:t xml:space="preserve">, </w:t>
        </w:r>
      </w:ins>
      <w:ins w:id="139" w:author="PR Preview" w:date="2026-01-01T00:00:00Z">
        <w:r>
          <w:rPr>
            <w:rStyle w:val="DecValTok"/>
          </w:rPr>
          <w:t xml:space="preserve">2</w:t>
        </w:r>
      </w:ins>
      <w:ins w:id="140" w:author="PR Preview" w:date="2026-01-01T00:00:00Z">
        <w:r>
          <w:rPr>
            <w:rStyle w:val="NormalTok"/>
          </w:rPr>
          <w:t xml:space="preserve">)</w:t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FunctionTok"/>
          </w:rPr>
          <w:t xml:space="preserve">data.frame</w:t>
        </w:r>
      </w:ins>
      <w:ins w:id="143" w:author="PR Preview" w:date="2026-01-01T00:00:00Z">
        <w:r>
          <w:rPr>
            <w:rStyle w:val="NormalTok"/>
          </w:rPr>
          <w:t xml:space="preserve">(</w:t>
        </w:r>
      </w:ins>
      <w:ins w:id="144" w:author="PR Preview" w:date="2026-01-01T00:00:00Z">
        <w:r>
          <w:rPr>
            <w:rStyle w:val="AttributeTok"/>
          </w:rPr>
          <w:t xml:space="preserve">z =</w:t>
        </w:r>
      </w:ins>
      <w:ins w:id="145" w:author="PR Preview" w:date="2026-01-01T00:00:00Z">
        <w:r>
          <w:rPr>
            <w:rStyle w:val="NormalTok"/>
          </w:rPr>
          <w:t xml:space="preserve"> z, </w:t>
        </w:r>
      </w:ins>
      <w:ins w:id="146" w:author="PR Preview" w:date="2026-01-01T00:00:00Z">
        <w:r>
          <w:rPr>
            <w:rStyle w:val="AttributeTok"/>
          </w:rPr>
          <w:t xml:space="preserve">sigmoid =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DecValTok"/>
          </w:rPr>
          <w:t xml:space="preserve">1</w:t>
        </w:r>
      </w:ins>
      <w:ins w:id="149" w:author="PR Preview" w:date="2026-01-01T00:00:00Z">
        <w:r>
          <w:rPr>
            <w:rStyle w:val="NormalTok"/>
          </w:rPr>
          <w:t xml:space="preserve"> </w:t>
        </w:r>
      </w:ins>
      <w:ins w:id="150" w:author="PR Preview" w:date="2026-01-01T00:00:00Z">
        <w:r>
          <w:rPr>
            <w:rStyle w:val="SpecialCharTok"/>
          </w:rPr>
          <w:t xml:space="preserve">/</w:t>
        </w:r>
      </w:ins>
      <w:ins w:id="151" w:author="PR Preview" w:date="2026-01-01T00:00:00Z">
        <w:r>
          <w:rPr>
            <w:rStyle w:val="NormalTok"/>
          </w:rPr>
          <w:t xml:space="preserve"> (</w:t>
        </w:r>
      </w:ins>
      <w:ins w:id="152" w:author="PR Preview" w:date="2026-01-01T00:00:00Z">
        <w:r>
          <w:rPr>
            <w:rStyle w:val="DecValTok"/>
          </w:rPr>
          <w:t xml:space="preserve">1</w:t>
        </w:r>
      </w:ins>
      <w:ins w:id="153" w:author="PR Preview" w:date="2026-01-01T00:00:00Z">
        <w:r>
          <w:rPr>
            <w:rStyle w:val="NormalTok"/>
          </w:rPr>
          <w:t xml:space="preserve"> </w:t>
        </w:r>
      </w:ins>
      <w:ins w:id="154" w:author="PR Preview" w:date="2026-01-01T00:00:00Z">
        <w:r>
          <w:rPr>
            <w:rStyle w:val="SpecialCharTok"/>
          </w:rPr>
          <w:t xml:space="preserve">+</w:t>
        </w:r>
      </w:ins>
      <w:ins w:id="155" w:author="PR Preview" w:date="2026-01-01T00:00:00Z">
        <w:r>
          <w:rPr>
            <w:rStyle w:val="NormalTok"/>
          </w:rPr>
          <w:t xml:space="preserve"> </w:t>
        </w:r>
      </w:ins>
      <w:ins w:id="156" w:author="PR Preview" w:date="2026-01-01T00:00:00Z">
        <w:r>
          <w:rPr>
            <w:rStyle w:val="FunctionTok"/>
          </w:rPr>
          <w:t xml:space="preserve">exp</w:t>
        </w:r>
      </w:ins>
      <w:ins w:id="157" w:author="PR Preview" w:date="2026-01-01T00:00:00Z">
        <w:r>
          <w:rPr>
            <w:rStyle w:val="NormalTok"/>
          </w:rPr>
          <w:t xml:space="preserve">(</w:t>
        </w:r>
      </w:ins>
      <w:ins w:id="158" w:author="PR Preview" w:date="2026-01-01T00:00:00Z">
        <w:r>
          <w:rPr>
            <w:rStyle w:val="SpecialCharTok"/>
          </w:rPr>
          <w:t xml:space="preserve">-</w:t>
        </w:r>
      </w:ins>
      <w:ins w:id="159" w:author="PR Preview" w:date="2026-01-01T00:00:00Z">
        <w:r>
          <w:rPr>
            <w:rStyle w:val="NormalTok"/>
          </w:rPr>
          <w:t xml:space="preserve">z)))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CommentTok"/>
          </w:rPr>
          <w:t xml:space="preserve">#&gt; # A tibble: 3 × 2</w:t>
        </w:r>
      </w:ins>
      <w:ins w:id="162" w:author="PR Preview" w:date="2026-01-01T00:00:00Z">
        <w:r>
          <w:br/>
        </w:r>
      </w:ins>
      <w:ins w:id="163" w:author="PR Preview" w:date="2026-01-01T00:00:00Z">
        <w:r>
          <w:rPr>
            <w:rStyle w:val="CommentTok"/>
          </w:rPr>
          <w:t xml:space="preserve">#&gt;       z sigmoid</w:t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CommentTok"/>
          </w:rPr>
          <w:t xml:space="preserve">#&gt;   &lt;dbl&gt;   &lt;dbl&gt;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CommentTok"/>
          </w:rPr>
          <w:t xml:space="preserve">#&gt; 1    -2   0.119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CommentTok"/>
          </w:rPr>
          <w:t xml:space="preserve">#&gt; 2     0   0.5  </w:t>
        </w:r>
      </w:ins>
      <w:ins w:id="170" w:author="PR Preview" w:date="2026-01-01T00:00:00Z">
        <w:r>
          <w:br/>
        </w:r>
      </w:ins>
      <w:ins w:id="171" w:author="PR Preview" w:date="2026-01-01T00:00:00Z">
        <w:r>
          <w:rPr>
            <w:rStyle w:val="CommentTok"/>
          </w:rPr>
          <w:t xml:space="preserve">#&gt; 3     2   0.881</w:t>
        </w:r>
      </w:ins>
    </w:p>
    <w:p>
      <w:pPr>
        <w:pStyle w:val="FirstParagraph"/>
      </w:pPr>
      <w:ins w:id="172" w:author="PR Preview" w:date="2026-01-01T00:00:00Z">
        <w:r>
          <w:t xml:space="preserve">The</w:t>
        </w:r>
      </w:ins>
      <w:ins w:id="173" w:author="PR Preview" w:date="2026-01-01T00:00:00Z">
        <w:r>
          <w:t xml:space="preserve"> </w:t>
        </w:r>
      </w:ins>
      <w:hyperlink w:anchor="def-value">
        <w:ins w:id="174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at</w:t>
        </w:r>
      </w:ins>
      <w:ins w:id="1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</w:t>
        </w:r>
      </w:ins>
      <w:ins w:id="1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values at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2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add to 1; each lies in</w:t>
        </w:r>
      </w:ins>
      <w:ins w:id="1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8" w:author="PR Preview" w:date="2026-01-01T00:00:00Z">
        <w:r>
          <w:t xml:space="preserve">.</w:t>
        </w:r>
      </w:ins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del w:id="189" w:author="PR Preview" w:date="2026-01-01T00:00:00Z">
        <w:r>
          <w:rPr>
            <w:b/>
            <w:bCs/>
          </w:rPr>
          <w:delText xml:space="preserve">Definition 20 (Finite set)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 set</w:delText>
        </w:r>
      </w:del>
      <w:del w:id="192" w:author="PR Preview" w:date="2026-01-01T00:00:00Z">
        <w:r>
          <w:delText xml:space="preserve"> </w:delText>
        </w:r>
      </w:del>
      <m:oMath>
        <m:r>
          <m:t>A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finite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[14]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if it is empty,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or if, for some natural number</w:delText>
        </w:r>
      </w:del>
      <w:del w:id="203" w:author="PR Preview" w:date="2026-01-01T00:00:00Z">
        <w:r>
          <w:delText xml:space="preserve"> </w:delText>
        </w:r>
      </w:del>
      <m:oMath>
        <m:r>
          <m:t>n</m:t>
        </m:r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its elements can be listed as a finite sequence (</w:delText>
        </w:r>
      </w:del>
      <w:hyperlink w:anchor="def-finite-sequence">
        <w:del w:id="2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08" w:author="PR Preview" w:date="2026-01-01T00:00:00Z">
        <w:r>
          <w:delText xml:space="preserve">)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in which each element of</w:delText>
        </w:r>
      </w:del>
      <w:del w:id="212" w:author="PR Preview" w:date="2026-01-01T00:00:00Z">
        <w:r>
          <w:delText xml:space="preserve"> </w:delText>
        </w:r>
      </w:del>
      <m:oMath>
        <m:r>
          <m:t>A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215" w:author="PR Preview" w:date="2026-01-01T00:00:00Z">
        <w:r>
          <w:rPr>
            <w:b/>
            <w:bCs/>
          </w:rPr>
          <w:delText xml:space="preserve">Definition 21 (Cardinality)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For a finite set</w:delText>
        </w:r>
      </w:del>
      <w:del w:id="218" w:author="PR Preview" w:date="2026-01-01T00:00:00Z">
        <w:r>
          <w:delText xml:space="preserve"> </w:delText>
        </w:r>
      </w:del>
      <m:oMath>
        <m:r>
          <m:t>A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(</w:delText>
        </w:r>
      </w:del>
      <w:hyperlink w:anchor="def-finite-set">
        <w:del w:id="22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22" w:author="PR Preview" w:date="2026-01-01T00:00:00Z">
        <w:r>
          <w:delText xml:space="preserve">), the number</w:delText>
        </w:r>
      </w:del>
      <w:del w:id="223" w:author="PR Preview" w:date="2026-01-01T00:00:00Z">
        <w:r>
          <w:delText xml:space="preserve"> </w:delText>
        </w:r>
      </w:del>
      <m:oMath>
        <m:r>
          <m:t>n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 such a list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rPr>
            <w:b/>
            <w:bCs/>
          </w:rPr>
          <w:delText xml:space="preserve">cardinality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[15]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A</m:t>
        </m:r>
      </m:oMath>
      <w:del w:id="235" w:author="PR Preview" w:date="2026-01-01T00:00:00Z">
        <w:r>
          <w:delText xml:space="preserve">, its number of elements,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written</w:delText>
        </w:r>
      </w:del>
      <w:del w:id="2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39" w:author="PR Preview" w:date="2026-01-01T00:00:00Z">
        <w:r>
          <w:delText xml:space="preserve">;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 empty set has cardinality</w:delText>
        </w:r>
      </w:del>
      <w:del w:id="2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43" w:author="PR Preview" w:date="2026-01-01T00:00:00Z">
        <w:r>
          <w:delText xml:space="preserve">.</w:delText>
        </w:r>
      </w:del>
    </w:p>
    <w:p>
      <w:pPr>
        <w:pStyle w:val="FirstParagraph"/>
      </w:pPr>
      <w:ins w:id="244" w:author="PR Preview" w:date="2026-01-01T00:00:00Z">
        <w:r>
          <w:rPr>
            <w:b/>
            <w:bCs/>
          </w:rPr>
          <w:t xml:space="preserve">Definition 22 (Finite set)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 set</w:t>
        </w:r>
      </w:ins>
      <w:ins w:id="247" w:author="PR Preview" w:date="2026-01-01T00:00:00Z">
        <w:r>
          <w:t xml:space="preserve"> </w:t>
        </w:r>
      </w:ins>
      <m:oMath>
        <m:r>
          <m:t>A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finite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[16]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if it is empty,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or if, for some natural number</w:t>
        </w:r>
      </w:ins>
      <w:ins w:id="258" w:author="PR Preview" w:date="2026-01-01T00:00:00Z">
        <w:r>
          <w:t xml:space="preserve"> </w:t>
        </w:r>
      </w:ins>
      <m:oMath>
        <m:r>
          <m:t>n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its elements can be listed as a finite sequence (</w:t>
        </w:r>
      </w:ins>
      <w:hyperlink w:anchor="def-finite-sequence">
        <w:ins w:id="2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which each element of</w:t>
        </w:r>
      </w:ins>
      <w:ins w:id="267" w:author="PR Preview" w:date="2026-01-01T00:00:00Z">
        <w:r>
          <w:t xml:space="preserve"> </w:t>
        </w:r>
      </w:ins>
      <m:oMath>
        <m:r>
          <m:t>A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appears exactly once.</w:t>
        </w:r>
      </w:ins>
    </w:p>
    <w:bookmarkEnd w:id="64"/>
    <w:bookmarkStart w:id="65" w:name="def-cardinality"/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Definition 23 (Cardinality)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For a finite set</w:t>
        </w:r>
      </w:ins>
      <w:ins w:id="273" w:author="PR Preview" w:date="2026-01-01T00:00:00Z">
        <w:r>
          <w:t xml:space="preserve"> </w:t>
        </w:r>
      </w:ins>
      <m:oMath>
        <m:r>
          <m:t>A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(</w:t>
        </w:r>
      </w:ins>
      <w:hyperlink w:anchor="def-finite-set">
        <w:ins w:id="27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77" w:author="PR Preview" w:date="2026-01-01T00:00:00Z">
        <w:r>
          <w:t xml:space="preserve">), the number</w:t>
        </w:r>
      </w:ins>
      <w:ins w:id="278" w:author="PR Preview" w:date="2026-01-01T00:00:00Z">
        <w:r>
          <w:t xml:space="preserve"> </w:t>
        </w:r>
      </w:ins>
      <m:oMath>
        <m:r>
          <m:t>n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in such a list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the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b/>
            <w:bCs/>
          </w:rPr>
          <w:t xml:space="preserve">cardinality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[17]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r>
          <m:t>A</m:t>
        </m:r>
      </m:oMath>
      <w:ins w:id="290" w:author="PR Preview" w:date="2026-01-01T00:00:00Z">
        <w:r>
          <w:t xml:space="preserve">, its number of elements,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written</w:t>
        </w:r>
      </w:ins>
      <w:ins w:id="2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94" w:author="PR Preview" w:date="2026-01-01T00:00:00Z">
        <w:r>
          <w:t xml:space="preserve">;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empty set has cardinality</w:t>
        </w:r>
      </w:ins>
      <w:ins w:id="2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.</w:t>
        </w:r>
      </w:ins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Example 14 (Finite and infinite sets)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 </w:delText>
        </w:r>
      </w:del>
    </w:p>
    <w:p>
      <w:pPr>
        <w:pStyle w:val="BodyText"/>
      </w:pPr>
      <w:ins w:id="302" w:author="PR Preview" w:date="2026-01-01T00:00:00Z">
        <w:r>
          <w:rPr>
            <w:b/>
            <w:bCs/>
          </w:rPr>
          <w:t xml:space="preserve">Example 16 (Finite and infinite sets)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del w:id="305" w:author="PR Preview" w:date="2026-01-01T00:00:00Z">
        <w:r>
          <w:rPr>
            <w:b/>
            <w:bCs/>
          </w:rPr>
          <w:delText xml:space="preserve">Definition 22 (Infinite set)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 set that is not finite (</w:delText>
        </w:r>
      </w:del>
      <w:hyperlink w:anchor="def-finite-set">
        <w:del w:id="30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09" w:author="PR Preview" w:date="2026-01-01T00:00:00Z">
        <w:r>
          <w:delText xml:space="preserve">) is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b/>
            <w:bCs/>
          </w:rPr>
          <w:delText xml:space="preserve">infinite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[16]</w:delText>
        </w:r>
      </w:del>
      <w:del w:id="314" w:author="PR Preview" w:date="2026-01-01T00:00:00Z">
        <w:r>
          <w:delText xml:space="preserve">.</w:delText>
        </w:r>
      </w:del>
    </w:p>
    <w:p>
      <w:pPr>
        <w:pStyle w:val="BodyText"/>
      </w:pPr>
      <w:del w:id="315" w:author="PR Preview" w:date="2026-01-01T00:00:00Z">
        <w:r>
          <w:rPr>
            <w:b/>
            <w:bCs/>
          </w:rPr>
          <w:delText xml:space="preserve">Definition 23 (Countable set)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 set is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countable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[17]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if it is finite (</w:delText>
        </w:r>
      </w:del>
      <w:hyperlink w:anchor="def-finite-set">
        <w:del w:id="32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25" w:author="PR Preview" w:date="2026-01-01T00:00:00Z">
        <w:r>
          <w:delText xml:space="preserve">),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or if its elements can be listed as a sequence (</w:delText>
        </w:r>
      </w:del>
      <w:hyperlink w:anchor="def-sequence">
        <w:del w:id="32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29" w:author="PR Preview" w:date="2026-01-01T00:00:00Z">
        <w:r>
          <w:delText xml:space="preserve">)</w:delText>
        </w:r>
      </w:del>
      <w:del w:id="33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333" w:author="PR Preview" w:date="2026-01-01T00:00:00Z">
        <w:r>
          <w:rPr>
            <w:b/>
            <w:bCs/>
          </w:rPr>
          <w:delText xml:space="preserve">Definition 24 (Countably infinite set)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 set is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b/>
            <w:bCs/>
          </w:rPr>
          <w:delText xml:space="preserve">countably infinite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if it is</w:delText>
        </w:r>
      </w:del>
      <w:del w:id="340" w:author="PR Preview" w:date="2026-01-01T00:00:00Z">
        <w:r>
          <w:delText xml:space="preserve"> </w:delText>
        </w:r>
      </w:del>
      <w:hyperlink w:anchor="def-countable-set">
        <w:del w:id="341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 not finite.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15 (Countable and uncountable sets)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 </w:delText>
        </w:r>
      </w:del>
    </w:p>
    <w:p>
      <w:pPr>
        <w:pStyle w:val="FirstParagraph"/>
      </w:pPr>
      <w:ins w:id="347" w:author="PR Preview" w:date="2026-01-01T00:00:00Z">
        <w:r>
          <w:rPr>
            <w:b/>
            <w:bCs/>
          </w:rPr>
          <w:t xml:space="preserve">Definition 24 (Infinite set)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 set that is not finite (</w:t>
        </w:r>
      </w:ins>
      <w:hyperlink w:anchor="def-finite-set">
        <w:ins w:id="35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51" w:author="PR Preview" w:date="2026-01-01T00:00:00Z">
        <w:r>
          <w:t xml:space="preserve">) is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rPr>
            <w:b/>
            <w:bCs/>
          </w:rPr>
          <w:t xml:space="preserve">infinite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[18]</w:t>
        </w:r>
      </w:ins>
      <w:ins w:id="356" w:author="PR Preview" w:date="2026-01-01T00:00:00Z">
        <w:r>
          <w:t xml:space="preserve">.</w:t>
        </w:r>
      </w:ins>
    </w:p>
    <w:bookmarkEnd w:id="70"/>
    <w:bookmarkStart w:id="71" w:name="def-countable-set"/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Definition 25 (Countable set)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 set is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b/>
            <w:bCs/>
          </w:rPr>
          <w:t xml:space="preserve">countable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[19]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if it is finite (</w:t>
        </w:r>
      </w:ins>
      <w:hyperlink w:anchor="def-finite-set">
        <w:ins w:id="36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67" w:author="PR Preview" w:date="2026-01-01T00:00:00Z">
        <w:r>
          <w:t xml:space="preserve">),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or if its elements can be listed as a sequence (</w:t>
        </w:r>
      </w:ins>
      <w:hyperlink w:anchor="def-sequence">
        <w:ins w:id="37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in which every element appears.</w:t>
        </w:r>
      </w:ins>
    </w:p>
    <w:bookmarkEnd w:id="71"/>
    <w:bookmarkStart w:id="72" w:name="def-countably-infinite"/>
    <w:p>
      <w:pPr>
        <w:pStyle w:val="BodyText"/>
      </w:pPr>
      <w:ins w:id="375" w:author="PR Preview" w:date="2026-01-01T00:00:00Z">
        <w:r>
          <w:rPr>
            <w:b/>
            <w:bCs/>
          </w:rPr>
          <w:t xml:space="preserve">Definition 26 (Countably infinite set)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 set is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countably infinite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if it is</w:t>
        </w:r>
      </w:ins>
      <w:ins w:id="382" w:author="PR Preview" w:date="2026-01-01T00:00:00Z">
        <w:r>
          <w:t xml:space="preserve"> </w:t>
        </w:r>
      </w:ins>
      <w:hyperlink w:anchor="def-countable-set">
        <w:ins w:id="383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 not finite.</w:t>
        </w:r>
      </w:ins>
    </w:p>
    <w:bookmarkEnd w:id="72"/>
    <w:bookmarkStart w:id="75" w:name="exm-countable-set"/>
    <w:p>
      <w:pPr>
        <w:pStyle w:val="BodyText"/>
      </w:pPr>
      <w:ins w:id="386" w:author="PR Preview" w:date="2026-01-01T00:00:00Z">
        <w:r>
          <w:rPr>
            <w:b/>
            <w:bCs/>
          </w:rPr>
          <w:t xml:space="preserve">Example 17 (Countable and uncountable sets)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del w:id="389" w:author="PR Preview" w:date="2026-01-01T00:00:00Z">
        <w:r>
          <w:rPr>
            <w:i/>
            <w:iCs/>
          </w:rPr>
          <w:delText xml:space="preserve">Remark 8</w:delText>
        </w:r>
      </w:del>
      <w:del w:id="390" w:author="PR Preview" w:date="2026-01-01T00:00:00Z">
        <w:r>
          <w:delText xml:space="preserve"> (Cantor’s diagonal argument). </w:delText>
        </w:r>
      </w:del>
      <w:del w:id="391" w:author="PR Preview" w:date="2026-01-01T00:00:00Z">
        <w:r>
          <w:delText xml:space="preserve">The standard</w:delText>
        </w:r>
      </w:del>
      <w:del w:id="392" w:author="PR Preview" w:date="2026-01-01T00:00:00Z">
        <w:r>
          <w:delText xml:space="preserve"> </w:delText>
        </w:r>
      </w:del>
      <w:hyperlink r:id="rId77">
        <w:del w:id="393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is Cantor’s diagonal argument: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given any sequence of numbers in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it builds a number in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whose</w:delText>
        </w:r>
      </w:del>
      <w:del w:id="405" w:author="PR Preview" w:date="2026-01-01T00:00:00Z">
        <w:r>
          <w:delText xml:space="preserve"> </w:delText>
        </w:r>
      </w:del>
      <w:hyperlink r:id="rId78">
        <w:del w:id="406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differs from the</w:delText>
        </w:r>
      </w:del>
      <w:del w:id="409" w:author="PR Preview" w:date="2026-01-01T00:00:00Z">
        <w:r>
          <w:delText xml:space="preserve"> </w:delText>
        </w:r>
      </w:del>
      <m:oMath>
        <m:r>
          <m:t>n</m:t>
        </m:r>
      </m:oMath>
      <w:del w:id="410" w:author="PR Preview" w:date="2026-01-01T00:00:00Z">
        <w:r>
          <w:delText xml:space="preserve">th number’s in the</w:delText>
        </w:r>
      </w:del>
      <w:del w:id="411" w:author="PR Preview" w:date="2026-01-01T00:00:00Z">
        <w:r>
          <w:delText xml:space="preserve"> </w:delText>
        </w:r>
      </w:del>
      <m:oMath>
        <m:r>
          <m:t>n</m:t>
        </m:r>
      </m:oMath>
      <w:del w:id="412" w:author="PR Preview" w:date="2026-01-01T00:00:00Z">
        <w:r>
          <w:delText xml:space="preserve">th digit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(its</w:delText>
        </w:r>
      </w:del>
      <w:del w:id="415" w:author="PR Preview" w:date="2026-01-01T00:00:00Z">
        <w:r>
          <w:delText xml:space="preserve"> </w:delText>
        </w:r>
      </w:del>
      <m:oMath>
        <m:r>
          <m:t>n</m:t>
        </m:r>
      </m:oMath>
      <w:del w:id="416" w:author="PR Preview" w:date="2026-01-01T00:00:00Z">
        <w:r>
          <w:delText xml:space="preserve">th decimal place, one of</w:delText>
        </w:r>
      </w:del>
      <w:del w:id="41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418" w:author="PR Preview" w:date="2026-01-01T00:00:00Z">
        <w:r>
          <w:delText xml:space="preserve">),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so the sequence misses it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[18]</w:delText>
        </w:r>
      </w:del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One way to choose the</w:delText>
        </w:r>
      </w:del>
      <w:del w:id="426" w:author="PR Preview" w:date="2026-01-01T00:00:00Z">
        <w:r>
          <w:delText xml:space="preserve"> </w:delText>
        </w:r>
      </w:del>
      <m:oMath>
        <m:r>
          <m:t>n</m:t>
        </m:r>
      </m:oMath>
      <w:del w:id="427" w:author="PR Preview" w:date="2026-01-01T00:00:00Z">
        <w:r>
          <w:delText xml:space="preserve">th digit is to use</w:delText>
        </w:r>
      </w:del>
      <w:del w:id="428" w:author="PR Preview" w:date="2026-01-01T00:00:00Z">
        <w:r>
          <w:delText xml:space="preserve"> </w:delText>
        </w:r>
      </w:del>
      <m:oMath>
        <m:r>
          <m:t>5</m:t>
        </m:r>
      </m:oMath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unless the</w:delText>
        </w:r>
      </w:del>
      <w:del w:id="432" w:author="PR Preview" w:date="2026-01-01T00:00:00Z">
        <w:r>
          <w:delText xml:space="preserve"> </w:delText>
        </w:r>
      </w:del>
      <m:oMath>
        <m:r>
          <m:t>n</m:t>
        </m:r>
      </m:oMath>
      <w:del w:id="433" w:author="PR Preview" w:date="2026-01-01T00:00:00Z">
        <w:r>
          <w:delText xml:space="preserve">th number’s</w:delText>
        </w:r>
      </w:del>
      <w:del w:id="434" w:author="PR Preview" w:date="2026-01-01T00:00:00Z">
        <w:r>
          <w:delText xml:space="preserve"> </w:delText>
        </w:r>
      </w:del>
      <m:oMath>
        <m:r>
          <m:t>n</m:t>
        </m:r>
      </m:oMath>
      <w:del w:id="435" w:author="PR Preview" w:date="2026-01-01T00:00:00Z">
        <w:r>
          <w:delText xml:space="preserve">th digit is</w:delText>
        </w:r>
      </w:del>
      <w:del w:id="436" w:author="PR Preview" w:date="2026-01-01T00:00:00Z">
        <w:r>
          <w:delText xml:space="preserve"> </w:delText>
        </w:r>
      </w:del>
      <m:oMath>
        <m:r>
          <m:t>5</m:t>
        </m:r>
      </m:oMath>
      <w:del w:id="437" w:author="PR Preview" w:date="2026-01-01T00:00:00Z">
        <w:r>
          <w:delText xml:space="preserve">, in which case use</w:delText>
        </w:r>
      </w:del>
      <w:del w:id="438" w:author="PR Preview" w:date="2026-01-01T00:00:00Z">
        <w:r>
          <w:delText xml:space="preserve"> </w:delText>
        </w:r>
      </w:del>
      <m:oMath>
        <m:r>
          <m:t>4</m:t>
        </m:r>
      </m:oMath>
      <w:del w:id="439" w:author="PR Preview" w:date="2026-01-01T00:00:00Z">
        <w:r>
          <w:delText xml:space="preserve">.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For example, if the sequence starts</w:delText>
        </w:r>
      </w:del>
      <w:del w:id="442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445" w:author="PR Preview" w:date="2026-01-01T00:00:00Z">
        <w:r>
          <w:delText xml:space="preserve">,</w:delText>
        </w:r>
      </w:del>
      <w:del w:id="446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diagonal digits are</w:delText>
        </w:r>
      </w:del>
      <w:del w:id="450" w:author="PR Preview" w:date="2026-01-01T00:00:00Z">
        <w:r>
          <w:delText xml:space="preserve"> </w:delText>
        </w:r>
      </w:del>
      <m:oMath>
        <m:r>
          <m:t>1</m:t>
        </m:r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m:oMath>
        <m:r>
          <m:t>5</m:t>
        </m:r>
      </m:oMath>
      <w:del w:id="453" w:author="PR Preview" w:date="2026-01-01T00:00:00Z">
        <w:r>
          <w:delText xml:space="preserve">, and</w:delText>
        </w:r>
      </w:del>
      <w:del w:id="454" w:author="PR Preview" w:date="2026-01-01T00:00:00Z">
        <w:r>
          <w:delText xml:space="preserve"> </w:delText>
        </w:r>
      </w:del>
      <m:oMath>
        <m:r>
          <m:t>6</m:t>
        </m:r>
      </m:oMath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so the new number starts</w:delText>
        </w:r>
      </w:del>
      <w:del w:id="458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which differs from the first number in the first digit,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from the second in the second digit,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466" w:author="PR Preview" w:date="2026-01-01T00:00:00Z">
        <w:r>
          <w:rPr>
            <w:i/>
            <w:iCs/>
          </w:rPr>
          <w:t xml:space="preserve">Remark 8</w:t>
        </w:r>
      </w:ins>
      <w:ins w:id="467" w:author="PR Preview" w:date="2026-01-01T00:00:00Z">
        <w:r>
          <w:t xml:space="preserve"> (Cantor’s diagonal argument). </w:t>
        </w:r>
      </w:ins>
      <w:ins w:id="468" w:author="PR Preview" w:date="2026-01-01T00:00:00Z">
        <w:r>
          <w:t xml:space="preserve">The standard</w:t>
        </w:r>
      </w:ins>
      <w:ins w:id="469" w:author="PR Preview" w:date="2026-01-01T00:00:00Z">
        <w:r>
          <w:t xml:space="preserve"> </w:t>
        </w:r>
      </w:ins>
      <w:hyperlink r:id="rId77">
        <w:ins w:id="470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is Cantor’s diagonal argument: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given any sequence of numbers in</w:t>
        </w:r>
      </w:ins>
      <w:ins w:id="4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it builds a number in</w:t>
        </w:r>
      </w:ins>
      <w:ins w:id="4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whose</w:t>
        </w:r>
      </w:ins>
      <w:ins w:id="482" w:author="PR Preview" w:date="2026-01-01T00:00:00Z">
        <w:r>
          <w:t xml:space="preserve"> </w:t>
        </w:r>
      </w:ins>
      <w:hyperlink r:id="rId78">
        <w:ins w:id="483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differs from the</w:t>
        </w:r>
      </w:ins>
      <w:ins w:id="486" w:author="PR Preview" w:date="2026-01-01T00:00:00Z">
        <w:r>
          <w:t xml:space="preserve"> </w:t>
        </w:r>
      </w:ins>
      <m:oMath>
        <m:r>
          <m:t>n</m:t>
        </m:r>
      </m:oMath>
      <w:ins w:id="487" w:author="PR Preview" w:date="2026-01-01T00:00:00Z">
        <w:r>
          <w:t xml:space="preserve">th number’s in the</w:t>
        </w:r>
      </w:ins>
      <w:ins w:id="488" w:author="PR Preview" w:date="2026-01-01T00:00:00Z">
        <w:r>
          <w:t xml:space="preserve"> </w:t>
        </w:r>
      </w:ins>
      <m:oMath>
        <m:r>
          <m:t>n</m:t>
        </m:r>
      </m:oMath>
      <w:ins w:id="489" w:author="PR Preview" w:date="2026-01-01T00:00:00Z">
        <w:r>
          <w:t xml:space="preserve">th digit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(its</w:t>
        </w:r>
      </w:ins>
      <w:ins w:id="492" w:author="PR Preview" w:date="2026-01-01T00:00:00Z">
        <w:r>
          <w:t xml:space="preserve"> </w:t>
        </w:r>
      </w:ins>
      <m:oMath>
        <m:r>
          <m:t>n</m:t>
        </m:r>
      </m:oMath>
      <w:ins w:id="493" w:author="PR Preview" w:date="2026-01-01T00:00:00Z">
        <w:r>
          <w:t xml:space="preserve">th decimal place, one of</w:t>
        </w:r>
      </w:ins>
      <w:ins w:id="4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495" w:author="PR Preview" w:date="2026-01-01T00:00:00Z">
        <w:r>
          <w:t xml:space="preserve">),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the sequence misses it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[20]</w:t>
        </w:r>
      </w:ins>
      <w:ins w:id="500" w:author="PR Preview" w:date="2026-01-01T00:00:00Z">
        <w:r>
          <w:t xml:space="preserve">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One way to choose the</w:t>
        </w:r>
      </w:ins>
      <w:ins w:id="503" w:author="PR Preview" w:date="2026-01-01T00:00:00Z">
        <w:r>
          <w:t xml:space="preserve"> </w:t>
        </w:r>
      </w:ins>
      <m:oMath>
        <m:r>
          <m:t>n</m:t>
        </m:r>
      </m:oMath>
      <w:ins w:id="504" w:author="PR Preview" w:date="2026-01-01T00:00:00Z">
        <w:r>
          <w:t xml:space="preserve">th digit is to use</w:t>
        </w:r>
      </w:ins>
      <w:ins w:id="505" w:author="PR Preview" w:date="2026-01-01T00:00:00Z">
        <w:r>
          <w:t xml:space="preserve"> </w:t>
        </w:r>
      </w:ins>
      <m:oMath>
        <m:r>
          <m:t>5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unless the</w:t>
        </w:r>
      </w:ins>
      <w:ins w:id="509" w:author="PR Preview" w:date="2026-01-01T00:00:00Z">
        <w:r>
          <w:t xml:space="preserve"> </w:t>
        </w:r>
      </w:ins>
      <m:oMath>
        <m:r>
          <m:t>n</m:t>
        </m:r>
      </m:oMath>
      <w:ins w:id="510" w:author="PR Preview" w:date="2026-01-01T00:00:00Z">
        <w:r>
          <w:t xml:space="preserve">th number’s</w:t>
        </w:r>
      </w:ins>
      <w:ins w:id="511" w:author="PR Preview" w:date="2026-01-01T00:00:00Z">
        <w:r>
          <w:t xml:space="preserve"> </w:t>
        </w:r>
      </w:ins>
      <m:oMath>
        <m:r>
          <m:t>n</m:t>
        </m:r>
      </m:oMath>
      <w:ins w:id="512" w:author="PR Preview" w:date="2026-01-01T00:00:00Z">
        <w:r>
          <w:t xml:space="preserve">th digit is</w:t>
        </w:r>
      </w:ins>
      <w:ins w:id="513" w:author="PR Preview" w:date="2026-01-01T00:00:00Z">
        <w:r>
          <w:t xml:space="preserve"> </w:t>
        </w:r>
      </w:ins>
      <m:oMath>
        <m:r>
          <m:t>5</m:t>
        </m:r>
      </m:oMath>
      <w:ins w:id="514" w:author="PR Preview" w:date="2026-01-01T00:00:00Z">
        <w:r>
          <w:t xml:space="preserve">, in which case use</w:t>
        </w:r>
      </w:ins>
      <w:ins w:id="515" w:author="PR Preview" w:date="2026-01-01T00:00:00Z">
        <w:r>
          <w:t xml:space="preserve"> </w:t>
        </w:r>
      </w:ins>
      <m:oMath>
        <m:r>
          <m:t>4</m:t>
        </m:r>
      </m:oMath>
      <w:ins w:id="516" w:author="PR Preview" w:date="2026-01-01T00:00:00Z">
        <w:r>
          <w:t xml:space="preserve">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 example, if the sequence starts</w:t>
        </w:r>
      </w:ins>
      <w:ins w:id="519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diagonal digits are</w:t>
        </w:r>
      </w:ins>
      <w:ins w:id="527" w:author="PR Preview" w:date="2026-01-01T00:00:00Z">
        <w:r>
          <w:t xml:space="preserve"> </w:t>
        </w:r>
      </w:ins>
      <m:oMath>
        <m:r>
          <m:t>1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m:oMath>
        <m:r>
          <m:t>5</m:t>
        </m:r>
      </m:oMath>
      <w:ins w:id="530" w:author="PR Preview" w:date="2026-01-01T00:00:00Z">
        <w:r>
          <w:t xml:space="preserve">, and</w:t>
        </w:r>
      </w:ins>
      <w:ins w:id="531" w:author="PR Preview" w:date="2026-01-01T00:00:00Z">
        <w:r>
          <w:t xml:space="preserve"> </w:t>
        </w:r>
      </w:ins>
      <m:oMath>
        <m:r>
          <m:t>6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so the new number starts</w:t>
        </w:r>
      </w:ins>
      <w:ins w:id="535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which differs from the first number in the first digit,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from the second in the second digit,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from the third in the third digit.</w:t>
        </w:r>
      </w:ins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del w:id="543" w:author="PR Preview" w:date="2026-01-01T00:00:00Z">
        <w:r>
          <w:delText xml:space="preserve">[14]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	</w:delText>
        </w:r>
      </w:del>
      <w:del w:id="546" w:author="PR Preview" w:date="2026-01-01T00:00:00Z">
        <w:r>
          <w:delText xml:space="preserve">Wikipedia contributors,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“Finite set —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Wikipedia</w:delText>
        </w:r>
      </w:del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 free encyclopedia.”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2026. Available:</w:delText>
        </w:r>
      </w:del>
      <w:del w:id="556" w:author="PR Preview" w:date="2026-01-01T00:00:00Z">
        <w:r>
          <w:delText xml:space="preserve"> </w:delText>
        </w:r>
      </w:del>
      <w:hyperlink r:id="rId111">
        <w:del w:id="557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</w:p>
    <w:p>
      <w:pPr>
        <w:pStyle w:val="Bibliography"/>
      </w:pPr>
      <w:del w:id="558" w:author="PR Preview" w:date="2026-01-01T00:00:00Z">
        <w:r>
          <w:delText xml:space="preserve">[15]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	</w:delText>
        </w:r>
      </w:del>
      <w:del w:id="561" w:author="PR Preview" w:date="2026-01-01T00:00:00Z">
        <w:r>
          <w:delText xml:space="preserve">Wikipedia contributors,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“Cardinality —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Wikipedia</w:delText>
        </w:r>
      </w:del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 free encyclopedia.”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2026. Available:</w:delText>
        </w:r>
      </w:del>
      <w:del w:id="571" w:author="PR Preview" w:date="2026-01-01T00:00:00Z">
        <w:r>
          <w:delText xml:space="preserve"> </w:delText>
        </w:r>
      </w:del>
      <w:hyperlink r:id="rId113">
        <w:del w:id="572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</w:p>
    <w:p>
      <w:pPr>
        <w:pStyle w:val="Bibliography"/>
      </w:pPr>
      <w:del w:id="573" w:author="PR Preview" w:date="2026-01-01T00:00:00Z">
        <w:r>
          <w:delText xml:space="preserve">[16]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	</w:delText>
        </w:r>
      </w:del>
      <w:del w:id="576" w:author="PR Preview" w:date="2026-01-01T00:00:00Z">
        <w:r>
          <w:delText xml:space="preserve">Wikipedia contributors,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“Infinite set —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Wikipedia</w:delText>
        </w:r>
      </w:del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 free encyclopedia.”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2026. Available:</w:delText>
        </w:r>
      </w:del>
      <w:del w:id="586" w:author="PR Preview" w:date="2026-01-01T00:00:00Z">
        <w:r>
          <w:delText xml:space="preserve"> </w:delText>
        </w:r>
      </w:del>
      <w:hyperlink r:id="rId115">
        <w:del w:id="587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</w:p>
    <w:p>
      <w:pPr>
        <w:pStyle w:val="Bibliography"/>
      </w:pPr>
      <w:del w:id="588" w:author="PR Preview" w:date="2026-01-01T00:00:00Z">
        <w:r>
          <w:delText xml:space="preserve">[17]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	</w:delText>
        </w:r>
      </w:del>
      <w:del w:id="591" w:author="PR Preview" w:date="2026-01-01T00:00:00Z">
        <w:r>
          <w:delText xml:space="preserve">Wikipedia contributors,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“Countable set —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Wikipedia</w:delText>
        </w:r>
      </w:del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free encyclopedia.”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2026. Available:</w:delText>
        </w:r>
      </w:del>
      <w:del w:id="601" w:author="PR Preview" w:date="2026-01-01T00:00:00Z">
        <w:r>
          <w:delText xml:space="preserve"> </w:delText>
        </w:r>
      </w:del>
      <w:hyperlink r:id="rId117">
        <w:del w:id="602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</w:p>
    <w:p>
      <w:pPr>
        <w:pStyle w:val="Bibliography"/>
      </w:pPr>
      <w:del w:id="603" w:author="PR Preview" w:date="2026-01-01T00:00:00Z">
        <w:r>
          <w:delText xml:space="preserve">[18]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	</w:delText>
        </w:r>
      </w:del>
      <w:del w:id="606" w:author="PR Preview" w:date="2026-01-01T00:00:00Z">
        <w:r>
          <w:delText xml:space="preserve">Wikipedia contributors,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“Cantor’s diagonal argument —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Wikipedia</w:delText>
        </w:r>
      </w:del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 free encyclopedia.”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2026. Available:</w:delText>
        </w:r>
      </w:del>
      <w:del w:id="616" w:author="PR Preview" w:date="2026-01-01T00:00:00Z">
        <w:r>
          <w:delText xml:space="preserve"> </w:delText>
        </w:r>
      </w:del>
      <w:hyperlink r:id="rId119">
        <w:del w:id="617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</w:p>
    <w:p>
      <w:pPr>
        <w:pStyle w:val="Bibliography"/>
      </w:pPr>
      <w:ins w:id="618" w:author="PR Preview" w:date="2026-01-01T00:00:00Z">
        <w:r>
          <w:t xml:space="preserve">[14]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	</w:t>
        </w:r>
      </w:ins>
      <w:ins w:id="621" w:author="PR Preview" w:date="2026-01-01T00:00:00Z">
        <w:r>
          <w:t xml:space="preserve">Wikipedia contributors,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“Closure (mathematics) —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Wikipedia</w:t>
        </w:r>
      </w:ins>
      <w:ins w:id="626" w:author="PR Preview" w:date="2026-01-01T00:00:00Z">
        <w:r>
          <w:t xml:space="preserve">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the free encyclopedia.”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2026. Available:</w:t>
        </w:r>
      </w:ins>
      <w:ins w:id="631" w:author="PR Preview" w:date="2026-01-01T00:00:00Z">
        <w:r>
          <w:t xml:space="preserve"> </w:t>
        </w:r>
      </w:ins>
      <w:hyperlink r:id="rId107">
        <w:ins w:id="632" w:author="PR Preview" w:date="2026-01-01T00:00:00Z">
          <w:r>
            <w:rPr>
              <w:rStyle w:val="Hyperlink"/>
            </w:rPr>
            <w:t xml:space="preserve">https://en.wikipedia.org/wiki/Closure_(mathematics)</w:t>
          </w:r>
        </w:ins>
      </w:hyperlink>
    </w:p>
    <w:bookmarkEnd w:id="108"/>
    <w:bookmarkStart w:id="110" w:name="ref-wikipedia_logistic_function"/>
    <w:p>
      <w:pPr>
        <w:pStyle w:val="Bibliography"/>
      </w:pPr>
      <w:ins w:id="633" w:author="PR Preview" w:date="2026-01-01T00:00:00Z">
        <w:r>
          <w:t xml:space="preserve">[15]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	</w:t>
        </w:r>
      </w:ins>
      <w:ins w:id="636" w:author="PR Preview" w:date="2026-01-01T00:00:00Z">
        <w:r>
          <w:t xml:space="preserve">Wikipedia contributors,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“Logistic function —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Wikipedia</w:t>
        </w:r>
      </w:ins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the free encyclopedia.”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2026. Available:</w:t>
        </w:r>
      </w:ins>
      <w:ins w:id="646" w:author="PR Preview" w:date="2026-01-01T00:00:00Z">
        <w:r>
          <w:t xml:space="preserve"> </w:t>
        </w:r>
      </w:ins>
      <w:hyperlink r:id="rId109">
        <w:ins w:id="647" w:author="PR Preview" w:date="2026-01-01T00:00:00Z">
          <w:r>
            <w:rPr>
              <w:rStyle w:val="Hyperlink"/>
            </w:rPr>
            <w:t xml:space="preserve">https://en.wikipedia.org/wiki/Logistic_function</w:t>
          </w:r>
        </w:ins>
      </w:hyperlink>
    </w:p>
    <w:bookmarkEnd w:id="110"/>
    <w:bookmarkStart w:id="112" w:name="ref-wikipedia_finite_set"/>
    <w:p>
      <w:pPr>
        <w:pStyle w:val="Bibliography"/>
      </w:pPr>
      <w:ins w:id="648" w:author="PR Preview" w:date="2026-01-01T00:00:00Z">
        <w:r>
          <w:t xml:space="preserve">[16]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	</w:t>
        </w:r>
      </w:ins>
      <w:ins w:id="651" w:author="PR Preview" w:date="2026-01-01T00:00:00Z">
        <w:r>
          <w:t xml:space="preserve">Wikipedia contributors,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“Finite set —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Wikipedia</w:t>
        </w:r>
      </w:ins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free encyclopedia.”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2026. Available:</w:t>
        </w:r>
      </w:ins>
      <w:ins w:id="661" w:author="PR Preview" w:date="2026-01-01T00:00:00Z">
        <w:r>
          <w:t xml:space="preserve"> </w:t>
        </w:r>
      </w:ins>
      <w:hyperlink r:id="rId111">
        <w:ins w:id="662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112"/>
    <w:bookmarkStart w:id="114" w:name="ref-wikipedia_cardinality"/>
    <w:p>
      <w:pPr>
        <w:pStyle w:val="Bibliography"/>
      </w:pPr>
      <w:ins w:id="663" w:author="PR Preview" w:date="2026-01-01T00:00:00Z">
        <w:r>
          <w:t xml:space="preserve">[17]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	</w:t>
        </w:r>
      </w:ins>
      <w:ins w:id="666" w:author="PR Preview" w:date="2026-01-01T00:00:00Z">
        <w:r>
          <w:t xml:space="preserve">Wikipedia contributors,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“Cardinality —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Wikipedia</w:t>
        </w:r>
      </w:ins>
      <w:ins w:id="671" w:author="PR Preview" w:date="2026-01-01T00:00:00Z">
        <w:r>
          <w:t xml:space="preserve">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the free encyclopedia.”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2026. Available:</w:t>
        </w:r>
      </w:ins>
      <w:ins w:id="676" w:author="PR Preview" w:date="2026-01-01T00:00:00Z">
        <w:r>
          <w:t xml:space="preserve"> </w:t>
        </w:r>
      </w:ins>
      <w:hyperlink r:id="rId113">
        <w:ins w:id="677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14"/>
    <w:bookmarkStart w:id="116" w:name="ref-wikipedia_infinite_set"/>
    <w:p>
      <w:pPr>
        <w:pStyle w:val="Bibliography"/>
      </w:pPr>
      <w:ins w:id="678" w:author="PR Preview" w:date="2026-01-01T00:00:00Z">
        <w:r>
          <w:t xml:space="preserve">[18]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	</w:t>
        </w:r>
      </w:ins>
      <w:ins w:id="681" w:author="PR Preview" w:date="2026-01-01T00:00:00Z">
        <w:r>
          <w:t xml:space="preserve">Wikipedia contributors,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“Infinite set —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Wikipedia</w:t>
        </w:r>
      </w:ins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free encyclopedia.”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2026. Available:</w:t>
        </w:r>
      </w:ins>
      <w:ins w:id="691" w:author="PR Preview" w:date="2026-01-01T00:00:00Z">
        <w:r>
          <w:t xml:space="preserve"> </w:t>
        </w:r>
      </w:ins>
      <w:hyperlink r:id="rId115">
        <w:ins w:id="692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16"/>
    <w:bookmarkStart w:id="118" w:name="ref-wikipedia_countable_set"/>
    <w:p>
      <w:pPr>
        <w:pStyle w:val="Bibliography"/>
      </w:pPr>
      <w:ins w:id="693" w:author="PR Preview" w:date="2026-01-01T00:00:00Z">
        <w:r>
          <w:t xml:space="preserve">[19]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	</w:t>
        </w:r>
      </w:ins>
      <w:ins w:id="696" w:author="PR Preview" w:date="2026-01-01T00:00:00Z">
        <w:r>
          <w:t xml:space="preserve">Wikipedia contributors,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“Countable set —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Wikipedia</w:t>
        </w:r>
      </w:ins>
      <w:ins w:id="701" w:author="PR Preview" w:date="2026-01-01T00:00:00Z">
        <w:r>
          <w:t xml:space="preserve">,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the free encyclopedia.”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2026. Available:</w:t>
        </w:r>
      </w:ins>
      <w:ins w:id="706" w:author="PR Preview" w:date="2026-01-01T00:00:00Z">
        <w:r>
          <w:t xml:space="preserve"> </w:t>
        </w:r>
      </w:ins>
      <w:hyperlink r:id="rId117">
        <w:ins w:id="707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18"/>
    <w:bookmarkStart w:id="120" w:name="ref-wikipedia_cantors_diagonal_argument"/>
    <w:p>
      <w:pPr>
        <w:pStyle w:val="Bibliography"/>
      </w:pPr>
      <w:ins w:id="708" w:author="PR Preview" w:date="2026-01-01T00:00:00Z">
        <w:r>
          <w:t xml:space="preserve">[20]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	</w:t>
        </w:r>
      </w:ins>
      <w:ins w:id="711" w:author="PR Preview" w:date="2026-01-01T00:00:00Z">
        <w:r>
          <w:t xml:space="preserve">Wikipedia contributors,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“Cantor’s diagonal argument —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Wikipedia</w:t>
        </w:r>
      </w:ins>
      <w:ins w:id="716" w:author="PR Preview" w:date="2026-01-01T00:00:00Z">
        <w:r>
          <w:t xml:space="preserve">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free encyclopedia.”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2026. Available:</w:t>
        </w:r>
      </w:ins>
      <w:ins w:id="721" w:author="PR Preview" w:date="2026-01-01T00:00:00Z">
        <w:r>
          <w:t xml:space="preserve"> </w:t>
        </w:r>
      </w:ins>
      <w:hyperlink r:id="rId119">
        <w:ins w:id="722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2026-10-19T11:59:16Z</dcterms:created>
  <dcterms:modified xsi:type="dcterms:W3CDTF">2026-10-19T11:59:16Z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