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04:35:42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61" w:name="sec-series"/>
    <w:p>
      <w:pPr>
        <w:pStyle w:val="Heading2"/>
      </w:pPr>
      <w:del w:id="3" w:author="PR Preview" w:date="2026-01-01T00:00:00Z">
        <w:r>
          <w:delText xml:space="preserve">4 Exponentials and Logarithms</w:delText>
        </w:r>
      </w:del>
    </w:p>
    <w:p>
      <w:pPr>
        <w:pStyle w:val="FirstParagraph"/>
      </w:pPr>
      <w:del w:id="4" w:author="PR Preview" w:date="2026-01-01T00:00:00Z">
        <w:r>
          <w:rPr>
            <w:b/>
            <w:bCs/>
          </w:rPr>
          <w:delText xml:space="preserve">Definition 17 (Exponential function)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The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rPr>
            <w:b/>
            <w:bCs/>
          </w:rPr>
          <w:delText xml:space="preserve">exponential function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[8]</w:delText>
        </w:r>
      </w:del>
      <w:del w:id="11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is</w:delText>
        </w:r>
      </w:del>
    </w:p>
    <w:p>
      <w:pPr>
        <w:pStyle w:val="Heading2"/>
      </w:pPr>
      <w:ins w:id="14" w:author="PR Preview" w:date="2026-01-01T00:00:00Z">
        <w:r>
          <w:t xml:space="preserve">4 Series</w:t>
        </w:r>
      </w:ins>
    </w:p>
    <w:bookmarkStart w:id="51" w:name="def-non-decreasing"/>
    <w:p>
      <w:pPr>
        <w:pStyle w:val="FirstParagraph"/>
      </w:pPr>
      <w:ins w:id="15" w:author="PR Preview" w:date="2026-01-01T00:00:00Z">
        <w:r>
          <w:rPr>
            <w:b/>
            <w:bCs/>
          </w:rPr>
          <w:t xml:space="preserve">Definition 17 (Non-decreasing sequence)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A</w:t>
        </w:r>
      </w:ins>
      <w:ins w:id="18" w:author="PR Preview" w:date="2026-01-01T00:00:00Z">
        <w:r>
          <w:t xml:space="preserve"> </w:t>
        </w:r>
      </w:ins>
      <w:hyperlink r:id="rId41">
        <w:ins w:id="19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20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of real numbers or of</w:t>
        </w:r>
      </w:ins>
      <w:ins w:id="23" w:author="PR Preview" w:date="2026-01-01T00:00:00Z">
        <w:r>
          <w:t xml:space="preserve"> </w:t>
        </w:r>
      </w:ins>
      <w:hyperlink r:id="rId50">
        <w:ins w:id="24" w:author="PR Preview" w:date="2026-01-01T00:00:00Z">
          <w:r>
            <w:rPr>
              <w:rStyle w:val="Hyperlink"/>
            </w:rPr>
            <w:t xml:space="preserve">extended non-negative reals</w:t>
          </w:r>
        </w:ins>
      </w:hyperlink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is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rPr>
            <w:b/>
            <w:bCs/>
          </w:rPr>
          <w:t xml:space="preserve">non-decreasing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if each term is at least as large as the one before it: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51"/>
    <w:bookmarkStart w:id="52" w:name="exm-non-decreasing"/>
    <w:p>
      <w:pPr>
        <w:pStyle w:val="FirstParagraph"/>
      </w:pPr>
      <w:ins w:id="31" w:author="PR Preview" w:date="2026-01-01T00:00:00Z">
        <w:r>
          <w:rPr>
            <w:b/>
            <w:bCs/>
          </w:rPr>
          <w:t xml:space="preserve">Example 10 (Non-decreasing and not)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 </w:t>
        </w:r>
      </w:ins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is non-decreasing: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a term may equal the one before it.</w:t>
        </w:r>
      </w:ins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is non-decreasing,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because</w:t>
        </w:r>
      </w:ins>
      <w:ins w:id="42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is greater than every real number.</w:t>
        </w:r>
      </w:ins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is not non-decreasing,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because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4" w:name="def-partial-sum"/>
    <w:p>
      <w:pPr>
        <w:pStyle w:val="FirstParagraph"/>
      </w:pPr>
      <w:ins w:id="49" w:author="PR Preview" w:date="2026-01-01T00:00:00Z">
        <w:r>
          <w:rPr>
            <w:b/>
            <w:bCs/>
          </w:rPr>
          <w:t xml:space="preserve">Definition 18 (Partial sum)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Let</w:t>
        </w:r>
      </w:ins>
      <w:ins w:id="5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be a</w:t>
        </w:r>
      </w:ins>
      <w:ins w:id="55" w:author="PR Preview" w:date="2026-01-01T00:00:00Z">
        <w:r>
          <w:t xml:space="preserve"> </w:t>
        </w:r>
      </w:ins>
      <w:hyperlink r:id="rId41">
        <w:ins w:id="56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of real numbers or of</w:t>
        </w:r>
      </w:ins>
      <w:ins w:id="59" w:author="PR Preview" w:date="2026-01-01T00:00:00Z">
        <w:r>
          <w:t xml:space="preserve"> </w:t>
        </w:r>
      </w:ins>
      <w:hyperlink r:id="rId50">
        <w:ins w:id="60" w:author="PR Preview" w:date="2026-01-01T00:00:00Z">
          <w:r>
            <w:rPr>
              <w:rStyle w:val="Hyperlink"/>
            </w:rPr>
            <w:t xml:space="preserve">extended non-negative reals</w:t>
          </w:r>
        </w:ins>
      </w:hyperlink>
      <w:ins w:id="61" w:author="PR Preview" w:date="2026-01-01T00:00:00Z">
        <w:r>
          <w:t xml:space="preserve">.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For each</w:t>
        </w:r>
      </w:ins>
      <w:ins w:id="6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ins w:id="65" w:author="PR Preview" w:date="2026-01-01T00:00:00Z">
        <w:r>
          <w:t xml:space="preserve">, its</w:t>
        </w:r>
      </w:ins>
      <w:ins w:id="66" w:author="PR Preview" w:date="2026-01-01T00:00:00Z">
        <w:r>
          <w:t xml:space="preserve"> </w:t>
        </w:r>
      </w:ins>
      <m:oMath>
        <m:r>
          <m:t>n</m:t>
        </m:r>
      </m:oMath>
      <w:ins w:id="67" w:author="PR Preview" w:date="2026-01-01T00:00:00Z">
        <w:r>
          <w:t xml:space="preserve">th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rPr>
            <w:b/>
            <w:bCs/>
          </w:rPr>
          <w:t xml:space="preserve">partial sum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[8]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is the</w:t>
        </w:r>
      </w:ins>
      <w:ins w:id="74" w:author="PR Preview" w:date="2026-01-01T00:00:00Z">
        <w:r>
          <w:t xml:space="preserve"> </w:t>
        </w:r>
      </w:ins>
      <w:hyperlink r:id="rId53">
        <w:ins w:id="75" w:author="PR Preview" w:date="2026-01-01T00:00:00Z">
          <w:r>
            <w:rPr>
              <w:rStyle w:val="Hyperlink"/>
            </w:rPr>
            <w:t xml:space="preserve">sum</w:t>
          </w:r>
        </w:ins>
      </w:hyperlink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of its first</w:t>
        </w:r>
      </w:ins>
      <w:ins w:id="78" w:author="PR Preview" w:date="2026-01-01T00:00:00Z">
        <w:r>
          <w:t xml:space="preserve"> </w:t>
        </w:r>
      </w:ins>
      <m:oMath>
        <m:r>
          <m:t>n</m:t>
        </m:r>
      </m:oMath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terms: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54"/>
    <w:bookmarkStart w:id="55" w:name="exm-partial-sum"/>
    <w:p>
      <w:pPr>
        <w:pStyle w:val="FirstParagraph"/>
      </w:pPr>
      <w:ins w:id="81" w:author="PR Preview" w:date="2026-01-01T00:00:00Z">
        <w:r>
          <w:rPr>
            <w:b/>
            <w:bCs/>
          </w:rPr>
          <w:t xml:space="preserve">Example 11 (Partial sums of halves)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For</w:t>
        </w:r>
      </w:ins>
      <w:ins w:id="8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ins w:id="85" w:author="PR Preview" w:date="2026-01-01T00:00:00Z">
        <w:r>
          <w:t xml:space="preserve">, the sequence</w:t>
        </w:r>
      </w:ins>
      <w:ins w:id="86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87" w:author="PR Preview" w:date="2026-01-01T00:00:00Z">
        <w:r>
          <w:t xml:space="preserve">,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the first three partial sums are</w:t>
        </w:r>
      </w:ins>
      <w:ins w:id="90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ins w:id="91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92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93" w:author="PR Preview" w:date="2026-01-01T00:00:00Z">
        <w:r>
          <w:t xml:space="preserve">In general,</w:t>
        </w:r>
      </w:ins>
      <w:ins w:id="94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ins w:id="95" w:author="PR Preview" w:date="2026-01-01T00:00:00Z">
        <w:r>
          <w:t xml:space="preserve">.</w:t>
        </w:r>
      </w:ins>
    </w:p>
    <w:bookmarkEnd w:id="55"/>
    <w:bookmarkStart w:id="56" w:name="def-infinite-sum"/>
    <w:p>
      <w:pPr>
        <w:pStyle w:val="BodyText"/>
      </w:pPr>
      <w:ins w:id="96" w:author="PR Preview" w:date="2026-01-01T00:00:00Z">
        <w:r>
          <w:rPr>
            <w:b/>
            <w:bCs/>
          </w:rPr>
          <w:t xml:space="preserve">Definition 19 (Infinite sum (series))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Let</w:t>
        </w:r>
      </w:ins>
      <w:ins w:id="9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be a sequence in</w:t>
        </w:r>
      </w:ins>
      <w:ins w:id="10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103" w:author="PR Preview" w:date="2026-01-01T00:00:00Z">
        <w:r>
          <w:t xml:space="preserve">,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with partial sums</w:t>
        </w:r>
      </w:ins>
      <w:ins w:id="106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</m:oMath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(</w:t>
        </w:r>
      </w:ins>
      <w:hyperlink w:anchor="def-partial-sum">
        <w:ins w:id="109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110" w:author="PR Preview" w:date="2026-01-01T00:00:00Z">
        <w:r>
          <w:t xml:space="preserve">).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The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rPr>
            <w:b/>
            <w:bCs/>
          </w:rPr>
          <w:t xml:space="preserve">infinite sum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(also called a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rPr>
            <w:b/>
            <w:bCs/>
          </w:rPr>
          <w:t xml:space="preserve">series</w:t>
        </w:r>
      </w:ins>
      <w:ins w:id="119" w:author="PR Preview" w:date="2026-01-01T00:00:00Z">
        <w:r>
          <w:t xml:space="preserve">)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[8]</w:t>
        </w:r>
      </w:ins>
      <w:ins w:id="122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is the limit of the partial sums: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ins w:id="125" w:author="PR Preview" w:date="2026-01-01T00:00:00Z">
        <w:r>
          <w:t xml:space="preserve">Here the limit is a real number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when the partial sums are real numbers that</w:t>
        </w:r>
      </w:ins>
      <w:ins w:id="128" w:author="PR Preview" w:date="2026-01-01T00:00:00Z">
        <w:r>
          <w:t xml:space="preserve"> </w:t>
        </w:r>
      </w:ins>
      <w:hyperlink w:anchor="def-convergent-sequence">
        <w:ins w:id="129" w:author="PR Preview" w:date="2026-01-01T00:00:00Z">
          <w:r>
            <w:rPr>
              <w:rStyle w:val="Hyperlink"/>
            </w:rPr>
            <w:t xml:space="preserve">converge</w:t>
          </w:r>
        </w:ins>
      </w:hyperlink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to it,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and it is</w:t>
        </w:r>
      </w:ins>
      <w:ins w:id="134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when the partial sums</w:t>
        </w:r>
      </w:ins>
      <w:ins w:id="137" w:author="PR Preview" w:date="2026-01-01T00:00:00Z">
        <w:r>
          <w:t xml:space="preserve"> </w:t>
        </w:r>
      </w:ins>
      <w:hyperlink w:anchor="def-diverges-to-infinity">
        <w:ins w:id="138" w:author="PR Preview" w:date="2026-01-01T00:00:00Z">
          <w:r>
            <w:rPr>
              <w:rStyle w:val="Hyperlink"/>
            </w:rPr>
            <w:t xml:space="preserve">diverge to</w:t>
          </w:r>
        </w:ins>
        <w:ins w:id="139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rPr>
              <m:sty m:val="p"/>
            </m:rPr>
            <m:t>∞</m:t>
          </m:r>
        </m:oMath>
      </w:hyperlink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or some partial sum is</w:t>
        </w:r>
      </w:ins>
      <w:ins w:id="142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143" w:author="PR Preview" w:date="2026-01-01T00:00:00Z">
        <w:r>
          <w:t xml:space="preserve">;</w:t>
        </w:r>
      </w:ins>
      <w:ins w:id="144" w:author="PR Preview" w:date="2026-01-01T00:00:00Z">
        <w:r>
          <w:t xml:space="preserve"> </w:t>
        </w:r>
      </w:ins>
      <w:hyperlink w:anchor="lem-nonneg-series">
        <w:ins w:id="145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146" w:author="PR Preview" w:date="2026-01-01T00:00:00Z">
        <w:r>
          <w:t xml:space="preserve">, next, shows that one of these always happens.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Sums with other index ranges, such as</w:t>
        </w:r>
      </w:ins>
      <w:ins w:id="149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ins w:id="150" w:author="PR Preview" w:date="2026-01-01T00:00:00Z">
        <w:r>
          <w:t xml:space="preserve">,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are defined the same way.</w:t>
        </w:r>
      </w:ins>
    </w:p>
    <w:bookmarkEnd w:id="56"/>
    <w:bookmarkStart w:id="57" w:name="exm-infinite-sum"/>
    <w:p>
      <w:pPr>
        <w:pStyle w:val="BodyText"/>
      </w:pPr>
      <w:ins w:id="153" w:author="PR Preview" w:date="2026-01-01T00:00:00Z">
        <w:r>
          <w:rPr>
            <w:b/>
            <w:bCs/>
          </w:rPr>
          <w:t xml:space="preserve">Example 12 (A finite and an infinite sum)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9"/>
        </w:numPr>
      </w:pPr>
      <w:ins w:id="156" w:author="PR Preview" w:date="2026-01-01T00:00:00Z">
        <w:r>
          <w:t xml:space="preserve">For</w:t>
        </w:r>
      </w:ins>
      <w:ins w:id="15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ins w:id="158" w:author="PR Preview" w:date="2026-01-01T00:00:00Z">
        <w:r>
          <w:t xml:space="preserve">, the partial sums</w:t>
        </w:r>
      </w:ins>
      <w:ins w:id="159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(</w:t>
        </w:r>
      </w:ins>
      <w:hyperlink w:anchor="exm-partial-sum">
        <w:ins w:id="162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163" w:author="PR Preview" w:date="2026-01-01T00:00:00Z">
        <w:r>
          <w:t xml:space="preserve">)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converge to</w:t>
        </w:r>
      </w:ins>
      <w:ins w:id="166" w:author="PR Preview" w:date="2026-01-01T00:00:00Z">
        <w:r>
          <w:t xml:space="preserve"> </w:t>
        </w:r>
      </w:ins>
      <m:oMath>
        <m:r>
          <m:t>1</m:t>
        </m:r>
      </m:oMath>
      <w:ins w:id="167" w:author="PR Preview" w:date="2026-01-01T00:00:00Z">
        <w:r>
          <w:t xml:space="preserve">, because</w:t>
        </w:r>
      </w:ins>
      <w:ins w:id="168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ins w:id="169" w:author="PR Preview" w:date="2026-01-01T00:00:00Z">
        <w:r>
          <w:t xml:space="preserve">.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So</w:t>
        </w:r>
      </w:ins>
      <w:ins w:id="172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ins w:id="17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9"/>
        </w:numPr>
      </w:pPr>
      <w:ins w:id="174" w:author="PR Preview" w:date="2026-01-01T00:00:00Z">
        <w:r>
          <w:t xml:space="preserve">For</w:t>
        </w:r>
      </w:ins>
      <w:ins w:id="175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ins w:id="176" w:author="PR Preview" w:date="2026-01-01T00:00:00Z">
        <w:r>
          <w:t xml:space="preserve">, the partial sums are</w:t>
        </w:r>
      </w:ins>
      <w:ins w:id="177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ins w:id="178" w:author="PR Preview" w:date="2026-01-01T00:00:00Z">
        <w:r>
          <w:t xml:space="preserve">,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which diverge to</w:t>
        </w:r>
      </w:ins>
      <w:ins w:id="181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182" w:author="PR Preview" w:date="2026-01-01T00:00:00Z">
        <w:r>
          <w:t xml:space="preserve">.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So</w:t>
        </w:r>
      </w:ins>
      <w:ins w:id="185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186" w:author="PR Preview" w:date="2026-01-01T00:00:00Z">
        <w:r>
          <w:t xml:space="preserve">.</w:t>
        </w:r>
      </w:ins>
    </w:p>
    <w:bookmarkEnd w:id="57"/>
    <w:bookmarkStart w:id="58" w:name="lem-nonneg-series"/>
    <w:p>
      <w:pPr>
        <w:pStyle w:val="FirstParagraph"/>
      </w:pPr>
      <w:ins w:id="187" w:author="PR Preview" w:date="2026-01-01T00:00:00Z">
        <w:r>
          <w:rPr>
            <w:b/>
            <w:bCs/>
          </w:rPr>
          <w:t xml:space="preserve">Lemma 1 (Sums of non-negative terms)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Let</w:t>
        </w:r>
      </w:ins>
      <w:ins w:id="190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be values in</w:t>
        </w:r>
      </w:ins>
      <w:ins w:id="19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194" w:author="PR Preview" w:date="2026-01-01T00:00:00Z">
        <w:r>
          <w:t xml:space="preserve">,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with partial sums</w:t>
        </w:r>
      </w:ins>
      <w:ins w:id="197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</m:oMath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(</w:t>
        </w:r>
      </w:ins>
      <w:hyperlink w:anchor="def-partial-sum">
        <w:ins w:id="200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201" w:author="PR Preview" w:date="2026-01-01T00:00:00Z">
        <w:r>
          <w:t xml:space="preserve">),</w:t>
        </w:r>
      </w:ins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where</w:t>
        </w:r>
      </w:ins>
      <w:ins w:id="20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for every</w:t>
        </w:r>
      </w:ins>
      <w:ins w:id="207" w:author="PR Preview" w:date="2026-01-01T00:00:00Z">
        <w:r>
          <w:t xml:space="preserve"> </w:t>
        </w:r>
      </w:ins>
      <m:oMath>
        <m:r>
          <m:t>x</m:t>
        </m:r>
      </m:oMath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in</w:t>
        </w:r>
      </w:ins>
      <w:ins w:id="21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211" w:author="PR Preview" w:date="2026-01-01T00:00:00Z">
        <w:r>
          <w:t xml:space="preserve">.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Then the partial sums are</w:t>
        </w:r>
      </w:ins>
      <w:ins w:id="214" w:author="PR Preview" w:date="2026-01-01T00:00:00Z">
        <w:r>
          <w:t xml:space="preserve"> </w:t>
        </w:r>
      </w:ins>
      <w:hyperlink w:anchor="def-non-decreasing">
        <w:ins w:id="215" w:author="PR Preview" w:date="2026-01-01T00:00:00Z">
          <w:r>
            <w:rPr>
              <w:rStyle w:val="Hyperlink"/>
            </w:rPr>
            <w:t xml:space="preserve">non-decreasing</w:t>
          </w:r>
        </w:ins>
      </w:hyperlink>
      <w:ins w:id="216" w:author="PR Preview" w:date="2026-01-01T00:00:00Z">
        <w:r>
          <w:t xml:space="preserve">,</w:t>
        </w:r>
      </w:ins>
      <w:ins w:id="217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ins w:id="218" w:author="PR Preview" w:date="2026-01-01T00:00:00Z">
        <w:r>
          <w:t xml:space="preserve">,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so their</w:t>
        </w:r>
      </w:ins>
      <w:ins w:id="221" w:author="PR Preview" w:date="2026-01-01T00:00:00Z">
        <w:r>
          <w:t xml:space="preserve"> </w:t>
        </w:r>
      </w:ins>
      <w:hyperlink w:anchor="def-sequence-limit">
        <w:ins w:id="222" w:author="PR Preview" w:date="2026-01-01T00:00:00Z">
          <w:r>
            <w:rPr>
              <w:rStyle w:val="Hyperlink"/>
            </w:rPr>
            <w:t xml:space="preserve">limit</w:t>
          </w:r>
        </w:ins>
      </w:hyperlink>
      <w:ins w:id="223" w:author="PR Preview" w:date="2026-01-01T00:00:00Z">
        <w:r>
          <w:t xml:space="preserve">,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the infinite sum</w:t>
        </w:r>
      </w:ins>
      <w:ins w:id="226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(</w:t>
        </w:r>
      </w:ins>
      <w:hyperlink w:anchor="def-infinite-sum">
        <w:ins w:id="229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230" w:author="PR Preview" w:date="2026-01-01T00:00:00Z">
        <w:r>
          <w:t xml:space="preserve">),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always exists,</w:t>
        </w:r>
      </w:ins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and it is either a finite number or</w:t>
        </w:r>
      </w:ins>
      <w:ins w:id="235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236" w:author="PR Preview" w:date="2026-01-01T00:00:00Z">
        <w:r>
          <w:t xml:space="preserve">.</w:t>
        </w:r>
      </w:ins>
    </w:p>
    <w:bookmarkEnd w:id="58"/>
    <w:p>
      <w:pPr>
        <w:pStyle w:val="BodyText"/>
      </w:pPr>
      <w:ins w:id="237" w:author="PR Preview" w:date="2026-01-01T00:00:00Z">
        <w:r>
          <w:rPr>
            <w:i/>
            <w:iCs/>
          </w:rPr>
          <w:t xml:space="preserve">Proof</w:t>
        </w:r>
      </w:ins>
      <w:ins w:id="238" w:author="PR Preview" w:date="2026-01-01T00:00:00Z">
        <w:r>
          <w:t xml:space="preserve">. </w:t>
        </w:r>
      </w:ins>
      <w:ins w:id="239" w:author="PR Preview" w:date="2026-01-01T00:00:00Z">
        <w:r>
          <w:t xml:space="preserve">For each</w:t>
        </w:r>
      </w:ins>
      <w:ins w:id="240" w:author="PR Preview" w:date="2026-01-01T00:00:00Z">
        <w:r>
          <w:t xml:space="preserve"> </w:t>
        </w:r>
      </w:ins>
      <m:oMath>
        <m:r>
          <m:t>n</m:t>
        </m:r>
      </m:oMath>
      <w:ins w:id="24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242" w:author="PR Preview" w:date="2026-01-01T00:00:00Z">
        <w:r>
          <w:t xml:space="preserve">If some partial sum</w:t>
        </w:r>
      </w:ins>
      <w:ins w:id="243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</m:oMath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is</w:t>
        </w:r>
      </w:ins>
      <w:ins w:id="246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247" w:author="PR Preview" w:date="2026-01-01T00:00:00Z">
        <w:r>
          <w:t xml:space="preserve">,</w:t>
        </w:r>
      </w:ins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then</w:t>
        </w:r>
      </w:ins>
      <w:ins w:id="250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for every</w:t>
        </w:r>
      </w:ins>
      <w:ins w:id="25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N</m:t>
        </m:r>
      </m:oMath>
      <w:ins w:id="254" w:author="PR Preview" w:date="2026-01-01T00:00:00Z">
        <w:r>
          <w:t xml:space="preserve">,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so the limit is</w:t>
        </w:r>
      </w:ins>
      <w:ins w:id="257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258" w:author="PR Preview" w:date="2026-01-01T00:00:00Z">
        <w:r>
          <w:t xml:space="preserve">.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Otherwise, the partial sums form a non-decreasing sequence of</w:t>
        </w:r>
      </w:ins>
      <w:ins w:id="261" w:author="PR Preview" w:date="2026-01-01T00:00:00Z">
        <w:r>
          <w:t xml:space="preserve"> </w:t>
        </w:r>
      </w:ins>
      <w:hyperlink r:id="rId59">
        <w:ins w:id="262" w:author="PR Preview" w:date="2026-01-01T00:00:00Z">
          <w:r>
            <w:rPr>
              <w:rStyle w:val="Hyperlink"/>
            </w:rPr>
            <w:t xml:space="preserve">real numbers</w:t>
          </w:r>
        </w:ins>
      </w:hyperlink>
      <w:ins w:id="263" w:author="PR Preview" w:date="2026-01-01T00:00:00Z">
        <w:r>
          <w:t xml:space="preserve">.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If that sequence is</w:t>
        </w:r>
      </w:ins>
      <w:ins w:id="266" w:author="PR Preview" w:date="2026-01-01T00:00:00Z">
        <w:r>
          <w:t xml:space="preserve"> </w:t>
        </w:r>
      </w:ins>
      <w:hyperlink r:id="rId60">
        <w:ins w:id="267" w:author="PR Preview" w:date="2026-01-01T00:00:00Z">
          <w:r>
            <w:rPr>
              <w:rStyle w:val="Hyperlink"/>
            </w:rPr>
            <w:t xml:space="preserve">bounded above</w:t>
          </w:r>
        </w:ins>
      </w:hyperlink>
      <w:ins w:id="268" w:author="PR Preview" w:date="2026-01-01T00:00:00Z">
        <w:r>
          <w:t xml:space="preserve">,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it</w:t>
        </w:r>
      </w:ins>
      <w:ins w:id="271" w:author="PR Preview" w:date="2026-01-01T00:00:00Z">
        <w:r>
          <w:t xml:space="preserve"> </w:t>
        </w:r>
      </w:ins>
      <w:hyperlink w:anchor="def-convergent-sequence">
        <w:ins w:id="272" w:author="PR Preview" w:date="2026-01-01T00:00:00Z">
          <w:r>
            <w:rPr>
              <w:rStyle w:val="Hyperlink"/>
            </w:rPr>
            <w:t xml:space="preserve">converges</w:t>
          </w:r>
        </w:ins>
      </w:hyperlink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to a finite number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[9]</w:t>
        </w:r>
      </w:ins>
      <w:ins w:id="277" w:author="PR Preview" w:date="2026-01-01T00:00:00Z">
        <w:r>
          <w:t xml:space="preserve">.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If it is not bounded above,</w:t>
        </w:r>
      </w:ins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then for every number</w:t>
        </w:r>
      </w:ins>
      <w:ins w:id="282" w:author="PR Preview" w:date="2026-01-01T00:00:00Z">
        <w:r>
          <w:t xml:space="preserve"> </w:t>
        </w:r>
      </w:ins>
      <m:oMath>
        <m:r>
          <m:t>M</m:t>
        </m:r>
      </m:oMath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some</w:t>
        </w:r>
      </w:ins>
      <w:ins w:id="285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</m:oMath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exceeds</w:t>
        </w:r>
      </w:ins>
      <w:ins w:id="288" w:author="PR Preview" w:date="2026-01-01T00:00:00Z">
        <w:r>
          <w:t xml:space="preserve"> </w:t>
        </w:r>
      </w:ins>
      <m:oMath>
        <m:r>
          <m:t>M</m:t>
        </m:r>
      </m:oMath>
      <w:ins w:id="289" w:author="PR Preview" w:date="2026-01-01T00:00:00Z">
        <w:r>
          <w:t xml:space="preserve">,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and so does every later</w:t>
        </w:r>
      </w:ins>
      <w:ins w:id="292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ins w:id="293" w:author="PR Preview" w:date="2026-01-01T00:00:00Z">
        <w:r>
          <w:t xml:space="preserve">;</w:t>
        </w:r>
      </w:ins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the limit is</w:t>
        </w:r>
      </w:ins>
      <w:ins w:id="296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297" w:author="PR Preview" w:date="2026-01-01T00:00:00Z">
        <w:r>
          <w:t xml:space="preserve">.</w:t>
        </w:r>
      </w:ins>
    </w:p>
    <w:bookmarkEnd w:id="61"/>
    <w:bookmarkStart w:id="146" w:name="exponentials-and-logarithms"/>
    <w:p>
      <w:pPr>
        <w:pStyle w:val="Heading2"/>
      </w:pPr>
      <w:ins w:id="298" w:author="PR Preview" w:date="2026-01-01T00:00:00Z">
        <w:r>
          <w:t xml:space="preserve">5 Exponentials and Logarithms</w:t>
        </w:r>
      </w:ins>
    </w:p>
    <w:bookmarkStart w:id="62" w:name="def-exponential-function"/>
    <w:p>
      <w:pPr>
        <w:pStyle w:val="FirstParagraph"/>
      </w:pPr>
      <w:ins w:id="299" w:author="PR Preview" w:date="2026-01-01T00:00:00Z">
        <w:r>
          <w:rPr>
            <w:b/>
            <w:bCs/>
          </w:rPr>
          <w:t xml:space="preserve">Definition 20 (Exponential function)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The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rPr>
            <w:b/>
            <w:bCs/>
          </w:rPr>
          <w:t xml:space="preserve">exponential function</w:t>
        </w:r>
      </w:ins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[10]</w:t>
        </w:r>
      </w:ins>
      <w:ins w:id="306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62"/>
    <w:bookmarkStart w:id="63" w:name="exm-exponential-function"/>
    <w:p>
      <w:pPr>
        <w:pStyle w:val="BodyText"/>
      </w:pPr>
      <w:del w:id="309" w:author="PR Preview" w:date="2026-01-01T00:00:00Z">
        <w:r>
          <w:rPr>
            <w:b/>
            <w:bCs/>
          </w:rPr>
          <w:delText xml:space="preserve">Example 10 (Approximating</w:delText>
        </w:r>
      </w:del>
      <w:del w:id="310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del w:id="311" w:author="PR Preview" w:date="2026-01-01T00:00:00Z">
        <w:r>
          <w:rPr>
            <w:b/>
            <w:bCs/>
          </w:rPr>
          <w:delText xml:space="preserve">)</w:delText>
        </w:r>
      </w:del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For</w:delText>
        </w:r>
      </w:del>
      <w:del w:id="314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</m:oMath>
      <w:del w:id="315" w:author="PR Preview" w:date="2026-01-01T00:00:00Z">
        <w:r>
          <w:delText xml:space="preserve">, the terms</w:delText>
        </w:r>
      </w:del>
      <w:del w:id="31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del w:id="317" w:author="PR Preview" w:date="2026-01-01T00:00:00Z">
        <w:r>
          <w:delText xml:space="preserve"> </w:delText>
        </w:r>
      </w:del>
      <w:del w:id="318" w:author="PR Preview" w:date="2026-01-01T00:00:00Z">
        <w:r>
          <w:delText xml:space="preserve">are:</w:delText>
        </w:r>
      </w:del>
    </w:p>
    <w:p>
      <w:pPr>
        <w:pStyle w:val="BodyText"/>
      </w:pPr>
      <w:ins w:id="319" w:author="PR Preview" w:date="2026-01-01T00:00:00Z">
        <w:r>
          <w:rPr>
            <w:b/>
            <w:bCs/>
          </w:rPr>
          <w:t xml:space="preserve">Example 13 (Approximating</w:t>
        </w:r>
      </w:ins>
      <w:ins w:id="320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ins w:id="321" w:author="PR Preview" w:date="2026-01-01T00:00:00Z">
        <w:r>
          <w:rPr>
            <w:b/>
            <w:bCs/>
          </w:rPr>
          <w:t xml:space="preserve">)</w:t>
        </w:r>
      </w:ins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For</w:t>
        </w:r>
      </w:ins>
      <w:ins w:id="32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325" w:author="PR Preview" w:date="2026-01-01T00:00:00Z">
        <w:r>
          <w:t xml:space="preserve">, the terms</w:t>
        </w:r>
      </w:ins>
      <w:ins w:id="326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are: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euler-number"/>
    <w:p>
      <w:pPr>
        <w:pStyle w:val="BodyText"/>
      </w:pPr>
      <w:del w:id="329" w:author="PR Preview" w:date="2026-01-01T00:00:00Z">
        <w:r>
          <w:rPr>
            <w:b/>
            <w:bCs/>
          </w:rPr>
          <w:delText xml:space="preserve">Definition 18 (Euler’s number)</w:delText>
        </w:r>
      </w:del>
      <w:del w:id="330" w:author="PR Preview" w:date="2026-01-01T00:00:00Z">
        <w:r>
          <w:delText xml:space="preserve"> </w:delText>
        </w:r>
      </w:del>
      <w:del w:id="331" w:author="PR Preview" w:date="2026-01-01T00:00:00Z">
        <w:r>
          <w:rPr>
            <w:b/>
            <w:bCs/>
          </w:rPr>
          <w:delText xml:space="preserve">Euler’s number</w:delText>
        </w:r>
      </w:del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delText xml:space="preserve">[9]</w:delText>
        </w:r>
      </w:del>
      <w:del w:id="334" w:author="PR Preview" w:date="2026-01-01T00:00:00Z">
        <w:r>
          <w:delText xml:space="preserve"> </w:delText>
        </w:r>
      </w:del>
      <w:del w:id="335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del w:id="336" w:author="PR Preview" w:date="2026-01-01T00:00:00Z">
        <w:r>
          <w:rPr>
            <w:b/>
            <w:bCs/>
          </w:rPr>
          <w:delText xml:space="preserve">Example 11 (Euler’s number is irrational)</w:delText>
        </w:r>
      </w:del>
      <w:del w:id="337" w:author="PR Preview" w:date="2026-01-01T00:00:00Z">
        <w:r>
          <w:delText xml:space="preserve"> </w:delText>
        </w:r>
      </w:del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is an</w:delText>
        </w:r>
      </w:del>
      <w:del w:id="340" w:author="PR Preview" w:date="2026-01-01T00:00:00Z">
        <w:r>
          <w:delText xml:space="preserve"> </w:delText>
        </w:r>
      </w:del>
      <w:hyperlink r:id="rId65">
        <w:del w:id="341" w:author="PR Preview" w:date="2026-01-01T00:00:00Z">
          <w:r>
            <w:rPr>
              <w:rStyle w:val="Hyperlink"/>
            </w:rPr>
            <w:delText xml:space="preserve">irrational number</w:delText>
          </w:r>
        </w:del>
      </w:hyperlink>
      <w:del w:id="342" w:author="PR Preview" w:date="2026-01-01T00:00:00Z">
        <w:r>
          <w:delText xml:space="preserve">,</w:delText>
        </w:r>
      </w:del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so no fraction equals it exactly.</w:delText>
        </w:r>
      </w:del>
      <w:del w:id="345" w:author="PR Preview" w:date="2026-01-01T00:00:00Z">
        <w:r>
          <w:delText xml:space="preserve"> </w:delText>
        </w:r>
      </w:del>
      <w:del w:id="346" w:author="PR Preview" w:date="2026-01-01T00:00:00Z">
        <w:r>
          <w:delText xml:space="preserve">The fraction</w:delText>
        </w:r>
      </w:del>
      <w:del w:id="34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del w:id="348" w:author="PR Preview" w:date="2026-01-01T00:00:00Z">
        <w:r>
          <w:delText xml:space="preserve"> </w:delText>
        </w:r>
      </w:del>
      <w:del w:id="349" w:author="PR Preview" w:date="2026-01-01T00:00:00Z">
        <w:r>
          <w:delText xml:space="preserve">is close,</w:delText>
        </w:r>
      </w:del>
      <w:del w:id="350" w:author="PR Preview" w:date="2026-01-01T00:00:00Z">
        <w:r>
          <w:delText xml:space="preserve"> </w:delText>
        </w:r>
      </w:del>
      <w:del w:id="351" w:author="PR Preview" w:date="2026-01-01T00:00:00Z">
        <w:r>
          <w:delText xml:space="preserve">but</w:delText>
        </w:r>
      </w:del>
      <w:del w:id="35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[9]</w:delText>
        </w:r>
      </w:del>
      <w:del w:id="355" w:author="PR Preview" w:date="2026-01-01T00:00:00Z">
        <w:r>
          <w:delText xml:space="preserve">.</w:delText>
        </w:r>
      </w:del>
    </w:p>
    <w:p>
      <w:pPr>
        <w:pStyle w:val="BodyText"/>
      </w:pPr>
      <w:del w:id="356" w:author="PR Preview" w:date="2026-01-01T00:00:00Z">
        <w:r>
          <w:rPr>
            <w:b/>
            <w:bCs/>
          </w:rPr>
          <w:delText xml:space="preserve">Definition 19 (Natural logarithm)</w:delText>
        </w:r>
      </w:del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For a real number</w:delText>
        </w:r>
      </w:del>
      <w:del w:id="35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&gt;</m:t>
        </m:r>
        <m:r>
          <m:t>0</m:t>
        </m:r>
      </m:oMath>
      <w:del w:id="360" w:author="PR Preview" w:date="2026-01-01T00:00:00Z">
        <w:r>
          <w:delText xml:space="preserve">,</w:delText>
        </w:r>
      </w:del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the</w:delText>
        </w:r>
      </w:del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rPr>
            <w:b/>
            <w:bCs/>
          </w:rPr>
          <w:delText xml:space="preserve">natural logarithm</w:delText>
        </w:r>
      </w:del>
      <w:del w:id="365" w:author="PR Preview" w:date="2026-01-01T00:00:00Z">
        <w:r>
          <w:delText xml:space="preserve"> </w:delText>
        </w:r>
      </w:del>
      <w:del w:id="366" w:author="PR Preview" w:date="2026-01-01T00:00:00Z">
        <w:r>
          <w:delText xml:space="preserve">of</w:delText>
        </w:r>
      </w:del>
      <w:del w:id="367" w:author="PR Preview" w:date="2026-01-01T00:00:00Z">
        <w:r>
          <w:delText xml:space="preserve"> </w:delText>
        </w:r>
      </w:del>
      <m:oMath>
        <m:r>
          <m:t>a</m:t>
        </m:r>
      </m:oMath>
      <w:del w:id="368" w:author="PR Preview" w:date="2026-01-01T00:00:00Z">
        <w:r>
          <w:delText xml:space="preserve">, written</w:delText>
        </w:r>
      </w:del>
      <w:del w:id="369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delText xml:space="preserve">[10]</w:delText>
        </w:r>
      </w:del>
      <w:del w:id="372" w:author="PR Preview" w:date="2026-01-01T00:00:00Z">
        <w:r>
          <w:delText xml:space="preserve">,</w:delText>
        </w:r>
      </w:del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delText xml:space="preserve">is the real number</w:delText>
        </w:r>
      </w:del>
      <w:del w:id="375" w:author="PR Preview" w:date="2026-01-01T00:00:00Z">
        <w:r>
          <w:delText xml:space="preserve"> </w:delText>
        </w:r>
      </w:del>
      <m:oMath>
        <m:r>
          <m:t>y</m:t>
        </m:r>
      </m:oMath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with</w:delText>
        </w:r>
      </w:del>
      <w:del w:id="378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del w:id="379" w:author="PR Preview" w:date="2026-01-01T00:00:00Z">
        <w:r>
          <w:delText xml:space="preserve">.</w:delText>
        </w:r>
      </w:del>
      <w:del w:id="380" w:author="PR Preview" w:date="2026-01-01T00:00:00Z">
        <w:r>
          <w:delText xml:space="preserve"> </w:delText>
        </w:r>
      </w:del>
      <w:del w:id="381" w:author="PR Preview" w:date="2026-01-01T00:00:00Z">
        <w:r>
          <w:delText xml:space="preserve">The exponential function takes each positive value at exactly one input,</w:delText>
        </w:r>
      </w:del>
      <w:del w:id="382" w:author="PR Preview" w:date="2026-01-01T00:00:00Z">
        <w:r>
          <w:delText xml:space="preserve"> </w:delText>
        </w:r>
      </w:del>
      <w:del w:id="383" w:author="PR Preview" w:date="2026-01-01T00:00:00Z">
        <w:r>
          <w:delText xml:space="preserve">so there is exactly one such</w:delText>
        </w:r>
      </w:del>
      <w:del w:id="384" w:author="PR Preview" w:date="2026-01-01T00:00:00Z">
        <w:r>
          <w:delText xml:space="preserve"> </w:delText>
        </w:r>
      </w:del>
      <m:oMath>
        <m:r>
          <m:t>y</m:t>
        </m:r>
      </m:oMath>
      <w:del w:id="385" w:author="PR Preview" w:date="2026-01-01T00:00:00Z">
        <w:r>
          <w:delText xml:space="preserve">,</w:delText>
        </w:r>
      </w:del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and</w:delText>
        </w:r>
      </w:del>
      <w:del w:id="388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389" w:author="PR Preview" w:date="2026-01-01T00:00:00Z">
        <w:r>
          <w:delText xml:space="preserve"> </w:delText>
        </w:r>
      </w:del>
      <w:del w:id="390" w:author="PR Preview" w:date="2026-01-01T00:00:00Z">
        <w:r>
          <w:delText xml:space="preserve">is the</w:delText>
        </w:r>
      </w:del>
      <w:del w:id="391" w:author="PR Preview" w:date="2026-01-01T00:00:00Z">
        <w:r>
          <w:delText xml:space="preserve"> </w:delText>
        </w:r>
      </w:del>
      <w:hyperlink r:id="rId67">
        <w:del w:id="392" w:author="PR Preview" w:date="2026-01-01T00:00:00Z">
          <w:r>
            <w:rPr>
              <w:rStyle w:val="Hyperlink"/>
            </w:rPr>
            <w:delText xml:space="preserve">inverse function</w:delText>
          </w:r>
        </w:del>
      </w:hyperlink>
      <w:del w:id="393" w:author="PR Preview" w:date="2026-01-01T00:00:00Z">
        <w:r>
          <w:delText xml:space="preserve"> </w:delText>
        </w:r>
      </w:del>
      <w:del w:id="394" w:author="PR Preview" w:date="2026-01-01T00:00:00Z">
        <w:r>
          <w:delText xml:space="preserve">of</w:delText>
        </w:r>
      </w:del>
      <w:del w:id="395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</m:oMath>
      <w:del w:id="396" w:author="PR Preview" w:date="2026-01-01T00:00:00Z">
        <w:r>
          <w:delText xml:space="preserve"> </w:delText>
        </w:r>
      </w:del>
      <w:del w:id="397" w:author="PR Preview" w:date="2026-01-01T00:00:00Z">
        <w:r>
          <w:delText xml:space="preserve">(</w:delText>
        </w:r>
      </w:del>
      <w:hyperlink w:anchor="def-exponential-function">
        <w:del w:id="398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399" w:author="PR Preview" w:date="2026-01-01T00:00:00Z">
        <w:r>
          <w:delText xml:space="preserve">).</w:delText>
        </w:r>
      </w:del>
    </w:p>
    <w:p>
      <w:pPr>
        <w:pStyle w:val="BodyText"/>
      </w:pPr>
      <w:del w:id="400" w:author="PR Preview" w:date="2026-01-01T00:00:00Z">
        <w:r>
          <w:rPr>
            <w:i/>
            <w:iCs/>
          </w:rPr>
          <w:delText xml:space="preserve">Remark 3</w:delText>
        </w:r>
      </w:del>
      <w:del w:id="401" w:author="PR Preview" w:date="2026-01-01T00:00:00Z">
        <w:r>
          <w:delText xml:space="preserve"> (Other notations for the natural logarithm). </w:delText>
        </w:r>
      </w:del>
      <w:del w:id="402" w:author="PR Preview" w:date="2026-01-01T00:00:00Z">
        <w:r>
          <w:delText xml:space="preserve">In these notes,</w:delText>
        </w:r>
      </w:del>
      <w:del w:id="403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delText xml:space="preserve">is always the natural logarithm,</w:delText>
        </w:r>
      </w:del>
      <w:del w:id="406" w:author="PR Preview" w:date="2026-01-01T00:00:00Z">
        <w:r>
          <w:delText xml:space="preserve"> </w:delText>
        </w:r>
      </w:del>
      <w:del w:id="407" w:author="PR Preview" w:date="2026-01-01T00:00:00Z">
        <w:r>
          <w:delText xml:space="preserve">the logarithm with base</w:delText>
        </w:r>
      </w:del>
      <w:del w:id="408" w:author="PR Preview" w:date="2026-01-01T00:00:00Z">
        <w:r>
          <w:delText xml:space="preserve"> </w:delText>
        </w:r>
      </w:del>
      <m:oMath>
        <m:r>
          <m:t>e</m:t>
        </m:r>
      </m:oMath>
      <w:del w:id="409" w:author="PR Preview" w:date="2026-01-01T00:00:00Z">
        <w:r>
          <w:delText xml:space="preserve"> </w:delText>
        </w:r>
      </w:del>
      <w:del w:id="410" w:author="PR Preview" w:date="2026-01-01T00:00:00Z">
        <w:r>
          <w:delText xml:space="preserve">(</w:delText>
        </w:r>
      </w:del>
      <w:hyperlink w:anchor="def-euler-number">
        <w:del w:id="411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412" w:author="PR Preview" w:date="2026-01-01T00:00:00Z">
        <w:r>
          <w:delText xml:space="preserve">)</w:delText>
        </w:r>
      </w:del>
      <w:del w:id="413" w:author="PR Preview" w:date="2026-01-01T00:00:00Z">
        <w:r>
          <w:delText xml:space="preserve"> </w:delText>
        </w:r>
      </w:del>
      <w:del w:id="414" w:author="PR Preview" w:date="2026-01-01T00:00:00Z">
        <w:r>
          <w:delText xml:space="preserve">[11]</w:delText>
        </w:r>
      </w:del>
      <w:del w:id="415" w:author="PR Preview" w:date="2026-01-01T00:00:00Z">
        <w:r>
          <w:delText xml:space="preserve">.</w:delText>
        </w:r>
      </w:del>
      <w:del w:id="416" w:author="PR Preview" w:date="2026-01-01T00:00:00Z">
        <w:r>
          <w:delText xml:space="preserve"> </w:delText>
        </w:r>
      </w:del>
      <w:del w:id="417" w:author="PR Preview" w:date="2026-01-01T00:00:00Z">
        <w:r>
          <w:delText xml:space="preserve">Some sources write</w:delText>
        </w:r>
      </w:del>
      <w:del w:id="418" w:author="PR Preview" w:date="2026-01-01T00:00:00Z">
        <w:r>
          <w:delText xml:space="preserve"> </w:delText>
        </w:r>
      </w:del>
      <m:oMath>
        <m:r>
          <m:rPr>
            <m:sty m:val="p"/>
          </m:rPr>
          <m:t>ln</m:t>
        </m:r>
        <m:r>
          <m:t>x</m:t>
        </m:r>
      </m:oMath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for the natural logarithm</w:delText>
        </w:r>
      </w:del>
      <w:del w:id="421" w:author="PR Preview" w:date="2026-01-01T00:00:00Z">
        <w:r>
          <w:delText xml:space="preserve"> </w:delText>
        </w:r>
      </w:del>
      <w:del w:id="422" w:author="PR Preview" w:date="2026-01-01T00:00:00Z">
        <w:r>
          <w:delText xml:space="preserve">and reserve</w:delText>
        </w:r>
      </w:del>
      <w:del w:id="423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x</m:t>
        </m:r>
      </m:oMath>
      <w:del w:id="424" w:author="PR Preview" w:date="2026-01-01T00:00:00Z">
        <w:r>
          <w:delText xml:space="preserve"> </w:delText>
        </w:r>
      </w:del>
      <w:del w:id="425" w:author="PR Preview" w:date="2026-01-01T00:00:00Z">
        <w:r>
          <w:delText xml:space="preserve">for the logarithm with base 10.</w:delText>
        </w:r>
      </w:del>
    </w:p>
    <w:p>
      <w:pPr>
        <w:pStyle w:val="BodyText"/>
      </w:pPr>
      <w:del w:id="426" w:author="PR Preview" w:date="2026-01-01T00:00:00Z">
        <w:r>
          <w:rPr>
            <w:b/>
            <w:bCs/>
          </w:rPr>
          <w:delText xml:space="preserve">Example 12 (Natural logarithms)</w:delText>
        </w:r>
      </w:del>
      <w:del w:id="427" w:author="PR Preview" w:date="2026-01-01T00:00:00Z">
        <w:r>
          <w:delText xml:space="preserve"> </w:delText>
        </w:r>
      </w:del>
      <w:del w:id="428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429" w:author="PR Preview" w:date="2026-01-01T00:00:00Z">
        <w:r>
          <w:delText xml:space="preserve">, because</w:delText>
        </w:r>
      </w:del>
      <w:del w:id="430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431" w:author="PR Preview" w:date="2026-01-01T00:00:00Z">
        <w:r>
          <w:delText xml:space="preserve"> </w:delText>
        </w:r>
      </w:del>
      <w:del w:id="432" w:author="PR Preview" w:date="2026-01-01T00:00:00Z">
        <w:r>
          <w:delText xml:space="preserve">(</w:delText>
        </w:r>
      </w:del>
      <w:hyperlink w:anchor="exm-exponential-function">
        <w:del w:id="433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434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435" w:author="PR Preview" w:date="2026-01-01T00:00:00Z">
        <w:r>
          <w:delText xml:space="preserve">, because</w:delText>
        </w:r>
      </w:del>
      <w:del w:id="436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del w:id="437" w:author="PR Preview" w:date="2026-01-01T00:00:00Z">
        <w:r>
          <w:delText xml:space="preserve"> </w:delText>
        </w:r>
      </w:del>
      <w:del w:id="438" w:author="PR Preview" w:date="2026-01-01T00:00:00Z">
        <w:r>
          <w:delText xml:space="preserve">(</w:delText>
        </w:r>
      </w:del>
      <w:hyperlink w:anchor="def-euler-number">
        <w:del w:id="439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440" w:author="PR Preview" w:date="2026-01-01T00:00:00Z">
        <w:r>
          <w:delText xml:space="preserve">).</w:delText>
        </w:r>
      </w:del>
    </w:p>
    <w:p>
      <w:pPr>
        <w:pStyle w:val="BodyText"/>
      </w:pPr>
      <w:ins w:id="441" w:author="PR Preview" w:date="2026-01-01T00:00:00Z">
        <w:r>
          <w:rPr>
            <w:b/>
            <w:bCs/>
          </w:rPr>
          <w:t xml:space="preserve">Definition 21 (Euler’s number)</w:t>
        </w:r>
      </w:ins>
      <w:ins w:id="442" w:author="PR Preview" w:date="2026-01-01T00:00:00Z">
        <w:r>
          <w:t xml:space="preserve"> </w:t>
        </w:r>
      </w:ins>
      <w:ins w:id="443" w:author="PR Preview" w:date="2026-01-01T00:00:00Z">
        <w:r>
          <w:rPr>
            <w:b/>
            <w:bCs/>
          </w:rPr>
          <w:t xml:space="preserve">Euler’s number</w:t>
        </w:r>
      </w:ins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[11]</w:t>
        </w:r>
      </w:ins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64"/>
    <w:bookmarkStart w:id="66" w:name="exm-euler-number"/>
    <w:p>
      <w:pPr>
        <w:pStyle w:val="FirstParagraph"/>
      </w:pPr>
      <w:ins w:id="448" w:author="PR Preview" w:date="2026-01-01T00:00:00Z">
        <w:r>
          <w:rPr>
            <w:b/>
            <w:bCs/>
          </w:rPr>
          <w:t xml:space="preserve">Example 14 (Euler’s number is irrational)</w:t>
        </w:r>
      </w:ins>
      <w:ins w:id="449" w:author="PR Preview" w:date="2026-01-01T00:00:00Z">
        <w:r>
          <w:t xml:space="preserve"> </w:t>
        </w:r>
      </w:ins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is an</w:t>
        </w:r>
      </w:ins>
      <w:ins w:id="452" w:author="PR Preview" w:date="2026-01-01T00:00:00Z">
        <w:r>
          <w:t xml:space="preserve"> </w:t>
        </w:r>
      </w:ins>
      <w:hyperlink r:id="rId65">
        <w:ins w:id="453" w:author="PR Preview" w:date="2026-01-01T00:00:00Z">
          <w:r>
            <w:rPr>
              <w:rStyle w:val="Hyperlink"/>
            </w:rPr>
            <w:t xml:space="preserve">irrational number</w:t>
          </w:r>
        </w:ins>
      </w:hyperlink>
      <w:ins w:id="454" w:author="PR Preview" w:date="2026-01-01T00:00:00Z">
        <w:r>
          <w:t xml:space="preserve">,</w:t>
        </w:r>
      </w:ins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so no fraction equals it exactly.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The fraction</w:t>
        </w:r>
      </w:ins>
      <w:ins w:id="459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is close,</w:t>
        </w:r>
      </w:ins>
      <w:ins w:id="462" w:author="PR Preview" w:date="2026-01-01T00:00:00Z">
        <w:r>
          <w:t xml:space="preserve"> </w:t>
        </w:r>
      </w:ins>
      <w:ins w:id="463" w:author="PR Preview" w:date="2026-01-01T00:00:00Z">
        <w:r>
          <w:t xml:space="preserve">but</w:t>
        </w:r>
      </w:ins>
      <w:ins w:id="46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[11]</w:t>
        </w:r>
      </w:ins>
      <w:ins w:id="467" w:author="PR Preview" w:date="2026-01-01T00:00:00Z">
        <w:r>
          <w:t xml:space="preserve">.</w:t>
        </w:r>
      </w:ins>
    </w:p>
    <w:bookmarkEnd w:id="66"/>
    <w:bookmarkStart w:id="68" w:name="def-natural-log"/>
    <w:p>
      <w:pPr>
        <w:pStyle w:val="BodyText"/>
      </w:pPr>
      <w:ins w:id="468" w:author="PR Preview" w:date="2026-01-01T00:00:00Z">
        <w:r>
          <w:rPr>
            <w:b/>
            <w:bCs/>
          </w:rPr>
          <w:t xml:space="preserve">Definition 22 (Natural logarithm)</w:t>
        </w:r>
      </w:ins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For a real number</w:t>
        </w:r>
      </w:ins>
      <w:ins w:id="47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472" w:author="PR Preview" w:date="2026-01-01T00:00:00Z">
        <w:r>
          <w:t xml:space="preserve">,</w:t>
        </w:r>
      </w:ins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the</w:t>
        </w:r>
      </w:ins>
      <w:ins w:id="475" w:author="PR Preview" w:date="2026-01-01T00:00:00Z">
        <w:r>
          <w:t xml:space="preserve"> </w:t>
        </w:r>
      </w:ins>
      <w:ins w:id="476" w:author="PR Preview" w:date="2026-01-01T00:00:00Z">
        <w:r>
          <w:rPr>
            <w:b/>
            <w:bCs/>
          </w:rPr>
          <w:t xml:space="preserve">natural logarithm</w:t>
        </w:r>
      </w:ins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of</w:t>
        </w:r>
      </w:ins>
      <w:ins w:id="479" w:author="PR Preview" w:date="2026-01-01T00:00:00Z">
        <w:r>
          <w:t xml:space="preserve"> </w:t>
        </w:r>
      </w:ins>
      <m:oMath>
        <m:r>
          <m:t>a</m:t>
        </m:r>
      </m:oMath>
      <w:ins w:id="480" w:author="PR Preview" w:date="2026-01-01T00:00:00Z">
        <w:r>
          <w:t xml:space="preserve">, written</w:t>
        </w:r>
      </w:ins>
      <w:ins w:id="481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[12]</w:t>
        </w:r>
      </w:ins>
      <w:ins w:id="484" w:author="PR Preview" w:date="2026-01-01T00:00:00Z">
        <w:r>
          <w:t xml:space="preserve">,</w:t>
        </w:r>
      </w:ins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is the real number</w:t>
        </w:r>
      </w:ins>
      <w:ins w:id="487" w:author="PR Preview" w:date="2026-01-01T00:00:00Z">
        <w:r>
          <w:t xml:space="preserve"> </w:t>
        </w:r>
      </w:ins>
      <m:oMath>
        <m:r>
          <m:t>y</m:t>
        </m:r>
      </m:oMath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with</w:t>
        </w:r>
      </w:ins>
      <w:ins w:id="490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ins w:id="491" w:author="PR Preview" w:date="2026-01-01T00:00:00Z">
        <w:r>
          <w:t xml:space="preserve">.</w:t>
        </w:r>
      </w:ins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The exponential function takes each positive value at exactly one input,</w:t>
        </w:r>
      </w:ins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so there is exactly one such</w:t>
        </w:r>
      </w:ins>
      <w:ins w:id="496" w:author="PR Preview" w:date="2026-01-01T00:00:00Z">
        <w:r>
          <w:t xml:space="preserve"> </w:t>
        </w:r>
      </w:ins>
      <m:oMath>
        <m:r>
          <m:t>y</m:t>
        </m:r>
      </m:oMath>
      <w:ins w:id="497" w:author="PR Preview" w:date="2026-01-01T00:00:00Z">
        <w:r>
          <w:t xml:space="preserve">,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and</w:t>
        </w:r>
      </w:ins>
      <w:ins w:id="500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is the</w:t>
        </w:r>
      </w:ins>
      <w:ins w:id="503" w:author="PR Preview" w:date="2026-01-01T00:00:00Z">
        <w:r>
          <w:t xml:space="preserve"> </w:t>
        </w:r>
      </w:ins>
      <w:hyperlink r:id="rId67">
        <w:ins w:id="504" w:author="PR Preview" w:date="2026-01-01T00:00:00Z">
          <w:r>
            <w:rPr>
              <w:rStyle w:val="Hyperlink"/>
            </w:rPr>
            <w:t xml:space="preserve">inverse function</w:t>
          </w:r>
        </w:ins>
      </w:hyperlink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of</w:t>
        </w:r>
      </w:ins>
      <w:ins w:id="507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</m:oMath>
      <w:ins w:id="508" w:author="PR Preview" w:date="2026-01-01T00:00:00Z">
        <w:r>
          <w:t xml:space="preserve"> </w:t>
        </w:r>
      </w:ins>
      <w:ins w:id="509" w:author="PR Preview" w:date="2026-01-01T00:00:00Z">
        <w:r>
          <w:t xml:space="preserve">(</w:t>
        </w:r>
      </w:ins>
      <w:hyperlink w:anchor="def-exponential-function">
        <w:ins w:id="510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511" w:author="PR Preview" w:date="2026-01-01T00:00:00Z">
        <w:r>
          <w:t xml:space="preserve">).</w:t>
        </w:r>
      </w:ins>
    </w:p>
    <w:bookmarkEnd w:id="68"/>
    <w:bookmarkStart w:id="69" w:name="rem-log-notation"/>
    <w:p>
      <w:pPr>
        <w:pStyle w:val="BodyText"/>
      </w:pPr>
      <w:ins w:id="512" w:author="PR Preview" w:date="2026-01-01T00:00:00Z">
        <w:r>
          <w:rPr>
            <w:i/>
            <w:iCs/>
          </w:rPr>
          <w:t xml:space="preserve">Remark 3</w:t>
        </w:r>
      </w:ins>
      <w:ins w:id="513" w:author="PR Preview" w:date="2026-01-01T00:00:00Z">
        <w:r>
          <w:t xml:space="preserve"> (Other notations for the natural logarithm). </w:t>
        </w:r>
      </w:ins>
      <w:ins w:id="514" w:author="PR Preview" w:date="2026-01-01T00:00:00Z">
        <w:r>
          <w:t xml:space="preserve">In these notes,</w:t>
        </w:r>
      </w:ins>
      <w:ins w:id="515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is always the natural logarithm,</w:t>
        </w:r>
      </w:ins>
      <w:ins w:id="518" w:author="PR Preview" w:date="2026-01-01T00:00:00Z">
        <w:r>
          <w:t xml:space="preserve"> </w:t>
        </w:r>
      </w:ins>
      <w:ins w:id="519" w:author="PR Preview" w:date="2026-01-01T00:00:00Z">
        <w:r>
          <w:t xml:space="preserve">the logarithm with base</w:t>
        </w:r>
      </w:ins>
      <w:ins w:id="520" w:author="PR Preview" w:date="2026-01-01T00:00:00Z">
        <w:r>
          <w:t xml:space="preserve"> </w:t>
        </w:r>
      </w:ins>
      <m:oMath>
        <m:r>
          <m:t>e</m:t>
        </m:r>
      </m:oMath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(</w:t>
        </w:r>
      </w:ins>
      <w:hyperlink w:anchor="def-euler-number">
        <w:ins w:id="523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524" w:author="PR Preview" w:date="2026-01-01T00:00:00Z">
        <w:r>
          <w:t xml:space="preserve">)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[13]</w:t>
        </w:r>
      </w:ins>
      <w:ins w:id="527" w:author="PR Preview" w:date="2026-01-01T00:00:00Z">
        <w:r>
          <w:t xml:space="preserve">.</w:t>
        </w:r>
      </w:ins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Some sources write</w:t>
        </w:r>
      </w:ins>
      <w:ins w:id="530" w:author="PR Preview" w:date="2026-01-01T00:00:00Z">
        <w:r>
          <w:t xml:space="preserve"> </w:t>
        </w:r>
      </w:ins>
      <m:oMath>
        <m:r>
          <m:rPr>
            <m:sty m:val="p"/>
          </m:rPr>
          <m:t>ln</m:t>
        </m:r>
        <m:r>
          <m:t>x</m:t>
        </m:r>
      </m:oMath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for the natural logarithm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and reserve</w:t>
        </w:r>
      </w:ins>
      <w:ins w:id="535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x</m:t>
        </m:r>
      </m:oMath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for the logarithm with base 10.</w:t>
        </w:r>
      </w:ins>
    </w:p>
    <w:bookmarkEnd w:id="69"/>
    <w:bookmarkStart w:id="70" w:name="exm-natural-log"/>
    <w:p>
      <w:pPr>
        <w:pStyle w:val="BodyText"/>
      </w:pPr>
      <w:ins w:id="538" w:author="PR Preview" w:date="2026-01-01T00:00:00Z">
        <w:r>
          <w:rPr>
            <w:b/>
            <w:bCs/>
          </w:rPr>
          <w:t xml:space="preserve">Example 15 (Natural logarithms)</w:t>
        </w:r>
      </w:ins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541" w:author="PR Preview" w:date="2026-01-01T00:00:00Z">
        <w:r>
          <w:t xml:space="preserve">, because</w:t>
        </w:r>
      </w:ins>
      <w:ins w:id="542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(</w:t>
        </w:r>
      </w:ins>
      <w:hyperlink w:anchor="exm-exponential-function">
        <w:ins w:id="545" w:author="PR Preview" w:date="2026-01-01T00:00:00Z">
          <w:r>
            <w:rPr>
              <w:rStyle w:val="Hyperlink"/>
            </w:rPr>
            <w:t xml:space="preserve">Example 13</w:t>
          </w:r>
        </w:ins>
      </w:hyperlink>
      <w:ins w:id="546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547" w:author="PR Preview" w:date="2026-01-01T00:00:00Z">
        <w:r>
          <w:t xml:space="preserve">, because</w:t>
        </w:r>
      </w:ins>
      <w:ins w:id="548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(</w:t>
        </w:r>
      </w:ins>
      <w:hyperlink w:anchor="def-euler-number">
        <w:ins w:id="551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552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70"/>
    <w:bookmarkStart w:id="73" w:name="def-real-power"/>
    <w:p>
      <w:pPr>
        <w:pStyle w:val="FirstParagraph"/>
      </w:pPr>
      <w:del w:id="553" w:author="PR Preview" w:date="2026-01-01T00:00:00Z">
        <w:r>
          <w:rPr>
            <w:b/>
            <w:bCs/>
          </w:rPr>
          <w:delText xml:space="preserve">Definition 20 (Power with a real exponent)</w:delText>
        </w:r>
      </w:del>
      <w:del w:id="554" w:author="PR Preview" w:date="2026-01-01T00:00:00Z">
        <w:r>
          <w:delText xml:space="preserve"> </w:delText>
        </w:r>
      </w:del>
      <w:del w:id="555" w:author="PR Preview" w:date="2026-01-01T00:00:00Z">
        <w:r>
          <w:delText xml:space="preserve">For a real number</w:delText>
        </w:r>
      </w:del>
      <w:del w:id="55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&gt;</m:t>
        </m:r>
        <m:r>
          <m:t>0</m:t>
        </m:r>
      </m:oMath>
      <w:del w:id="557" w:author="PR Preview" w:date="2026-01-01T00:00:00Z">
        <w:r>
          <w:delText xml:space="preserve"> </w:delText>
        </w:r>
      </w:del>
      <w:del w:id="558" w:author="PR Preview" w:date="2026-01-01T00:00:00Z">
        <w:r>
          <w:delText xml:space="preserve">and a real number</w:delText>
        </w:r>
      </w:del>
      <w:del w:id="559" w:author="PR Preview" w:date="2026-01-01T00:00:00Z">
        <w:r>
          <w:delText xml:space="preserve"> </w:delText>
        </w:r>
      </w:del>
      <m:oMath>
        <m:r>
          <m:t>b</m:t>
        </m:r>
      </m:oMath>
      <w:del w:id="560" w:author="PR Preview" w:date="2026-01-01T00:00:00Z">
        <w:r>
          <w:delText xml:space="preserve">,</w:delText>
        </w:r>
      </w:del>
    </w:p>
    <w:p>
      <w:pPr>
        <w:pStyle w:val="FirstParagraph"/>
      </w:pPr>
      <w:ins w:id="561" w:author="PR Preview" w:date="2026-01-01T00:00:00Z">
        <w:r>
          <w:rPr>
            <w:b/>
            <w:bCs/>
          </w:rPr>
          <w:t xml:space="preserve">Definition 23 (Power with a real exponent)</w:t>
        </w:r>
      </w:ins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For a real number</w:t>
        </w:r>
      </w:ins>
      <w:ins w:id="56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and a real number</w:t>
        </w:r>
      </w:ins>
      <w:ins w:id="567" w:author="PR Preview" w:date="2026-01-01T00:00:00Z">
        <w:r>
          <w:t xml:space="preserve"> </w:t>
        </w:r>
      </w:ins>
      <m:oMath>
        <m:r>
          <m:t>b</m:t>
        </m:r>
      </m:oMath>
      <w:ins w:id="568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73"/>
    <w:bookmarkStart w:id="75" w:name="exm-real-power"/>
    <w:p>
      <w:pPr>
        <w:pStyle w:val="BodyText"/>
      </w:pPr>
      <w:del w:id="569" w:author="PR Preview" w:date="2026-01-01T00:00:00Z">
        <w:r>
          <w:rPr>
            <w:b/>
            <w:bCs/>
          </w:rPr>
          <w:delText xml:space="preserve">Example 13 (Real powers, and</w:delText>
        </w:r>
      </w:del>
      <w:del w:id="570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t>e</m:t>
            </m:r>
          </m:e>
          <m:sup>
            <m:r>
              <m:t>x</m:t>
            </m:r>
          </m:sup>
        </m:sSup>
      </m:oMath>
      <w:del w:id="571" w:author="PR Preview" w:date="2026-01-01T00:00:00Z">
        <w:r>
          <w:rPr>
            <w:b/>
            <w:bCs/>
          </w:rPr>
          <w:delText xml:space="preserve">)</w:delText>
        </w:r>
      </w:del>
      <w:del w:id="572" w:author="PR Preview" w:date="2026-01-01T00:00:00Z">
        <w:r>
          <w:delText xml:space="preserve"> </w:delText>
        </w:r>
      </w:del>
      <w:del w:id="573" w:author="PR Preview" w:date="2026-01-01T00:00:00Z">
        <w:r>
          <w:delText xml:space="preserve"> </w:delText>
        </w:r>
      </w:del>
    </w:p>
    <w:p>
      <w:pPr>
        <w:pStyle w:val="BodyText"/>
      </w:pPr>
      <w:ins w:id="574" w:author="PR Preview" w:date="2026-01-01T00:00:00Z">
        <w:r>
          <w:rPr>
            <w:b/>
            <w:bCs/>
          </w:rPr>
          <w:t xml:space="preserve">Example 16 (Real powers, and</w:t>
        </w:r>
      </w:ins>
      <w:ins w:id="575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e</m:t>
            </m:r>
          </m:e>
          <m:sup>
            <m:r>
              <m:t>x</m:t>
            </m:r>
          </m:sup>
        </m:sSup>
      </m:oMath>
      <w:ins w:id="576" w:author="PR Preview" w:date="2026-01-01T00:00:00Z">
        <w:r>
          <w:rPr>
            <w:b/>
            <w:bCs/>
          </w:rPr>
          <w:t xml:space="preserve">)</w:t>
        </w:r>
      </w:ins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 </w:t>
        </w:r>
      </w:ins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del w:id="579" w:author="PR Preview" w:date="2026-01-01T00:00:00Z">
        <w:r>
          <w:delText xml:space="preserve">For every real</w:delText>
        </w:r>
      </w:del>
      <w:del w:id="580" w:author="PR Preview" w:date="2026-01-01T00:00:00Z">
        <w:r>
          <w:delText xml:space="preserve"> </w:delText>
        </w:r>
      </w:del>
      <m:oMath>
        <m:r>
          <m:t>x</m:t>
        </m:r>
      </m:oMath>
      <w:del w:id="581" w:author="PR Preview" w:date="2026-01-01T00:00:00Z">
        <w:r>
          <w:delText xml:space="preserve">, with base</w:delText>
        </w:r>
      </w:del>
      <w:del w:id="582" w:author="PR Preview" w:date="2026-01-01T00:00:00Z">
        <w:r>
          <w:delText xml:space="preserve"> </w:delText>
        </w:r>
      </w:del>
      <m:oMath>
        <m:r>
          <m:t>e</m:t>
        </m:r>
      </m:oMath>
      <w:del w:id="583" w:author="PR Preview" w:date="2026-01-01T00:00:00Z">
        <w:r>
          <w:delText xml:space="preserve"> </w:delText>
        </w:r>
      </w:del>
      <w:del w:id="584" w:author="PR Preview" w:date="2026-01-01T00:00:00Z">
        <w:r>
          <w:delText xml:space="preserve">(</w:delText>
        </w:r>
      </w:del>
      <w:hyperlink w:anchor="def-euler-number">
        <w:del w:id="585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586" w:author="PR Preview" w:date="2026-01-01T00:00:00Z">
        <w:r>
          <w:delText xml:space="preserve">):</w:delText>
        </w:r>
      </w:del>
    </w:p>
    <w:p>
      <w:pPr>
        <w:numPr>
          <w:ilvl w:val="0"/>
          <w:numId w:val="1011"/>
        </w:numPr>
      </w:pPr>
      <w:ins w:id="587" w:author="PR Preview" w:date="2026-01-01T00:00:00Z">
        <w:r>
          <w:t xml:space="preserve">For every real</w:t>
        </w:r>
      </w:ins>
      <w:ins w:id="588" w:author="PR Preview" w:date="2026-01-01T00:00:00Z">
        <w:r>
          <w:t xml:space="preserve"> </w:t>
        </w:r>
      </w:ins>
      <m:oMath>
        <m:r>
          <m:t>x</m:t>
        </m:r>
      </m:oMath>
      <w:ins w:id="589" w:author="PR Preview" w:date="2026-01-01T00:00:00Z">
        <w:r>
          <w:t xml:space="preserve">, with base</w:t>
        </w:r>
      </w:ins>
      <w:ins w:id="590" w:author="PR Preview" w:date="2026-01-01T00:00:00Z">
        <w:r>
          <w:t xml:space="preserve"> </w:t>
        </w:r>
      </w:ins>
      <m:oMath>
        <m:r>
          <m:t>e</m:t>
        </m:r>
      </m:oMath>
      <w:ins w:id="591" w:author="PR Preview" w:date="2026-01-01T00:00:00Z">
        <w:r>
          <w:t xml:space="preserve"> </w:t>
        </w:r>
      </w:ins>
      <w:ins w:id="592" w:author="PR Preview" w:date="2026-01-01T00:00:00Z">
        <w:r>
          <w:t xml:space="preserve">(</w:t>
        </w:r>
      </w:ins>
      <w:hyperlink w:anchor="def-euler-number">
        <w:ins w:id="593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594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75"/>
    <w:bookmarkStart w:id="77" w:name="def-power-nonpositive-base"/>
    <w:p>
      <w:pPr>
        <w:pStyle w:val="FirstParagraph"/>
      </w:pPr>
      <w:del w:id="595" w:author="PR Preview" w:date="2026-01-01T00:00:00Z">
        <w:r>
          <w:rPr>
            <w:b/>
            <w:bCs/>
          </w:rPr>
          <w:delText xml:space="preserve">Definition 21 (Real powers of zero and of negative numbers)</w:delText>
        </w:r>
      </w:del>
      <w:del w:id="596" w:author="PR Preview" w:date="2026-01-01T00:00:00Z">
        <w:r>
          <w:delText xml:space="preserve"> </w:delText>
        </w:r>
      </w:del>
      <w:hyperlink r:id="rId71">
        <w:del w:id="597" w:author="PR Preview" w:date="2026-01-01T00:00:00Z">
          <w:r>
            <w:rPr>
              <w:rStyle w:val="Hyperlink"/>
            </w:rPr>
            <w:delText xml:space="preserve">Definition 5 in Equalities, Inequalities and Minimizers</w:delText>
          </w:r>
        </w:del>
      </w:hyperlink>
      <w:del w:id="598" w:author="PR Preview" w:date="2026-01-01T00:00:00Z">
        <w:r>
          <w:delText xml:space="preserve">,</w:delText>
        </w:r>
      </w:del>
      <w:del w:id="599" w:author="PR Preview" w:date="2026-01-01T00:00:00Z">
        <w:r>
          <w:delText xml:space="preserve"> </w:delText>
        </w:r>
      </w:del>
      <w:hyperlink r:id="rId72">
        <w:del w:id="600" w:author="PR Preview" w:date="2026-01-01T00:00:00Z">
          <w:r>
            <w:rPr>
              <w:rStyle w:val="Hyperlink"/>
            </w:rPr>
            <w:delText xml:space="preserve">Definition 9 in Equalities, Inequalities and Minimizers</w:delText>
          </w:r>
        </w:del>
      </w:hyperlink>
      <w:del w:id="601" w:author="PR Preview" w:date="2026-01-01T00:00:00Z">
        <w:r>
          <w:delText xml:space="preserve"> </w:delText>
        </w:r>
      </w:del>
      <w:del w:id="602" w:author="PR Preview" w:date="2026-01-01T00:00:00Z">
        <w:r>
          <w:delText xml:space="preserve">and</w:delText>
        </w:r>
      </w:del>
      <w:del w:id="603" w:author="PR Preview" w:date="2026-01-01T00:00:00Z">
        <w:r>
          <w:delText xml:space="preserve"> </w:delText>
        </w:r>
      </w:del>
      <w:hyperlink w:anchor="def-real-power">
        <w:del w:id="604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605" w:author="PR Preview" w:date="2026-01-01T00:00:00Z">
        <w:r>
          <w:delText xml:space="preserve"> </w:delText>
        </w:r>
      </w:del>
      <w:del w:id="606" w:author="PR Preview" w:date="2026-01-01T00:00:00Z">
        <w:r>
          <w:delText xml:space="preserve">leave some powers</w:delText>
        </w:r>
      </w:del>
      <w:del w:id="607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</m:oMath>
      <w:del w:id="608" w:author="PR Preview" w:date="2026-01-01T00:00:00Z">
        <w:r>
          <w:delText xml:space="preserve"> </w:delText>
        </w:r>
      </w:del>
      <w:del w:id="609" w:author="PR Preview" w:date="2026-01-01T00:00:00Z">
        <w:r>
          <w:delText xml:space="preserve">with</w:delText>
        </w:r>
      </w:del>
      <w:del w:id="610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≤</m:t>
        </m:r>
        <m:r>
          <m:t>0</m:t>
        </m:r>
      </m:oMath>
      <w:del w:id="611" w:author="PR Preview" w:date="2026-01-01T00:00:00Z">
        <w:r>
          <w:delText xml:space="preserve"> </w:delText>
        </w:r>
      </w:del>
      <w:del w:id="612" w:author="PR Preview" w:date="2026-01-01T00:00:00Z">
        <w:r>
          <w:delText xml:space="preserve">unassigned.</w:delText>
        </w:r>
      </w:del>
      <w:del w:id="613" w:author="PR Preview" w:date="2026-01-01T00:00:00Z">
        <w:r>
          <w:delText xml:space="preserve"> </w:delText>
        </w:r>
      </w:del>
      <w:del w:id="614" w:author="PR Preview" w:date="2026-01-01T00:00:00Z">
        <w:r>
          <w:delText xml:space="preserve">We complete them as follows.</w:delText>
        </w:r>
      </w:del>
    </w:p>
    <w:p>
      <w:pPr>
        <w:pStyle w:val="FirstParagraph"/>
      </w:pPr>
      <w:ins w:id="615" w:author="PR Preview" w:date="2026-01-01T00:00:00Z">
        <w:r>
          <w:rPr>
            <w:b/>
            <w:bCs/>
          </w:rPr>
          <w:t xml:space="preserve">Definition 24 (Real powers of zero and of negative numbers)</w:t>
        </w:r>
      </w:ins>
      <w:ins w:id="616" w:author="PR Preview" w:date="2026-01-01T00:00:00Z">
        <w:r>
          <w:t xml:space="preserve"> </w:t>
        </w:r>
      </w:ins>
      <w:hyperlink r:id="rId71">
        <w:ins w:id="617" w:author="PR Preview" w:date="2026-01-01T00:00:00Z">
          <w:r>
            <w:rPr>
              <w:rStyle w:val="Hyperlink"/>
            </w:rPr>
            <w:t xml:space="preserve">Definition 5 in Equalities, Inequalities and Minimizers</w:t>
          </w:r>
        </w:ins>
      </w:hyperlink>
      <w:ins w:id="618" w:author="PR Preview" w:date="2026-01-01T00:00:00Z">
        <w:r>
          <w:t xml:space="preserve">,</w:t>
        </w:r>
      </w:ins>
      <w:ins w:id="619" w:author="PR Preview" w:date="2026-01-01T00:00:00Z">
        <w:r>
          <w:t xml:space="preserve"> </w:t>
        </w:r>
      </w:ins>
      <w:hyperlink r:id="rId72">
        <w:ins w:id="620" w:author="PR Preview" w:date="2026-01-01T00:00:00Z">
          <w:r>
            <w:rPr>
              <w:rStyle w:val="Hyperlink"/>
            </w:rPr>
            <w:t xml:space="preserve">Definition 9 in Equalities, Inequalities and Minimizers</w:t>
          </w:r>
        </w:ins>
      </w:hyperlink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and</w:t>
        </w:r>
      </w:ins>
      <w:ins w:id="623" w:author="PR Preview" w:date="2026-01-01T00:00:00Z">
        <w:r>
          <w:t xml:space="preserve"> </w:t>
        </w:r>
      </w:ins>
      <w:hyperlink w:anchor="def-real-power">
        <w:ins w:id="624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leave some powers</w:t>
        </w:r>
      </w:ins>
      <w:ins w:id="627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</m:oMath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with</w:t>
        </w:r>
      </w:ins>
      <w:ins w:id="63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≤</m:t>
        </m:r>
        <m:r>
          <m:t>0</m:t>
        </m:r>
      </m:oMath>
      <w:ins w:id="631" w:author="PR Preview" w:date="2026-01-01T00:00:00Z">
        <w:r>
          <w:t xml:space="preserve"> </w:t>
        </w:r>
      </w:ins>
      <w:ins w:id="632" w:author="PR Preview" w:date="2026-01-01T00:00:00Z">
        <w:r>
          <w:t xml:space="preserve">unassigned.</w:t>
        </w:r>
      </w:ins>
      <w:ins w:id="633" w:author="PR Preview" w:date="2026-01-01T00:00:00Z">
        <w:r>
          <w:t xml:space="preserve"> </w:t>
        </w:r>
      </w:ins>
      <w:ins w:id="634" w:author="PR Preview" w:date="2026-01-01T00:00:00Z">
        <w:r>
          <w:t xml:space="preserve">We complete them as follows.</w:t>
        </w:r>
      </w:ins>
    </w:p>
    <w:p>
      <w:pPr>
        <w:pStyle w:val="Compact"/>
        <w:numPr>
          <w:ilvl w:val="0"/>
          <w:numId w:val="1012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7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77"/>
    <w:bookmarkStart w:id="78" w:name="exm-power-nonpositive-base"/>
    <w:p>
      <w:pPr>
        <w:pStyle w:val="FirstParagraph"/>
      </w:pPr>
      <w:del w:id="635" w:author="PR Preview" w:date="2026-01-01T00:00:00Z">
        <w:r>
          <w:rPr>
            <w:b/>
            <w:bCs/>
          </w:rPr>
          <w:delText xml:space="preserve">Example 14 (Powers of zero and of negative numbers)</w:delText>
        </w:r>
      </w:del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delText xml:space="preserve"> </w:delText>
        </w:r>
      </w:del>
    </w:p>
    <w:p>
      <w:pPr>
        <w:pStyle w:val="FirstParagraph"/>
      </w:pPr>
      <w:ins w:id="638" w:author="PR Preview" w:date="2026-01-01T00:00:00Z">
        <w:r>
          <w:rPr>
            <w:b/>
            <w:bCs/>
          </w:rPr>
          <w:t xml:space="preserve">Example 17 (Powers of zero and of negative numbers)</w:t>
        </w:r>
      </w:ins>
      <w:ins w:id="639" w:author="PR Preview" w:date="2026-01-01T00:00:00Z">
        <w:r>
          <w:t xml:space="preserve"> </w:t>
        </w:r>
      </w:ins>
      <w:ins w:id="640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3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78"/>
    <w:bookmarkStart w:id="7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79"/>
    <w:bookmarkStart w:id="8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0"/>
    <w:bookmarkStart w:id="8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8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82"/>
    <w:bookmarkStart w:id="8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3"/>
    <w:bookmarkStart w:id="84" w:name="exm-exp-sum"/>
    <w:p>
      <w:pPr>
        <w:pStyle w:val="FirstParagraph"/>
      </w:pPr>
      <w:del w:id="641" w:author="PR Preview" w:date="2026-01-01T00:00:00Z">
        <w:r>
          <w:rPr>
            <w:b/>
            <w:bCs/>
          </w:rPr>
          <w:delText xml:space="preserve">Example 15 (Exponential of a sum)</w:delText>
        </w:r>
      </w:del>
      <w:del w:id="642" w:author="PR Preview" w:date="2026-01-01T00:00:00Z">
        <w:r>
          <w:delText xml:space="preserve"> </w:delText>
        </w:r>
      </w:del>
      <w:del w:id="643" w:author="PR Preview" w:date="2026-01-01T00:00:00Z">
        <w:r>
          <w:delText xml:space="preserve">With</w:delText>
        </w:r>
      </w:del>
      <w:del w:id="64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</m:oMath>
      <w:del w:id="645" w:author="PR Preview" w:date="2026-01-01T00:00:00Z">
        <w:r>
          <w:delText xml:space="preserve"> </w:delText>
        </w:r>
      </w:del>
      <w:del w:id="646" w:author="PR Preview" w:date="2026-01-01T00:00:00Z">
        <w:r>
          <w:delText xml:space="preserve">and</w:delText>
        </w:r>
      </w:del>
      <w:del w:id="647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3</m:t>
        </m:r>
      </m:oMath>
      <w:del w:id="648" w:author="PR Preview" w:date="2026-01-01T00:00:00Z">
        <w:r>
          <w:delText xml:space="preserve">,</w:delText>
        </w:r>
      </w:del>
      <w:del w:id="649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del w:id="650" w:author="PR Preview" w:date="2026-01-01T00:00:00Z">
        <w:r>
          <w:delText xml:space="preserve">,</w:delText>
        </w:r>
      </w:del>
      <w:del w:id="651" w:author="PR Preview" w:date="2026-01-01T00:00:00Z">
        <w:r>
          <w:delText xml:space="preserve"> </w:delText>
        </w:r>
      </w:del>
      <w:del w:id="652" w:author="PR Preview" w:date="2026-01-01T00:00:00Z">
        <w:r>
          <w:delText xml:space="preserve">and</w:delText>
        </w:r>
      </w:del>
      <w:del w:id="653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del w:id="654" w:author="PR Preview" w:date="2026-01-01T00:00:00Z">
        <w:r>
          <w:delText xml:space="preserve">.</w:delText>
        </w:r>
      </w:del>
    </w:p>
    <w:p>
      <w:pPr>
        <w:pStyle w:val="FirstParagraph"/>
      </w:pPr>
      <w:ins w:id="655" w:author="PR Preview" w:date="2026-01-01T00:00:00Z">
        <w:r>
          <w:rPr>
            <w:b/>
            <w:bCs/>
          </w:rPr>
          <w:t xml:space="preserve">Example 18 (Exponential of a sum)</w:t>
        </w:r>
      </w:ins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With</w:t>
        </w:r>
      </w:ins>
      <w:ins w:id="65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659" w:author="PR Preview" w:date="2026-01-01T00:00:00Z">
        <w:r>
          <w:t xml:space="preserve"> </w:t>
        </w:r>
      </w:ins>
      <w:ins w:id="660" w:author="PR Preview" w:date="2026-01-01T00:00:00Z">
        <w:r>
          <w:t xml:space="preserve">and</w:t>
        </w:r>
      </w:ins>
      <w:ins w:id="66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3</m:t>
        </m:r>
      </m:oMath>
      <w:ins w:id="662" w:author="PR Preview" w:date="2026-01-01T00:00:00Z">
        <w:r>
          <w:t xml:space="preserve">,</w:t>
        </w:r>
      </w:ins>
      <w:ins w:id="663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ins w:id="664" w:author="PR Preview" w:date="2026-01-01T00:00:00Z">
        <w:r>
          <w:t xml:space="preserve">,</w:t>
        </w:r>
      </w:ins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and</w:t>
        </w:r>
      </w:ins>
      <w:ins w:id="667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ins w:id="668" w:author="PR Preview" w:date="2026-01-01T00:00:00Z">
        <w:r>
          <w:t xml:space="preserve">.</w:t>
        </w:r>
      </w:ins>
    </w:p>
    <w:bookmarkEnd w:id="84"/>
    <w:bookmarkStart w:id="8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85"/>
    <w:bookmarkStart w:id="86" w:name="exm-exp-difference"/>
    <w:p>
      <w:pPr>
        <w:pStyle w:val="FirstParagraph"/>
      </w:pPr>
      <w:del w:id="669" w:author="PR Preview" w:date="2026-01-01T00:00:00Z">
        <w:r>
          <w:rPr>
            <w:b/>
            <w:bCs/>
          </w:rPr>
          <w:delText xml:space="preserve">Example 16 (Exponential of a difference)</w:delText>
        </w:r>
      </w:del>
      <w:del w:id="670" w:author="PR Preview" w:date="2026-01-01T00:00:00Z">
        <w:r>
          <w:delText xml:space="preserve"> </w:delText>
        </w:r>
      </w:del>
      <w:del w:id="671" w:author="PR Preview" w:date="2026-01-01T00:00:00Z">
        <w:r>
          <w:delText xml:space="preserve">With</w:delText>
        </w:r>
      </w:del>
      <w:del w:id="67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5</m:t>
        </m:r>
      </m:oMath>
      <w:del w:id="673" w:author="PR Preview" w:date="2026-01-01T00:00:00Z">
        <w:r>
          <w:delText xml:space="preserve"> </w:delText>
        </w:r>
      </w:del>
      <w:del w:id="674" w:author="PR Preview" w:date="2026-01-01T00:00:00Z">
        <w:r>
          <w:delText xml:space="preserve">and</w:delText>
        </w:r>
      </w:del>
      <w:del w:id="675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2</m:t>
        </m:r>
      </m:oMath>
      <w:del w:id="676" w:author="PR Preview" w:date="2026-01-01T00:00:00Z">
        <w:r>
          <w:delText xml:space="preserve">,</w:delText>
        </w:r>
      </w:del>
      <w:del w:id="677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del w:id="678" w:author="PR Preview" w:date="2026-01-01T00:00:00Z">
        <w:r>
          <w:delText xml:space="preserve">,</w:delText>
        </w:r>
      </w:del>
      <w:del w:id="679" w:author="PR Preview" w:date="2026-01-01T00:00:00Z">
        <w:r>
          <w:delText xml:space="preserve"> </w:delText>
        </w:r>
      </w:del>
      <w:del w:id="680" w:author="PR Preview" w:date="2026-01-01T00:00:00Z">
        <w:r>
          <w:delText xml:space="preserve">and</w:delText>
        </w:r>
      </w:del>
      <w:del w:id="68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del w:id="682" w:author="PR Preview" w:date="2026-01-01T00:00:00Z">
        <w:r>
          <w:delText xml:space="preserve">.</w:delText>
        </w:r>
      </w:del>
    </w:p>
    <w:p>
      <w:pPr>
        <w:pStyle w:val="FirstParagraph"/>
      </w:pPr>
      <w:ins w:id="683" w:author="PR Preview" w:date="2026-01-01T00:00:00Z">
        <w:r>
          <w:rPr>
            <w:b/>
            <w:bCs/>
          </w:rPr>
          <w:t xml:space="preserve">Example 19 (Exponential of a difference)</w:t>
        </w:r>
      </w:ins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With</w:t>
        </w:r>
      </w:ins>
      <w:ins w:id="68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5</m:t>
        </m:r>
      </m:oMath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and</w:t>
        </w:r>
      </w:ins>
      <w:ins w:id="68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2</m:t>
        </m:r>
      </m:oMath>
      <w:ins w:id="690" w:author="PR Preview" w:date="2026-01-01T00:00:00Z">
        <w:r>
          <w:t xml:space="preserve">,</w:t>
        </w:r>
      </w:ins>
      <w:ins w:id="691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ins w:id="692" w:author="PR Preview" w:date="2026-01-01T00:00:00Z">
        <w:r>
          <w:t xml:space="preserve">,</w:t>
        </w:r>
      </w:ins>
      <w:ins w:id="693" w:author="PR Preview" w:date="2026-01-01T00:00:00Z">
        <w:r>
          <w:t xml:space="preserve"> </w:t>
        </w:r>
      </w:ins>
      <w:ins w:id="694" w:author="PR Preview" w:date="2026-01-01T00:00:00Z">
        <w:r>
          <w:t xml:space="preserve">and</w:t>
        </w:r>
      </w:ins>
      <w:ins w:id="69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ins w:id="696" w:author="PR Preview" w:date="2026-01-01T00:00:00Z">
        <w:r>
          <w:t xml:space="preserve">.</w:t>
        </w:r>
      </w:ins>
    </w:p>
    <w:bookmarkEnd w:id="86"/>
    <w:bookmarkStart w:id="8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87"/>
    <w:bookmarkStart w:id="8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88"/>
    <w:bookmarkStart w:id="89" w:name="exm-power-sum"/>
    <w:p>
      <w:pPr>
        <w:pStyle w:val="FirstParagraph"/>
      </w:pPr>
      <w:del w:id="697" w:author="PR Preview" w:date="2026-01-01T00:00:00Z">
        <w:r>
          <w:rPr>
            <w:b/>
            <w:bCs/>
          </w:rPr>
          <w:delText xml:space="preserve">Example 17 (Power of a sum)</w:delText>
        </w:r>
      </w:del>
      <w:del w:id="698" w:author="PR Preview" w:date="2026-01-01T00:00:00Z">
        <w:r>
          <w:delText xml:space="preserve"> </w:delText>
        </w:r>
      </w:del>
      <w:del w:id="699" w:author="PR Preview" w:date="2026-01-01T00:00:00Z">
        <w:r>
          <w:delText xml:space="preserve">With</w:delText>
        </w:r>
      </w:del>
      <w:del w:id="70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</m:oMath>
      <w:del w:id="701" w:author="PR Preview" w:date="2026-01-01T00:00:00Z">
        <w:r>
          <w:delText xml:space="preserve">,</w:delText>
        </w:r>
      </w:del>
      <w:del w:id="702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3</m:t>
        </m:r>
      </m:oMath>
      <w:del w:id="703" w:author="PR Preview" w:date="2026-01-01T00:00:00Z">
        <w:r>
          <w:delText xml:space="preserve">, and</w:delText>
        </w:r>
      </w:del>
      <w:del w:id="704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4</m:t>
        </m:r>
      </m:oMath>
      <w:del w:id="705" w:author="PR Preview" w:date="2026-01-01T00:00:00Z">
        <w:r>
          <w:delText xml:space="preserve">,</w:delText>
        </w:r>
      </w:del>
    </w:p>
    <w:p>
      <w:pPr>
        <w:pStyle w:val="FirstParagraph"/>
      </w:pPr>
      <w:ins w:id="706" w:author="PR Preview" w:date="2026-01-01T00:00:00Z">
        <w:r>
          <w:rPr>
            <w:b/>
            <w:bCs/>
          </w:rPr>
          <w:t xml:space="preserve">Example 20 (Power of a sum)</w:t>
        </w:r>
      </w:ins>
      <w:ins w:id="707" w:author="PR Preview" w:date="2026-01-01T00:00:00Z">
        <w:r>
          <w:t xml:space="preserve"> </w:t>
        </w:r>
      </w:ins>
      <w:ins w:id="708" w:author="PR Preview" w:date="2026-01-01T00:00:00Z">
        <w:r>
          <w:t xml:space="preserve">With</w:t>
        </w:r>
      </w:ins>
      <w:ins w:id="70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710" w:author="PR Preview" w:date="2026-01-01T00:00:00Z">
        <w:r>
          <w:t xml:space="preserve">,</w:t>
        </w:r>
      </w:ins>
      <w:ins w:id="71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3</m:t>
        </m:r>
      </m:oMath>
      <w:ins w:id="712" w:author="PR Preview" w:date="2026-01-01T00:00:00Z">
        <w:r>
          <w:t xml:space="preserve">, and</w:t>
        </w:r>
      </w:ins>
      <w:ins w:id="713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4</m:t>
        </m:r>
      </m:oMath>
      <w:ins w:id="71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92"/>
    <w:bookmarkStart w:id="93" w:name="exm-power-product"/>
    <w:p>
      <w:pPr>
        <w:pStyle w:val="BodyText"/>
      </w:pPr>
      <w:del w:id="715" w:author="PR Preview" w:date="2026-01-01T00:00:00Z">
        <w:r>
          <w:rPr>
            <w:b/>
            <w:bCs/>
          </w:rPr>
          <w:delText xml:space="preserve">Example 18 (Power of a product)</w:delText>
        </w:r>
      </w:del>
      <w:del w:id="716" w:author="PR Preview" w:date="2026-01-01T00:00:00Z">
        <w:r>
          <w:delText xml:space="preserve"> </w:delText>
        </w:r>
      </w:del>
      <w:del w:id="717" w:author="PR Preview" w:date="2026-01-01T00:00:00Z">
        <w:r>
          <w:delText xml:space="preserve">With</w:delText>
        </w:r>
      </w:del>
      <w:del w:id="71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</m:oMath>
      <w:del w:id="719" w:author="PR Preview" w:date="2026-01-01T00:00:00Z">
        <w:r>
          <w:delText xml:space="preserve">,</w:delText>
        </w:r>
      </w:del>
      <w:del w:id="720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3</m:t>
        </m:r>
      </m:oMath>
      <w:del w:id="721" w:author="PR Preview" w:date="2026-01-01T00:00:00Z">
        <w:r>
          <w:delText xml:space="preserve">, and</w:delText>
        </w:r>
      </w:del>
      <w:del w:id="722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2</m:t>
        </m:r>
      </m:oMath>
      <w:del w:id="723" w:author="PR Preview" w:date="2026-01-01T00:00:00Z">
        <w:r>
          <w:delText xml:space="preserve">,</w:delText>
        </w:r>
      </w:del>
    </w:p>
    <w:p>
      <w:pPr>
        <w:pStyle w:val="BodyText"/>
      </w:pPr>
      <w:ins w:id="724" w:author="PR Preview" w:date="2026-01-01T00:00:00Z">
        <w:r>
          <w:rPr>
            <w:b/>
            <w:bCs/>
          </w:rPr>
          <w:t xml:space="preserve">Example 21 (Power of a product)</w:t>
        </w:r>
      </w:ins>
      <w:ins w:id="725" w:author="PR Preview" w:date="2026-01-01T00:00:00Z">
        <w:r>
          <w:t xml:space="preserve"> </w:t>
        </w:r>
      </w:ins>
      <w:ins w:id="726" w:author="PR Preview" w:date="2026-01-01T00:00:00Z">
        <w:r>
          <w:t xml:space="preserve">With</w:t>
        </w:r>
      </w:ins>
      <w:ins w:id="72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728" w:author="PR Preview" w:date="2026-01-01T00:00:00Z">
        <w:r>
          <w:t xml:space="preserve">,</w:t>
        </w:r>
      </w:ins>
      <w:ins w:id="72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3</m:t>
        </m:r>
      </m:oMath>
      <w:ins w:id="730" w:author="PR Preview" w:date="2026-01-01T00:00:00Z">
        <w:r>
          <w:t xml:space="preserve">, and</w:t>
        </w:r>
      </w:ins>
      <w:ins w:id="731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2</m:t>
        </m:r>
      </m:oMath>
      <w:ins w:id="732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94"/>
    <w:bookmarkStart w:id="95" w:name="exm-double-exp-negative-base"/>
    <w:p>
      <w:pPr>
        <w:pStyle w:val="FirstParagraph"/>
      </w:pPr>
      <w:del w:id="733" w:author="PR Preview" w:date="2026-01-01T00:00:00Z">
        <w:r>
          <w:rPr>
            <w:b/>
            <w:bCs/>
          </w:rPr>
          <w:delText xml:space="preserve">Example 19 (A negative base)</w:delText>
        </w:r>
      </w:del>
      <w:del w:id="734" w:author="PR Preview" w:date="2026-01-01T00:00:00Z">
        <w:r>
          <w:delText xml:space="preserve"> </w:delText>
        </w:r>
      </w:del>
      <w:del w:id="735" w:author="PR Preview" w:date="2026-01-01T00:00:00Z">
        <w:r>
          <w:delText xml:space="preserve">With</w:delText>
        </w:r>
      </w:del>
      <w:del w:id="73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737" w:author="PR Preview" w:date="2026-01-01T00:00:00Z">
        <w:r>
          <w:delText xml:space="preserve">,</w:delText>
        </w:r>
      </w:del>
      <w:del w:id="73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2</m:t>
        </m:r>
      </m:oMath>
      <w:del w:id="739" w:author="PR Preview" w:date="2026-01-01T00:00:00Z">
        <w:r>
          <w:delText xml:space="preserve">, and</w:delText>
        </w:r>
      </w:del>
      <w:del w:id="740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del w:id="741" w:author="PR Preview" w:date="2026-01-01T00:00:00Z">
        <w:r>
          <w:delText xml:space="preserve">:</w:delText>
        </w:r>
      </w:del>
    </w:p>
    <w:p>
      <w:pPr>
        <w:pStyle w:val="FirstParagraph"/>
      </w:pPr>
      <w:ins w:id="742" w:author="PR Preview" w:date="2026-01-01T00:00:00Z">
        <w:r>
          <w:rPr>
            <w:b/>
            <w:bCs/>
          </w:rPr>
          <w:t xml:space="preserve">Example 22 (A negative base)</w:t>
        </w:r>
      </w:ins>
      <w:ins w:id="743" w:author="PR Preview" w:date="2026-01-01T00:00:00Z">
        <w:r>
          <w:t xml:space="preserve"> </w:t>
        </w:r>
      </w:ins>
      <w:ins w:id="744" w:author="PR Preview" w:date="2026-01-01T00:00:00Z">
        <w:r>
          <w:t xml:space="preserve">With</w:t>
        </w:r>
      </w:ins>
      <w:ins w:id="74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746" w:author="PR Preview" w:date="2026-01-01T00:00:00Z">
        <w:r>
          <w:t xml:space="preserve">,</w:t>
        </w:r>
      </w:ins>
      <w:ins w:id="74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2</m:t>
        </m:r>
      </m:oMath>
      <w:ins w:id="748" w:author="PR Preview" w:date="2026-01-01T00:00:00Z">
        <w:r>
          <w:t xml:space="preserve">, and</w:t>
        </w:r>
      </w:ins>
      <w:ins w:id="749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ins w:id="75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95"/>
    <w:bookmarkStart w:id="9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96"/>
    <w:bookmarkStart w:id="101" w:name="rem-tarski-identities"/>
    <w:p>
      <w:pPr>
        <w:pStyle w:val="FirstParagraph"/>
      </w:pPr>
      <w:del w:id="751" w:author="PR Preview" w:date="2026-01-01T00:00:00Z">
        <w:r>
          <w:rPr>
            <w:i/>
            <w:iCs/>
          </w:rPr>
          <w:delText xml:space="preserve">Remark 4</w:delText>
        </w:r>
      </w:del>
      <w:del w:id="752" w:author="PR Preview" w:date="2026-01-01T00:00:00Z">
        <w:r>
          <w:delText xml:space="preserve"> (Tarski’s high school identities). </w:delText>
        </w:r>
      </w:del>
      <w:del w:id="753" w:author="PR Preview" w:date="2026-01-01T00:00:00Z">
        <w:r>
          <w:delText xml:space="preserve">Restricted to positive integers,</w:delText>
        </w:r>
      </w:del>
      <w:del w:id="754" w:author="PR Preview" w:date="2026-01-01T00:00:00Z">
        <w:r>
          <w:delText xml:space="preserve"> </w:delText>
        </w:r>
      </w:del>
      <w:del w:id="755" w:author="PR Preview" w:date="2026-01-01T00:00:00Z">
        <w:r>
          <w:delText xml:space="preserve">the following results are</w:delText>
        </w:r>
      </w:del>
      <w:del w:id="756" w:author="PR Preview" w:date="2026-01-01T00:00:00Z">
        <w:r>
          <w:delText xml:space="preserve"> </w:delText>
        </w:r>
      </w:del>
      <w:del w:id="757" w:author="PR Preview" w:date="2026-01-01T00:00:00Z">
        <w:r>
          <w:delText xml:space="preserve">Tarski’s eleven</w:delText>
        </w:r>
      </w:del>
      <w:del w:id="758" w:author="PR Preview" w:date="2026-01-01T00:00:00Z">
        <w:r>
          <w:delText xml:space="preserve"> </w:delText>
        </w:r>
      </w:del>
      <w:del w:id="759" w:author="PR Preview" w:date="2026-01-01T00:00:00Z">
        <w:r>
          <w:delText xml:space="preserve">“high school”</w:delText>
        </w:r>
      </w:del>
      <w:del w:id="760" w:author="PR Preview" w:date="2026-01-01T00:00:00Z">
        <w:r>
          <w:delText xml:space="preserve"> </w:delText>
        </w:r>
      </w:del>
      <w:del w:id="761" w:author="PR Preview" w:date="2026-01-01T00:00:00Z">
        <w:r>
          <w:delText xml:space="preserve">identities</w:delText>
        </w:r>
      </w:del>
      <w:del w:id="762" w:author="PR Preview" w:date="2026-01-01T00:00:00Z">
        <w:r>
          <w:delText xml:space="preserve"> </w:delText>
        </w:r>
      </w:del>
      <w:del w:id="763" w:author="PR Preview" w:date="2026-01-01T00:00:00Z">
        <w:r>
          <w:delText xml:space="preserve">[12]</w:delText>
        </w:r>
      </w:del>
      <w:del w:id="764" w:author="PR Preview" w:date="2026-01-01T00:00:00Z">
        <w:r>
          <w:delText xml:space="preserve">:</w:delText>
        </w:r>
      </w:del>
    </w:p>
    <w:p>
      <w:pPr>
        <w:pStyle w:val="FirstParagraph"/>
      </w:pPr>
      <w:ins w:id="765" w:author="PR Preview" w:date="2026-01-01T00:00:00Z">
        <w:r>
          <w:rPr>
            <w:i/>
            <w:iCs/>
          </w:rPr>
          <w:t xml:space="preserve">Remark 4</w:t>
        </w:r>
      </w:ins>
      <w:ins w:id="766" w:author="PR Preview" w:date="2026-01-01T00:00:00Z">
        <w:r>
          <w:t xml:space="preserve"> (Tarski’s high school identities). </w:t>
        </w:r>
      </w:ins>
      <w:ins w:id="767" w:author="PR Preview" w:date="2026-01-01T00:00:00Z">
        <w:r>
          <w:t xml:space="preserve">Restricted to positive integers,</w:t>
        </w:r>
      </w:ins>
      <w:ins w:id="768" w:author="PR Preview" w:date="2026-01-01T00:00:00Z">
        <w:r>
          <w:t xml:space="preserve"> </w:t>
        </w:r>
      </w:ins>
      <w:ins w:id="769" w:author="PR Preview" w:date="2026-01-01T00:00:00Z">
        <w:r>
          <w:t xml:space="preserve">the following results are</w:t>
        </w:r>
      </w:ins>
      <w:ins w:id="770" w:author="PR Preview" w:date="2026-01-01T00:00:00Z">
        <w:r>
          <w:t xml:space="preserve"> </w:t>
        </w:r>
      </w:ins>
      <w:ins w:id="771" w:author="PR Preview" w:date="2026-01-01T00:00:00Z">
        <w:r>
          <w:t xml:space="preserve">Tarski’s eleven</w:t>
        </w:r>
      </w:ins>
      <w:ins w:id="772" w:author="PR Preview" w:date="2026-01-01T00:00:00Z">
        <w:r>
          <w:t xml:space="preserve"> </w:t>
        </w:r>
      </w:ins>
      <w:ins w:id="773" w:author="PR Preview" w:date="2026-01-01T00:00:00Z">
        <w:r>
          <w:t xml:space="preserve">“high school”</w:t>
        </w:r>
      </w:ins>
      <w:ins w:id="774" w:author="PR Preview" w:date="2026-01-01T00:00:00Z">
        <w:r>
          <w:t xml:space="preserve"> </w:t>
        </w:r>
      </w:ins>
      <w:ins w:id="775" w:author="PR Preview" w:date="2026-01-01T00:00:00Z">
        <w:r>
          <w:t xml:space="preserve">identities</w:t>
        </w:r>
      </w:ins>
      <w:ins w:id="776" w:author="PR Preview" w:date="2026-01-01T00:00:00Z">
        <w:r>
          <w:t xml:space="preserve"> </w:t>
        </w:r>
      </w:ins>
      <w:ins w:id="777" w:author="PR Preview" w:date="2026-01-01T00:00:00Z">
        <w:r>
          <w:t xml:space="preserve">[14]</w:t>
        </w:r>
      </w:ins>
      <w:ins w:id="778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5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10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101"/>
    <w:bookmarkStart w:id="10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102"/>
    <w:bookmarkStart w:id="103" w:name="def-contour-line"/>
    <w:p>
      <w:pPr>
        <w:pStyle w:val="BodyText"/>
      </w:pPr>
      <w:del w:id="779" w:author="PR Preview" w:date="2026-01-01T00:00:00Z">
        <w:r>
          <w:rPr>
            <w:b/>
            <w:bCs/>
          </w:rPr>
          <w:delText xml:space="preserve">Definition 22 (Contour line)</w:delText>
        </w:r>
      </w:del>
      <w:del w:id="780" w:author="PR Preview" w:date="2026-01-01T00:00:00Z">
        <w:r>
          <w:delText xml:space="preserve"> </w:delText>
        </w:r>
      </w:del>
      <w:del w:id="781" w:author="PR Preview" w:date="2026-01-01T00:00:00Z">
        <w:r>
          <w:delText xml:space="preserve">For a function</w:delText>
        </w:r>
      </w:del>
      <w:del w:id="782" w:author="PR Preview" w:date="2026-01-01T00:00:00Z">
        <w:r>
          <w:delText xml:space="preserve"> </w:delText>
        </w:r>
      </w:del>
      <m:oMath>
        <m:r>
          <m:t>g</m:t>
        </m:r>
      </m:oMath>
      <w:del w:id="783" w:author="PR Preview" w:date="2026-01-01T00:00:00Z">
        <w:r>
          <w:delText xml:space="preserve"> </w:delText>
        </w:r>
      </w:del>
      <w:del w:id="784" w:author="PR Preview" w:date="2026-01-01T00:00:00Z">
        <w:r>
          <w:delText xml:space="preserve">of two real variables</w:delText>
        </w:r>
      </w:del>
      <w:del w:id="785" w:author="PR Preview" w:date="2026-01-01T00:00:00Z">
        <w:r>
          <w:delText xml:space="preserve"> </w:delText>
        </w:r>
      </w:del>
      <m:oMath>
        <m:r>
          <m:t>b</m:t>
        </m:r>
      </m:oMath>
      <w:del w:id="786" w:author="PR Preview" w:date="2026-01-01T00:00:00Z">
        <w:r>
          <w:delText xml:space="preserve"> </w:delText>
        </w:r>
      </w:del>
      <w:del w:id="787" w:author="PR Preview" w:date="2026-01-01T00:00:00Z">
        <w:r>
          <w:delText xml:space="preserve">and</w:delText>
        </w:r>
      </w:del>
      <w:del w:id="788" w:author="PR Preview" w:date="2026-01-01T00:00:00Z">
        <w:r>
          <w:delText xml:space="preserve"> </w:delText>
        </w:r>
      </w:del>
      <m:oMath>
        <m:r>
          <m:t>c</m:t>
        </m:r>
      </m:oMath>
      <w:del w:id="789" w:author="PR Preview" w:date="2026-01-01T00:00:00Z">
        <w:r>
          <w:delText xml:space="preserve"> </w:delText>
        </w:r>
      </w:del>
      <w:del w:id="790" w:author="PR Preview" w:date="2026-01-01T00:00:00Z">
        <w:r>
          <w:delText xml:space="preserve">and a number</w:delText>
        </w:r>
      </w:del>
      <w:del w:id="791" w:author="PR Preview" w:date="2026-01-01T00:00:00Z">
        <w:r>
          <w:delText xml:space="preserve"> </w:delText>
        </w:r>
      </w:del>
      <m:oMath>
        <m:r>
          <m:t>k</m:t>
        </m:r>
      </m:oMath>
      <w:del w:id="792" w:author="PR Preview" w:date="2026-01-01T00:00:00Z">
        <w:r>
          <w:delText xml:space="preserve">,</w:delText>
        </w:r>
      </w:del>
      <w:del w:id="793" w:author="PR Preview" w:date="2026-01-01T00:00:00Z">
        <w:r>
          <w:delText xml:space="preserve"> </w:delText>
        </w:r>
      </w:del>
      <w:del w:id="794" w:author="PR Preview" w:date="2026-01-01T00:00:00Z">
        <w:r>
          <w:delText xml:space="preserve">the</w:delText>
        </w:r>
      </w:del>
      <w:del w:id="795" w:author="PR Preview" w:date="2026-01-01T00:00:00Z">
        <w:r>
          <w:delText xml:space="preserve"> </w:delText>
        </w:r>
      </w:del>
      <w:del w:id="796" w:author="PR Preview" w:date="2026-01-01T00:00:00Z">
        <w:r>
          <w:rPr>
            <w:b/>
            <w:bCs/>
          </w:rPr>
          <w:delText xml:space="preserve">contour line</w:delText>
        </w:r>
      </w:del>
      <w:del w:id="797" w:author="PR Preview" w:date="2026-01-01T00:00:00Z">
        <w:r>
          <w:delText xml:space="preserve"> </w:delText>
        </w:r>
      </w:del>
      <w:del w:id="798" w:author="PR Preview" w:date="2026-01-01T00:00:00Z">
        <w:r>
          <w:delText xml:space="preserve">[13]</w:delText>
        </w:r>
      </w:del>
      <w:del w:id="799" w:author="PR Preview" w:date="2026-01-01T00:00:00Z">
        <w:r>
          <w:delText xml:space="preserve"> </w:delText>
        </w:r>
      </w:del>
      <w:del w:id="800" w:author="PR Preview" w:date="2026-01-01T00:00:00Z">
        <w:r>
          <w:delText xml:space="preserve">of</w:delText>
        </w:r>
      </w:del>
      <w:del w:id="801" w:author="PR Preview" w:date="2026-01-01T00:00:00Z">
        <w:r>
          <w:delText xml:space="preserve"> </w:delText>
        </w:r>
      </w:del>
      <m:oMath>
        <m:r>
          <m:t>g</m:t>
        </m:r>
      </m:oMath>
      <w:del w:id="802" w:author="PR Preview" w:date="2026-01-01T00:00:00Z">
        <w:r>
          <w:delText xml:space="preserve"> </w:delText>
        </w:r>
      </w:del>
      <w:del w:id="803" w:author="PR Preview" w:date="2026-01-01T00:00:00Z">
        <w:r>
          <w:delText xml:space="preserve">at height</w:delText>
        </w:r>
      </w:del>
      <w:del w:id="804" w:author="PR Preview" w:date="2026-01-01T00:00:00Z">
        <w:r>
          <w:delText xml:space="preserve"> </w:delText>
        </w:r>
      </w:del>
      <m:oMath>
        <m:r>
          <m:t>k</m:t>
        </m:r>
      </m:oMath>
      <w:del w:id="805" w:author="PR Preview" w:date="2026-01-01T00:00:00Z">
        <w:r>
          <w:delText xml:space="preserve"> </w:delText>
        </w:r>
      </w:del>
      <w:del w:id="806" w:author="PR Preview" w:date="2026-01-01T00:00:00Z">
        <w:r>
          <w:delText xml:space="preserve">is the set of points where</w:delText>
        </w:r>
      </w:del>
      <w:del w:id="807" w:author="PR Preview" w:date="2026-01-01T00:00:00Z">
        <w:r>
          <w:delText xml:space="preserve"> </w:delText>
        </w:r>
      </w:del>
      <m:oMath>
        <m:r>
          <m:t>g</m:t>
        </m:r>
      </m:oMath>
      <w:del w:id="808" w:author="PR Preview" w:date="2026-01-01T00:00:00Z">
        <w:r>
          <w:delText xml:space="preserve"> </w:delText>
        </w:r>
      </w:del>
      <w:del w:id="809" w:author="PR Preview" w:date="2026-01-01T00:00:00Z">
        <w:r>
          <w:delText xml:space="preserve">equals</w:delText>
        </w:r>
      </w:del>
      <w:del w:id="810" w:author="PR Preview" w:date="2026-01-01T00:00:00Z">
        <w:r>
          <w:delText xml:space="preserve"> </w:delText>
        </w:r>
      </w:del>
      <m:oMath>
        <m:r>
          <m:t>k</m:t>
        </m:r>
      </m:oMath>
      <w:del w:id="811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del w:id="812" w:author="PR Preview" w:date="2026-01-01T00:00:00Z">
        <w:r>
          <w:rPr>
            <w:b/>
            <w:bCs/>
          </w:rPr>
          <w:delText xml:space="preserve">Example 20 (Contour lines of a bowl)</w:delText>
        </w:r>
      </w:del>
      <w:del w:id="813" w:author="PR Preview" w:date="2026-01-01T00:00:00Z">
        <w:r>
          <w:delText xml:space="preserve"> </w:delText>
        </w:r>
      </w:del>
      <w:del w:id="814" w:author="PR Preview" w:date="2026-01-01T00:00:00Z">
        <w:r>
          <w:delText xml:space="preserve">For</w:delText>
        </w:r>
      </w:del>
      <w:del w:id="815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del w:id="816" w:author="PR Preview" w:date="2026-01-01T00:00:00Z">
        <w:r>
          <w:delText xml:space="preserve">,</w:delText>
        </w:r>
      </w:del>
      <w:del w:id="817" w:author="PR Preview" w:date="2026-01-01T00:00:00Z">
        <w:r>
          <w:delText xml:space="preserve"> </w:delText>
        </w:r>
      </w:del>
      <w:del w:id="818" w:author="PR Preview" w:date="2026-01-01T00:00:00Z">
        <w:r>
          <w:delText xml:space="preserve">the contour line at height</w:delText>
        </w:r>
      </w:del>
      <w:del w:id="819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820" w:author="PR Preview" w:date="2026-01-01T00:00:00Z">
        <w:r>
          <w:delText xml:space="preserve"> </w:delText>
        </w:r>
      </w:del>
      <w:del w:id="821" w:author="PR Preview" w:date="2026-01-01T00:00:00Z">
        <w:r>
          <w:delText xml:space="preserve">is</w:delText>
        </w:r>
      </w:del>
      <w:del w:id="82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del w:id="823" w:author="PR Preview" w:date="2026-01-01T00:00:00Z">
        <w:r>
          <w:delText xml:space="preserve">,</w:delText>
        </w:r>
      </w:del>
      <w:del w:id="824" w:author="PR Preview" w:date="2026-01-01T00:00:00Z">
        <w:r>
          <w:delText xml:space="preserve"> </w:delText>
        </w:r>
      </w:del>
      <w:del w:id="825" w:author="PR Preview" w:date="2026-01-01T00:00:00Z">
        <w:r>
          <w:delText xml:space="preserve">the circle of radius</w:delText>
        </w:r>
      </w:del>
      <w:del w:id="826" w:author="PR Preview" w:date="2026-01-01T00:00:00Z">
        <w:r>
          <w:delText xml:space="preserve"> </w:delText>
        </w:r>
      </w:del>
      <m:oMath>
        <m:r>
          <m:t>2</m:t>
        </m:r>
      </m:oMath>
      <w:del w:id="827" w:author="PR Preview" w:date="2026-01-01T00:00:00Z">
        <w:r>
          <w:delText xml:space="preserve"> </w:delText>
        </w:r>
      </w:del>
      <w:del w:id="828" w:author="PR Preview" w:date="2026-01-01T00:00:00Z">
        <w:r>
          <w:delText xml:space="preserve">around</w:delText>
        </w:r>
      </w:del>
      <w:del w:id="82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830" w:author="PR Preview" w:date="2026-01-01T00:00:00Z">
        <w:r>
          <w:delText xml:space="preserve">:</w:delText>
        </w:r>
      </w:del>
      <w:del w:id="831" w:author="PR Preview" w:date="2026-01-01T00:00:00Z">
        <w:r>
          <w:delText xml:space="preserve"> </w:delText>
        </w:r>
      </w:del>
      <w:del w:id="832" w:author="PR Preview" w:date="2026-01-01T00:00:00Z">
        <w:r>
          <w:delText xml:space="preserve">for example,</w:delText>
        </w:r>
      </w:del>
    </w:p>
    <w:p>
      <w:pPr>
        <w:pStyle w:val="BodyText"/>
      </w:pPr>
      <w:ins w:id="833" w:author="PR Preview" w:date="2026-01-01T00:00:00Z">
        <w:r>
          <w:rPr>
            <w:b/>
            <w:bCs/>
          </w:rPr>
          <w:t xml:space="preserve">Definition 25 (Contour line)</w:t>
        </w:r>
      </w:ins>
      <w:ins w:id="834" w:author="PR Preview" w:date="2026-01-01T00:00:00Z">
        <w:r>
          <w:t xml:space="preserve"> </w:t>
        </w:r>
      </w:ins>
      <w:ins w:id="835" w:author="PR Preview" w:date="2026-01-01T00:00:00Z">
        <w:r>
          <w:t xml:space="preserve">For a function</w:t>
        </w:r>
      </w:ins>
      <w:ins w:id="836" w:author="PR Preview" w:date="2026-01-01T00:00:00Z">
        <w:r>
          <w:t xml:space="preserve"> </w:t>
        </w:r>
      </w:ins>
      <m:oMath>
        <m:r>
          <m:t>g</m:t>
        </m:r>
      </m:oMath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of two real variables</w:t>
        </w:r>
      </w:ins>
      <w:ins w:id="839" w:author="PR Preview" w:date="2026-01-01T00:00:00Z">
        <w:r>
          <w:t xml:space="preserve"> </w:t>
        </w:r>
      </w:ins>
      <m:oMath>
        <m:r>
          <m:t>b</m:t>
        </m:r>
      </m:oMath>
      <w:ins w:id="840" w:author="PR Preview" w:date="2026-01-01T00:00:00Z">
        <w:r>
          <w:t xml:space="preserve"> </w:t>
        </w:r>
      </w:ins>
      <w:ins w:id="841" w:author="PR Preview" w:date="2026-01-01T00:00:00Z">
        <w:r>
          <w:t xml:space="preserve">and</w:t>
        </w:r>
      </w:ins>
      <w:ins w:id="842" w:author="PR Preview" w:date="2026-01-01T00:00:00Z">
        <w:r>
          <w:t xml:space="preserve"> </w:t>
        </w:r>
      </w:ins>
      <m:oMath>
        <m:r>
          <m:t>c</m:t>
        </m:r>
      </m:oMath>
      <w:ins w:id="843" w:author="PR Preview" w:date="2026-01-01T00:00:00Z">
        <w:r>
          <w:t xml:space="preserve"> </w:t>
        </w:r>
      </w:ins>
      <w:ins w:id="844" w:author="PR Preview" w:date="2026-01-01T00:00:00Z">
        <w:r>
          <w:t xml:space="preserve">and a number</w:t>
        </w:r>
      </w:ins>
      <w:ins w:id="845" w:author="PR Preview" w:date="2026-01-01T00:00:00Z">
        <w:r>
          <w:t xml:space="preserve"> </w:t>
        </w:r>
      </w:ins>
      <m:oMath>
        <m:r>
          <m:t>k</m:t>
        </m:r>
      </m:oMath>
      <w:ins w:id="846" w:author="PR Preview" w:date="2026-01-01T00:00:00Z">
        <w:r>
          <w:t xml:space="preserve">,</w:t>
        </w:r>
      </w:ins>
      <w:ins w:id="847" w:author="PR Preview" w:date="2026-01-01T00:00:00Z">
        <w:r>
          <w:t xml:space="preserve"> </w:t>
        </w:r>
      </w:ins>
      <w:ins w:id="848" w:author="PR Preview" w:date="2026-01-01T00:00:00Z">
        <w:r>
          <w:t xml:space="preserve">the</w:t>
        </w:r>
      </w:ins>
      <w:ins w:id="849" w:author="PR Preview" w:date="2026-01-01T00:00:00Z">
        <w:r>
          <w:t xml:space="preserve"> </w:t>
        </w:r>
      </w:ins>
      <w:ins w:id="850" w:author="PR Preview" w:date="2026-01-01T00:00:00Z">
        <w:r>
          <w:rPr>
            <w:b/>
            <w:bCs/>
          </w:rPr>
          <w:t xml:space="preserve">contour line</w:t>
        </w:r>
      </w:ins>
      <w:ins w:id="851" w:author="PR Preview" w:date="2026-01-01T00:00:00Z">
        <w:r>
          <w:t xml:space="preserve"> </w:t>
        </w:r>
      </w:ins>
      <w:ins w:id="852" w:author="PR Preview" w:date="2026-01-01T00:00:00Z">
        <w:r>
          <w:t xml:space="preserve">[15]</w:t>
        </w:r>
      </w:ins>
      <w:ins w:id="853" w:author="PR Preview" w:date="2026-01-01T00:00:00Z">
        <w:r>
          <w:t xml:space="preserve"> </w:t>
        </w:r>
      </w:ins>
      <w:ins w:id="854" w:author="PR Preview" w:date="2026-01-01T00:00:00Z">
        <w:r>
          <w:t xml:space="preserve">of</w:t>
        </w:r>
      </w:ins>
      <w:ins w:id="855" w:author="PR Preview" w:date="2026-01-01T00:00:00Z">
        <w:r>
          <w:t xml:space="preserve"> </w:t>
        </w:r>
      </w:ins>
      <m:oMath>
        <m:r>
          <m:t>g</m:t>
        </m:r>
      </m:oMath>
      <w:ins w:id="856" w:author="PR Preview" w:date="2026-01-01T00:00:00Z">
        <w:r>
          <w:t xml:space="preserve"> </w:t>
        </w:r>
      </w:ins>
      <w:ins w:id="857" w:author="PR Preview" w:date="2026-01-01T00:00:00Z">
        <w:r>
          <w:t xml:space="preserve">at height</w:t>
        </w:r>
      </w:ins>
      <w:ins w:id="858" w:author="PR Preview" w:date="2026-01-01T00:00:00Z">
        <w:r>
          <w:t xml:space="preserve"> </w:t>
        </w:r>
      </w:ins>
      <m:oMath>
        <m:r>
          <m:t>k</m:t>
        </m:r>
      </m:oMath>
      <w:ins w:id="859" w:author="PR Preview" w:date="2026-01-01T00:00:00Z">
        <w:r>
          <w:t xml:space="preserve"> </w:t>
        </w:r>
      </w:ins>
      <w:ins w:id="860" w:author="PR Preview" w:date="2026-01-01T00:00:00Z">
        <w:r>
          <w:t xml:space="preserve">is the set of points where</w:t>
        </w:r>
      </w:ins>
      <w:ins w:id="861" w:author="PR Preview" w:date="2026-01-01T00:00:00Z">
        <w:r>
          <w:t xml:space="preserve"> </w:t>
        </w:r>
      </w:ins>
      <m:oMath>
        <m:r>
          <m:t>g</m:t>
        </m:r>
      </m:oMath>
      <w:ins w:id="862" w:author="PR Preview" w:date="2026-01-01T00:00:00Z">
        <w:r>
          <w:t xml:space="preserve"> </w:t>
        </w:r>
      </w:ins>
      <w:ins w:id="863" w:author="PR Preview" w:date="2026-01-01T00:00:00Z">
        <w:r>
          <w:t xml:space="preserve">equals</w:t>
        </w:r>
      </w:ins>
      <w:ins w:id="864" w:author="PR Preview" w:date="2026-01-01T00:00:00Z">
        <w:r>
          <w:t xml:space="preserve"> </w:t>
        </w:r>
      </w:ins>
      <m:oMath>
        <m:r>
          <m:t>k</m:t>
        </m:r>
      </m:oMath>
      <w:ins w:id="86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103"/>
    <w:bookmarkStart w:id="104" w:name="exm-contour-line"/>
    <w:p>
      <w:pPr>
        <w:pStyle w:val="FirstParagraph"/>
      </w:pPr>
      <w:ins w:id="866" w:author="PR Preview" w:date="2026-01-01T00:00:00Z">
        <w:r>
          <w:rPr>
            <w:b/>
            <w:bCs/>
          </w:rPr>
          <w:t xml:space="preserve">Example 23 (Contour lines of a bowl)</w:t>
        </w:r>
      </w:ins>
      <w:ins w:id="867" w:author="PR Preview" w:date="2026-01-01T00:00:00Z">
        <w:r>
          <w:t xml:space="preserve"> </w:t>
        </w:r>
      </w:ins>
      <w:ins w:id="868" w:author="PR Preview" w:date="2026-01-01T00:00:00Z">
        <w:r>
          <w:t xml:space="preserve">For</w:t>
        </w:r>
      </w:ins>
      <w:ins w:id="869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ins w:id="870" w:author="PR Preview" w:date="2026-01-01T00:00:00Z">
        <w:r>
          <w:t xml:space="preserve">,</w:t>
        </w:r>
      </w:ins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the contour line at height</w:t>
        </w:r>
      </w:ins>
      <w:ins w:id="87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874" w:author="PR Preview" w:date="2026-01-01T00:00:00Z">
        <w:r>
          <w:t xml:space="preserve"> </w:t>
        </w:r>
      </w:ins>
      <w:ins w:id="875" w:author="PR Preview" w:date="2026-01-01T00:00:00Z">
        <w:r>
          <w:t xml:space="preserve">is</w:t>
        </w:r>
      </w:ins>
      <w:ins w:id="876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ins w:id="877" w:author="PR Preview" w:date="2026-01-01T00:00:00Z">
        <w:r>
          <w:t xml:space="preserve">,</w:t>
        </w:r>
      </w:ins>
      <w:ins w:id="878" w:author="PR Preview" w:date="2026-01-01T00:00:00Z">
        <w:r>
          <w:t xml:space="preserve"> </w:t>
        </w:r>
      </w:ins>
      <w:ins w:id="879" w:author="PR Preview" w:date="2026-01-01T00:00:00Z">
        <w:r>
          <w:t xml:space="preserve">the circle of radius</w:t>
        </w:r>
      </w:ins>
      <w:ins w:id="880" w:author="PR Preview" w:date="2026-01-01T00:00:00Z">
        <w:r>
          <w:t xml:space="preserve"> </w:t>
        </w:r>
      </w:ins>
      <m:oMath>
        <m:r>
          <m:t>2</m:t>
        </m:r>
      </m:oMath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around</w:t>
        </w:r>
      </w:ins>
      <w:ins w:id="88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884" w:author="PR Preview" w:date="2026-01-01T00:00:00Z">
        <w:r>
          <w:t xml:space="preserve">:</w:t>
        </w:r>
      </w:ins>
      <w:ins w:id="885" w:author="PR Preview" w:date="2026-01-01T00:00:00Z">
        <w:r>
          <w:t xml:space="preserve"> </w:t>
        </w:r>
      </w:ins>
      <w:ins w:id="886" w:author="PR Preview" w:date="2026-01-01T00:00:00Z">
        <w:r>
          <w:t xml:space="preserve">for example,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104"/>
    <w:bookmarkStart w:id="10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105"/>
    <w:bookmarkStart w:id="10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106"/>
    <w:bookmarkStart w:id="107" w:name="sol-exp-vs-mult"/>
    <w:p>
      <w:pPr>
        <w:pStyle w:val="BodyText"/>
      </w:pPr>
      <w:del w:id="887" w:author="PR Preview" w:date="2026-01-01T00:00:00Z">
        <w:r>
          <w:rPr>
            <w:i/>
            <w:iCs/>
          </w:rPr>
          <w:delText xml:space="preserve">Solution 2</w:delText>
        </w:r>
      </w:del>
      <w:del w:id="888" w:author="PR Preview" w:date="2026-01-01T00:00:00Z">
        <w:r>
          <w:delText xml:space="preserve">. </w:delText>
        </w:r>
      </w:del>
      <w:del w:id="889" w:author="PR Preview" w:date="2026-01-01T00:00:00Z">
        <w:r>
          <w:delText xml:space="preserve">We only count a pair</w:delText>
        </w:r>
      </w:del>
      <w:del w:id="89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del w:id="891" w:author="PR Preview" w:date="2026-01-01T00:00:00Z">
        <w:r>
          <w:delText xml:space="preserve"> </w:delText>
        </w:r>
      </w:del>
      <w:del w:id="892" w:author="PR Preview" w:date="2026-01-01T00:00:00Z">
        <w:r>
          <w:delText xml:space="preserve">when</w:delText>
        </w:r>
      </w:del>
      <w:del w:id="893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</m:oMath>
      <w:del w:id="894" w:author="PR Preview" w:date="2026-01-01T00:00:00Z">
        <w:r>
          <w:delText xml:space="preserve"> </w:delText>
        </w:r>
      </w:del>
      <w:del w:id="895" w:author="PR Preview" w:date="2026-01-01T00:00:00Z">
        <w:r>
          <w:delText xml:space="preserve">is defined,</w:delText>
        </w:r>
      </w:del>
      <w:del w:id="896" w:author="PR Preview" w:date="2026-01-01T00:00:00Z">
        <w:r>
          <w:delText xml:space="preserve"> </w:delText>
        </w:r>
      </w:del>
      <w:del w:id="897" w:author="PR Preview" w:date="2026-01-01T00:00:00Z">
        <w:r>
          <w:delText xml:space="preserve">so for</w:delText>
        </w:r>
      </w:del>
      <w:del w:id="89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&lt;</m:t>
        </m:r>
        <m:r>
          <m:t>0</m:t>
        </m:r>
      </m:oMath>
      <w:del w:id="899" w:author="PR Preview" w:date="2026-01-01T00:00:00Z">
        <w:r>
          <w:delText xml:space="preserve"> </w:delText>
        </w:r>
      </w:del>
      <w:del w:id="900" w:author="PR Preview" w:date="2026-01-01T00:00:00Z">
        <w:r>
          <w:delText xml:space="preserve">we only consider integer</w:delText>
        </w:r>
      </w:del>
      <w:del w:id="901" w:author="PR Preview" w:date="2026-01-01T00:00:00Z">
        <w:r>
          <w:delText xml:space="preserve"> </w:delText>
        </w:r>
      </w:del>
      <m:oMath>
        <m:r>
          <m:t>c</m:t>
        </m:r>
      </m:oMath>
      <w:del w:id="902" w:author="PR Preview" w:date="2026-01-01T00:00:00Z">
        <w:r>
          <w:delText xml:space="preserve"> </w:delText>
        </w:r>
      </w:del>
      <w:del w:id="903" w:author="PR Preview" w:date="2026-01-01T00:00:00Z">
        <w:r>
          <w:delText xml:space="preserve">(</w:delText>
        </w:r>
      </w:del>
      <w:hyperlink w:anchor="def-power-nonpositive-base">
        <w:del w:id="904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905" w:author="PR Preview" w:date="2026-01-01T00:00:00Z">
        <w:r>
          <w:delText xml:space="preserve">).</w:delText>
        </w:r>
      </w:del>
      <w:del w:id="906" w:author="PR Preview" w:date="2026-01-01T00:00:00Z">
        <w:r>
          <w:delText xml:space="preserve"> </w:delText>
        </w:r>
      </w:del>
      <w:del w:id="907" w:author="PR Preview" w:date="2026-01-01T00:00:00Z">
        <w:r>
          <w:delText xml:space="preserve">With that convention,</w:delText>
        </w:r>
      </w:del>
      <w:del w:id="908" w:author="PR Preview" w:date="2026-01-01T00:00:00Z">
        <w:r>
          <w:delText xml:space="preserve"> </w:delText>
        </w:r>
      </w:del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del w:id="909" w:author="PR Preview" w:date="2026-01-01T00:00:00Z">
        <w:r>
          <w:delText xml:space="preserve"> </w:delText>
        </w:r>
      </w:del>
      <w:del w:id="910" w:author="PR Preview" w:date="2026-01-01T00:00:00Z">
        <w:r>
          <w:delText xml:space="preserve">in each of the following cases:</w:delText>
        </w:r>
      </w:del>
    </w:p>
    <w:p>
      <w:pPr>
        <w:pStyle w:val="BodyText"/>
      </w:pPr>
      <w:ins w:id="911" w:author="PR Preview" w:date="2026-01-01T00:00:00Z">
        <w:r>
          <w:rPr>
            <w:i/>
            <w:iCs/>
          </w:rPr>
          <w:t xml:space="preserve">Solution 2</w:t>
        </w:r>
      </w:ins>
      <w:ins w:id="912" w:author="PR Preview" w:date="2026-01-01T00:00:00Z">
        <w:r>
          <w:t xml:space="preserve">. </w:t>
        </w:r>
      </w:ins>
      <w:ins w:id="913" w:author="PR Preview" w:date="2026-01-01T00:00:00Z">
        <w:r>
          <w:t xml:space="preserve">We only count a pair</w:t>
        </w:r>
      </w:ins>
      <w:ins w:id="91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when</w:t>
        </w:r>
      </w:ins>
      <w:ins w:id="917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</m:oMath>
      <w:ins w:id="918" w:author="PR Preview" w:date="2026-01-01T00:00:00Z">
        <w:r>
          <w:t xml:space="preserve"> </w:t>
        </w:r>
      </w:ins>
      <w:ins w:id="919" w:author="PR Preview" w:date="2026-01-01T00:00:00Z">
        <w:r>
          <w:t xml:space="preserve">is defined,</w:t>
        </w:r>
      </w:ins>
      <w:ins w:id="920" w:author="PR Preview" w:date="2026-01-01T00:00:00Z">
        <w:r>
          <w:t xml:space="preserve"> </w:t>
        </w:r>
      </w:ins>
      <w:ins w:id="921" w:author="PR Preview" w:date="2026-01-01T00:00:00Z">
        <w:r>
          <w:t xml:space="preserve">so for</w:t>
        </w:r>
      </w:ins>
      <w:ins w:id="92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&lt;</m:t>
        </m:r>
        <m:r>
          <m:t>0</m:t>
        </m:r>
      </m:oMath>
      <w:ins w:id="923" w:author="PR Preview" w:date="2026-01-01T00:00:00Z">
        <w:r>
          <w:t xml:space="preserve"> </w:t>
        </w:r>
      </w:ins>
      <w:ins w:id="924" w:author="PR Preview" w:date="2026-01-01T00:00:00Z">
        <w:r>
          <w:t xml:space="preserve">we only consider integer</w:t>
        </w:r>
      </w:ins>
      <w:ins w:id="925" w:author="PR Preview" w:date="2026-01-01T00:00:00Z">
        <w:r>
          <w:t xml:space="preserve"> </w:t>
        </w:r>
      </w:ins>
      <m:oMath>
        <m:r>
          <m:t>c</m:t>
        </m:r>
      </m:oMath>
      <w:ins w:id="926" w:author="PR Preview" w:date="2026-01-01T00:00:00Z">
        <w:r>
          <w:t xml:space="preserve"> </w:t>
        </w:r>
      </w:ins>
      <w:ins w:id="927" w:author="PR Preview" w:date="2026-01-01T00:00:00Z">
        <w:r>
          <w:t xml:space="preserve">(</w:t>
        </w:r>
      </w:ins>
      <w:hyperlink w:anchor="def-power-nonpositive-base">
        <w:ins w:id="928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929" w:author="PR Preview" w:date="2026-01-01T00:00:00Z">
        <w:r>
          <w:t xml:space="preserve">).</w:t>
        </w:r>
      </w:ins>
      <w:ins w:id="930" w:author="PR Preview" w:date="2026-01-01T00:00:00Z">
        <w:r>
          <w:t xml:space="preserve"> </w:t>
        </w:r>
      </w:ins>
      <w:ins w:id="931" w:author="PR Preview" w:date="2026-01-01T00:00:00Z">
        <w:r>
          <w:t xml:space="preserve">With that convention,</w:t>
        </w:r>
      </w:ins>
      <w:ins w:id="932" w:author="PR Preview" w:date="2026-01-01T00:00:00Z">
        <w:r>
          <w:t xml:space="preserve"> </w:t>
        </w:r>
      </w:ins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ins w:id="933" w:author="PR Preview" w:date="2026-01-01T00:00:00Z">
        <w:r>
          <w:t xml:space="preserve"> </w:t>
        </w:r>
      </w:ins>
      <w:ins w:id="934" w:author="PR Preview" w:date="2026-01-01T00:00:00Z">
        <w:r>
          <w:t xml:space="preserve">in each of the following cases:</w:t>
        </w:r>
      </w:ins>
    </w:p>
    <w:p>
      <w:pPr>
        <w:numPr>
          <w:ilvl w:val="0"/>
          <w:numId w:val="1016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10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109"/>
        </w:tc>
      </w:tr>
    </w:tbl>
    <w:bookmarkStart w:id="110" w:name="thm-exp-vs-mult"/>
    <w:p>
      <w:pPr>
        <w:pStyle w:val="BodyText"/>
      </w:pPr>
      <w:del w:id="935" w:author="PR Preview" w:date="2026-01-01T00:00:00Z">
        <w:r>
          <w:rPr>
            <w:b/>
            <w:bCs/>
          </w:rPr>
          <w:delText xml:space="preserve">Theorem 10 (When exponentiation equals multiplication)</w:delText>
        </w:r>
      </w:del>
      <w:del w:id="936" w:author="PR Preview" w:date="2026-01-01T00:00:00Z">
        <w:r>
          <w:delText xml:space="preserve"> </w:delText>
        </w:r>
      </w:del>
      <w:del w:id="937" w:author="PR Preview" w:date="2026-01-01T00:00:00Z">
        <w:r>
          <w:delText xml:space="preserve">Let</w:delText>
        </w:r>
      </w:del>
      <w:del w:id="93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939" w:author="PR Preview" w:date="2026-01-01T00:00:00Z">
        <w:r>
          <w:delText xml:space="preserve">, where</w:delText>
        </w:r>
      </w:del>
      <w:del w:id="940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</m:oMath>
      <w:del w:id="941" w:author="PR Preview" w:date="2026-01-01T00:00:00Z">
        <w:r>
          <w:delText xml:space="preserve"> </w:delText>
        </w:r>
      </w:del>
      <w:del w:id="942" w:author="PR Preview" w:date="2026-01-01T00:00:00Z">
        <w:r>
          <w:delText xml:space="preserve">is defined</w:delText>
        </w:r>
      </w:del>
      <w:del w:id="943" w:author="PR Preview" w:date="2026-01-01T00:00:00Z">
        <w:r>
          <w:delText xml:space="preserve"> </w:delText>
        </w:r>
      </w:del>
      <w:del w:id="944" w:author="PR Preview" w:date="2026-01-01T00:00:00Z">
        <w:r>
          <w:delText xml:space="preserve">(for</w:delText>
        </w:r>
      </w:del>
      <w:del w:id="945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&lt;</m:t>
        </m:r>
        <m:r>
          <m:t>0</m:t>
        </m:r>
      </m:oMath>
      <w:del w:id="946" w:author="PR Preview" w:date="2026-01-01T00:00:00Z">
        <w:r>
          <w:delText xml:space="preserve">, only integer</w:delText>
        </w:r>
      </w:del>
      <w:del w:id="947" w:author="PR Preview" w:date="2026-01-01T00:00:00Z">
        <w:r>
          <w:delText xml:space="preserve"> </w:delText>
        </w:r>
      </w:del>
      <m:oMath>
        <m:r>
          <m:t>c</m:t>
        </m:r>
      </m:oMath>
      <w:del w:id="948" w:author="PR Preview" w:date="2026-01-01T00:00:00Z">
        <w:r>
          <w:delText xml:space="preserve"> </w:delText>
        </w:r>
      </w:del>
      <w:del w:id="949" w:author="PR Preview" w:date="2026-01-01T00:00:00Z">
        <w:r>
          <w:delText xml:space="preserve">is allowed;</w:delText>
        </w:r>
      </w:del>
      <w:del w:id="950" w:author="PR Preview" w:date="2026-01-01T00:00:00Z">
        <w:r>
          <w:delText xml:space="preserve"> </w:delText>
        </w:r>
      </w:del>
      <w:hyperlink w:anchor="def-power-nonpositive-base">
        <w:del w:id="951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952" w:author="PR Preview" w:date="2026-01-01T00:00:00Z">
        <w:r>
          <w:delText xml:space="preserve">).</w:delText>
        </w:r>
      </w:del>
      <w:del w:id="953" w:author="PR Preview" w:date="2026-01-01T00:00:00Z">
        <w:r>
          <w:delText xml:space="preserve"> </w:delText>
        </w:r>
      </w:del>
      <w:del w:id="954" w:author="PR Preview" w:date="2026-01-01T00:00:00Z">
        <w:r>
          <w:delText xml:space="preserve">Then</w:delText>
        </w:r>
      </w:del>
      <w:del w:id="955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del w:id="956" w:author="PR Preview" w:date="2026-01-01T00:00:00Z">
        <w:r>
          <w:delText xml:space="preserve"> </w:delText>
        </w:r>
      </w:del>
      <w:del w:id="957" w:author="PR Preview" w:date="2026-01-01T00:00:00Z">
        <w:r>
          <w:delText xml:space="preserve">if and only if one of the following holds:</w:delText>
        </w:r>
      </w:del>
    </w:p>
    <w:p>
      <w:pPr>
        <w:pStyle w:val="BodyText"/>
      </w:pPr>
      <w:ins w:id="958" w:author="PR Preview" w:date="2026-01-01T00:00:00Z">
        <w:r>
          <w:rPr>
            <w:b/>
            <w:bCs/>
          </w:rPr>
          <w:t xml:space="preserve">Theorem 10 (When exponentiation equals multiplication)</w:t>
        </w:r>
      </w:ins>
      <w:ins w:id="959" w:author="PR Preview" w:date="2026-01-01T00:00:00Z">
        <w:r>
          <w:t xml:space="preserve"> </w:t>
        </w:r>
      </w:ins>
      <w:ins w:id="960" w:author="PR Preview" w:date="2026-01-01T00:00:00Z">
        <w:r>
          <w:t xml:space="preserve">Let</w:t>
        </w:r>
      </w:ins>
      <w:ins w:id="96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962" w:author="PR Preview" w:date="2026-01-01T00:00:00Z">
        <w:r>
          <w:t xml:space="preserve">, where</w:t>
        </w:r>
      </w:ins>
      <w:ins w:id="963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</m:oMath>
      <w:ins w:id="964" w:author="PR Preview" w:date="2026-01-01T00:00:00Z">
        <w:r>
          <w:t xml:space="preserve"> </w:t>
        </w:r>
      </w:ins>
      <w:ins w:id="965" w:author="PR Preview" w:date="2026-01-01T00:00:00Z">
        <w:r>
          <w:t xml:space="preserve">is defined</w:t>
        </w:r>
      </w:ins>
      <w:ins w:id="966" w:author="PR Preview" w:date="2026-01-01T00:00:00Z">
        <w:r>
          <w:t xml:space="preserve"> </w:t>
        </w:r>
      </w:ins>
      <w:ins w:id="967" w:author="PR Preview" w:date="2026-01-01T00:00:00Z">
        <w:r>
          <w:t xml:space="preserve">(for</w:t>
        </w:r>
      </w:ins>
      <w:ins w:id="96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&lt;</m:t>
        </m:r>
        <m:r>
          <m:t>0</m:t>
        </m:r>
      </m:oMath>
      <w:ins w:id="969" w:author="PR Preview" w:date="2026-01-01T00:00:00Z">
        <w:r>
          <w:t xml:space="preserve">, only integer</w:t>
        </w:r>
      </w:ins>
      <w:ins w:id="970" w:author="PR Preview" w:date="2026-01-01T00:00:00Z">
        <w:r>
          <w:t xml:space="preserve"> </w:t>
        </w:r>
      </w:ins>
      <m:oMath>
        <m:r>
          <m:t>c</m:t>
        </m:r>
      </m:oMath>
      <w:ins w:id="971" w:author="PR Preview" w:date="2026-01-01T00:00:00Z">
        <w:r>
          <w:t xml:space="preserve"> </w:t>
        </w:r>
      </w:ins>
      <w:ins w:id="972" w:author="PR Preview" w:date="2026-01-01T00:00:00Z">
        <w:r>
          <w:t xml:space="preserve">is allowed;</w:t>
        </w:r>
      </w:ins>
      <w:ins w:id="973" w:author="PR Preview" w:date="2026-01-01T00:00:00Z">
        <w:r>
          <w:t xml:space="preserve"> </w:t>
        </w:r>
      </w:ins>
      <w:hyperlink w:anchor="def-power-nonpositive-base">
        <w:ins w:id="974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975" w:author="PR Preview" w:date="2026-01-01T00:00:00Z">
        <w:r>
          <w:t xml:space="preserve">).</w:t>
        </w:r>
      </w:ins>
      <w:ins w:id="976" w:author="PR Preview" w:date="2026-01-01T00:00:00Z">
        <w:r>
          <w:t xml:space="preserve"> </w:t>
        </w:r>
      </w:ins>
      <w:ins w:id="977" w:author="PR Preview" w:date="2026-01-01T00:00:00Z">
        <w:r>
          <w:t xml:space="preserve">Then</w:t>
        </w:r>
      </w:ins>
      <w:ins w:id="978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ins w:id="979" w:author="PR Preview" w:date="2026-01-01T00:00:00Z">
        <w:r>
          <w:t xml:space="preserve"> </w:t>
        </w:r>
      </w:ins>
      <w:ins w:id="980" w:author="PR Preview" w:date="2026-01-01T00:00:00Z">
        <w:r>
          <w:t xml:space="preserve">if and only if one of the following holds:</w:t>
        </w:r>
      </w:ins>
    </w:p>
    <w:p>
      <w:pPr>
        <w:pStyle w:val="Compact"/>
        <w:numPr>
          <w:ilvl w:val="0"/>
          <w:numId w:val="1017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1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11"/>
    <w:bookmarkStart w:id="11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1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8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del w:id="981" w:author="PR Preview" w:date="2026-01-01T00:00:00Z">
        <w:r>
          <w:rPr>
            <w:b/>
            <w:bCs/>
          </w:rPr>
          <w:delText xml:space="preserve">Case</w:delText>
        </w:r>
      </w:del>
      <w:del w:id="982" w:author="PR Preview" w:date="2026-01-01T00:00:00Z">
        <w:r>
          <w:rPr>
            <w:b/>
            <w:bCs/>
          </w:rP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0</m:t>
        </m:r>
      </m:oMath>
      <w:del w:id="983" w:author="PR Preview" w:date="2026-01-01T00:00:00Z">
        <w:r>
          <w:rPr>
            <w:b/>
            <w:bCs/>
          </w:rPr>
          <w:delText xml:space="preserve">.</w:delText>
        </w:r>
      </w:del>
      <w:del w:id="984" w:author="PR Preview" w:date="2026-01-01T00:00:00Z">
        <w:r>
          <w:delText xml:space="preserve"> </w:delText>
        </w:r>
      </w:del>
      <w:del w:id="985" w:author="PR Preview" w:date="2026-01-01T00:00:00Z">
        <w:r>
          <w:delText xml:space="preserve">Here we cannot take logarithms, so we work from the values of powers of</w:delText>
        </w:r>
      </w:del>
      <w:del w:id="986" w:author="PR Preview" w:date="2026-01-01T00:00:00Z">
        <w:r>
          <w:delText xml:space="preserve"> </w:delText>
        </w:r>
      </w:del>
      <m:oMath>
        <m:r>
          <m:t>0</m:t>
        </m:r>
      </m:oMath>
      <w:del w:id="987" w:author="PR Preview" w:date="2026-01-01T00:00:00Z">
        <w:r>
          <w:delText xml:space="preserve">:</w:delText>
        </w:r>
      </w:del>
      <w:del w:id="988" w:author="PR Preview" w:date="2026-01-01T00:00:00Z">
        <w:r>
          <w:delText xml:space="preserve"> </w:delText>
        </w:r>
      </w:del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del w:id="989" w:author="PR Preview" w:date="2026-01-01T00:00:00Z">
        <w:r>
          <w:delText xml:space="preserve"> </w:delText>
        </w:r>
      </w:del>
      <w:del w:id="990" w:author="PR Preview" w:date="2026-01-01T00:00:00Z">
        <w:r>
          <w:delText xml:space="preserve">for</w:delText>
        </w:r>
      </w:del>
      <w:del w:id="991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&gt;</m:t>
        </m:r>
        <m:r>
          <m:t>0</m:t>
        </m:r>
      </m:oMath>
      <w:del w:id="992" w:author="PR Preview" w:date="2026-01-01T00:00:00Z">
        <w:r>
          <w:delText xml:space="preserve"> </w:delText>
        </w:r>
      </w:del>
      <w:del w:id="993" w:author="PR Preview" w:date="2026-01-01T00:00:00Z">
        <w:r>
          <w:delText xml:space="preserve">(</w:delText>
        </w:r>
      </w:del>
      <w:hyperlink w:anchor="def-power-nonpositive-base">
        <w:del w:id="994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995" w:author="PR Preview" w:date="2026-01-01T00:00:00Z">
        <w:r>
          <w:delText xml:space="preserve">),</w:delText>
        </w:r>
      </w:del>
      <w:del w:id="996" w:author="PR Preview" w:date="2026-01-01T00:00:00Z">
        <w:r>
          <w:delText xml:space="preserve"> </w:delText>
        </w:r>
      </w:del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del w:id="997" w:author="PR Preview" w:date="2026-01-01T00:00:00Z">
        <w:r>
          <w:delText xml:space="preserve">,</w:delText>
        </w:r>
      </w:del>
      <w:del w:id="998" w:author="PR Preview" w:date="2026-01-01T00:00:00Z">
        <w:r>
          <w:delText xml:space="preserve"> </w:delText>
        </w:r>
      </w:del>
      <w:del w:id="999" w:author="PR Preview" w:date="2026-01-01T00:00:00Z">
        <w:r>
          <w:delText xml:space="preserve">and</w:delText>
        </w:r>
      </w:del>
      <w:del w:id="1000" w:author="PR Preview" w:date="2026-01-01T00:00:00Z">
        <w:r>
          <w:delText xml:space="preserve"> </w:delText>
        </w:r>
      </w:del>
      <m:oMath>
        <m:sSup>
          <m:e>
            <m:r>
              <m:t>0</m:t>
            </m:r>
          </m:e>
          <m:sup>
            <m:r>
              <m:t>s</m:t>
            </m:r>
          </m:sup>
        </m:sSup>
      </m:oMath>
      <w:del w:id="1001" w:author="PR Preview" w:date="2026-01-01T00:00:00Z">
        <w:r>
          <w:delText xml:space="preserve"> </w:delText>
        </w:r>
      </w:del>
      <w:del w:id="1002" w:author="PR Preview" w:date="2026-01-01T00:00:00Z">
        <w:r>
          <w:delText xml:space="preserve">is undefined for</w:delText>
        </w:r>
      </w:del>
      <w:del w:id="1003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&lt;</m:t>
        </m:r>
        <m:r>
          <m:t>0</m:t>
        </m:r>
      </m:oMath>
      <w:del w:id="1004" w:author="PR Preview" w:date="2026-01-01T00:00:00Z">
        <w:r>
          <w:delText xml:space="preserve">.</w:delText>
        </w:r>
      </w:del>
    </w:p>
    <w:p>
      <w:pPr>
        <w:pStyle w:val="FirstParagraph"/>
      </w:pPr>
      <w:ins w:id="1005" w:author="PR Preview" w:date="2026-01-01T00:00:00Z">
        <w:r>
          <w:rPr>
            <w:b/>
            <w:bCs/>
          </w:rPr>
          <w:t xml:space="preserve">Case</w:t>
        </w:r>
      </w:ins>
      <w:ins w:id="1006" w:author="PR Preview" w:date="2026-01-01T00:00:00Z">
        <w:r>
          <w:rPr>
            <w:b/>
            <w:bCs/>
          </w:rP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1007" w:author="PR Preview" w:date="2026-01-01T00:00:00Z">
        <w:r>
          <w:rPr>
            <w:b/>
            <w:bCs/>
          </w:rPr>
          <w:t xml:space="preserve">.</w:t>
        </w:r>
      </w:ins>
      <w:ins w:id="1008" w:author="PR Preview" w:date="2026-01-01T00:00:00Z">
        <w:r>
          <w:t xml:space="preserve"> </w:t>
        </w:r>
      </w:ins>
      <w:ins w:id="1009" w:author="PR Preview" w:date="2026-01-01T00:00:00Z">
        <w:r>
          <w:t xml:space="preserve">Here we cannot take logarithms, so we work from the values of powers of</w:t>
        </w:r>
      </w:ins>
      <w:ins w:id="1010" w:author="PR Preview" w:date="2026-01-01T00:00:00Z">
        <w:r>
          <w:t xml:space="preserve"> </w:t>
        </w:r>
      </w:ins>
      <m:oMath>
        <m:r>
          <m:t>0</m:t>
        </m:r>
      </m:oMath>
      <w:ins w:id="1011" w:author="PR Preview" w:date="2026-01-01T00:00:00Z">
        <w:r>
          <w:t xml:space="preserve">:</w:t>
        </w:r>
      </w:ins>
      <w:ins w:id="1012" w:author="PR Preview" w:date="2026-01-01T00:00:00Z">
        <w:r>
          <w:t xml:space="preserve"> </w:t>
        </w:r>
      </w:ins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ins w:id="1013" w:author="PR Preview" w:date="2026-01-01T00:00:00Z">
        <w:r>
          <w:t xml:space="preserve"> </w:t>
        </w:r>
      </w:ins>
      <w:ins w:id="1014" w:author="PR Preview" w:date="2026-01-01T00:00:00Z">
        <w:r>
          <w:t xml:space="preserve">for</w:t>
        </w:r>
      </w:ins>
      <w:ins w:id="1015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&gt;</m:t>
        </m:r>
        <m:r>
          <m:t>0</m:t>
        </m:r>
      </m:oMath>
      <w:ins w:id="1016" w:author="PR Preview" w:date="2026-01-01T00:00:00Z">
        <w:r>
          <w:t xml:space="preserve"> </w:t>
        </w:r>
      </w:ins>
      <w:ins w:id="1017" w:author="PR Preview" w:date="2026-01-01T00:00:00Z">
        <w:r>
          <w:t xml:space="preserve">(</w:t>
        </w:r>
      </w:ins>
      <w:hyperlink w:anchor="def-power-nonpositive-base">
        <w:ins w:id="1018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1019" w:author="PR Preview" w:date="2026-01-01T00:00:00Z">
        <w:r>
          <w:t xml:space="preserve">),</w:t>
        </w:r>
      </w:ins>
      <w:ins w:id="1020" w:author="PR Preview" w:date="2026-01-01T00:00:00Z">
        <w:r>
          <w:t xml:space="preserve"> </w:t>
        </w:r>
      </w:ins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ins w:id="1021" w:author="PR Preview" w:date="2026-01-01T00:00:00Z">
        <w:r>
          <w:t xml:space="preserve">,</w:t>
        </w:r>
      </w:ins>
      <w:ins w:id="1022" w:author="PR Preview" w:date="2026-01-01T00:00:00Z">
        <w:r>
          <w:t xml:space="preserve"> </w:t>
        </w:r>
      </w:ins>
      <w:ins w:id="1023" w:author="PR Preview" w:date="2026-01-01T00:00:00Z">
        <w:r>
          <w:t xml:space="preserve">and</w:t>
        </w:r>
      </w:ins>
      <w:ins w:id="1024" w:author="PR Preview" w:date="2026-01-01T00:00:00Z">
        <w:r>
          <w:t xml:space="preserve"> </w:t>
        </w:r>
      </w:ins>
      <m:oMath>
        <m:sSup>
          <m:e>
            <m:r>
              <m:t>0</m:t>
            </m:r>
          </m:e>
          <m:sup>
            <m:r>
              <m:t>s</m:t>
            </m:r>
          </m:sup>
        </m:sSup>
      </m:oMath>
      <w:ins w:id="1025" w:author="PR Preview" w:date="2026-01-01T00:00:00Z">
        <w:r>
          <w:t xml:space="preserve"> </w:t>
        </w:r>
      </w:ins>
      <w:ins w:id="1026" w:author="PR Preview" w:date="2026-01-01T00:00:00Z">
        <w:r>
          <w:t xml:space="preserve">is undefined for</w:t>
        </w:r>
      </w:ins>
      <w:ins w:id="1027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&lt;</m:t>
        </m:r>
        <m:r>
          <m:t>0</m:t>
        </m:r>
      </m:oMath>
      <w:ins w:id="1028" w:author="PR Preview" w:date="2026-01-01T00:00:00Z">
        <w:r>
          <w:t xml:space="preserve">.</w:t>
        </w:r>
      </w:ins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refs"/>
    <w:bookmarkStart w:id="116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https://en.wikipedia.org/wiki/Polynomial</w:t>
        </w:r>
      </w:hyperlink>
    </w:p>
    <w:bookmarkEnd w:id="116"/>
    <w:bookmarkStart w:id="118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https://en.wikipedia.org/wiki/Quadratic_function</w:t>
        </w:r>
      </w:hyperlink>
    </w:p>
    <w:bookmarkEnd w:id="118"/>
    <w:bookmarkStart w:id="120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https://en.wikipedia.org/wiki/Parabola</w:t>
        </w:r>
      </w:hyperlink>
    </w:p>
    <w:bookmarkEnd w:id="120"/>
    <w:bookmarkStart w:id="122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https://en.wikipedia.org/wiki/Affine_transformation</w:t>
        </w:r>
      </w:hyperlink>
    </w:p>
    <w:bookmarkEnd w:id="122"/>
    <w:bookmarkStart w:id="124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https://en.wikipedia.org/wiki/Slope</w:t>
        </w:r>
      </w:hyperlink>
    </w:p>
    <w:bookmarkEnd w:id="124"/>
    <w:bookmarkStart w:id="126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https://en.wikipedia.org/wiki/Linear_function</w:t>
        </w:r>
      </w:hyperlink>
    </w:p>
    <w:bookmarkEnd w:id="126"/>
    <w:bookmarkStart w:id="128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https://en.wikipedia.org/wiki/Limit_of_a_sequence</w:t>
        </w:r>
      </w:hyperlink>
    </w:p>
    <w:bookmarkEnd w:id="128"/>
    <w:bookmarkStart w:id="130" w:name="ref-wikipedia_series_mathematics"/>
    <w:p>
      <w:pPr>
        <w:pStyle w:val="Bibliography"/>
      </w:pPr>
      <w:del w:id="1029" w:author="PR Preview" w:date="2026-01-01T00:00:00Z">
        <w:r>
          <w:delText xml:space="preserve">[8]</w:delText>
        </w:r>
      </w:del>
      <w:del w:id="1030" w:author="PR Preview" w:date="2026-01-01T00:00:00Z">
        <w:r>
          <w:delText xml:space="preserve"> </w:delText>
        </w:r>
      </w:del>
      <w:del w:id="1031" w:author="PR Preview" w:date="2026-01-01T00:00:00Z">
        <w:r>
          <w:delText xml:space="preserve">	</w:delText>
        </w:r>
      </w:del>
      <w:del w:id="1032" w:author="PR Preview" w:date="2026-01-01T00:00:00Z">
        <w:r>
          <w:delText xml:space="preserve">Wikipedia contributors,</w:delText>
        </w:r>
      </w:del>
      <w:del w:id="1033" w:author="PR Preview" w:date="2026-01-01T00:00:00Z">
        <w:r>
          <w:delText xml:space="preserve"> </w:delText>
        </w:r>
      </w:del>
      <w:del w:id="1034" w:author="PR Preview" w:date="2026-01-01T00:00:00Z">
        <w:r>
          <w:delText xml:space="preserve">“Exponential function —</w:delText>
        </w:r>
      </w:del>
      <w:del w:id="1035" w:author="PR Preview" w:date="2026-01-01T00:00:00Z">
        <w:r>
          <w:delText xml:space="preserve"> </w:delText>
        </w:r>
      </w:del>
      <w:del w:id="1036" w:author="PR Preview" w:date="2026-01-01T00:00:00Z">
        <w:r>
          <w:delText xml:space="preserve">Wikipedia</w:delText>
        </w:r>
      </w:del>
      <w:del w:id="1037" w:author="PR Preview" w:date="2026-01-01T00:00:00Z">
        <w:r>
          <w:delText xml:space="preserve">,</w:delText>
        </w:r>
      </w:del>
      <w:del w:id="1038" w:author="PR Preview" w:date="2026-01-01T00:00:00Z">
        <w:r>
          <w:delText xml:space="preserve"> </w:delText>
        </w:r>
      </w:del>
      <w:del w:id="1039" w:author="PR Preview" w:date="2026-01-01T00:00:00Z">
        <w:r>
          <w:delText xml:space="preserve">the free encyclopedia.”</w:delText>
        </w:r>
      </w:del>
      <w:del w:id="1040" w:author="PR Preview" w:date="2026-01-01T00:00:00Z">
        <w:r>
          <w:delText xml:space="preserve"> </w:delText>
        </w:r>
      </w:del>
      <w:del w:id="1041" w:author="PR Preview" w:date="2026-01-01T00:00:00Z">
        <w:r>
          <w:delText xml:space="preserve">2026. Available:</w:delText>
        </w:r>
      </w:del>
      <w:del w:id="1042" w:author="PR Preview" w:date="2026-01-01T00:00:00Z">
        <w:r>
          <w:delText xml:space="preserve"> </w:delText>
        </w:r>
      </w:del>
      <w:hyperlink r:id="rId133">
        <w:del w:id="1043" w:author="PR Preview" w:date="2026-01-01T00:00:00Z">
          <w:r>
            <w:rPr>
              <w:rStyle w:val="Hyperlink"/>
            </w:rPr>
            <w:delText xml:space="preserve">https://en.wikipedia.org/wiki/Exponential_function</w:delText>
          </w:r>
        </w:del>
      </w:hyperlink>
    </w:p>
    <w:p>
      <w:pPr>
        <w:pStyle w:val="Bibliography"/>
      </w:pPr>
      <w:del w:id="1044" w:author="PR Preview" w:date="2026-01-01T00:00:00Z">
        <w:r>
          <w:delText xml:space="preserve">[9]</w:delText>
        </w:r>
      </w:del>
      <w:del w:id="1045" w:author="PR Preview" w:date="2026-01-01T00:00:00Z">
        <w:r>
          <w:delText xml:space="preserve"> </w:delText>
        </w:r>
      </w:del>
      <w:del w:id="1046" w:author="PR Preview" w:date="2026-01-01T00:00:00Z">
        <w:r>
          <w:delText xml:space="preserve">	</w:delText>
        </w:r>
      </w:del>
      <w:del w:id="1047" w:author="PR Preview" w:date="2026-01-01T00:00:00Z">
        <w:r>
          <w:delText xml:space="preserve">Wikipedia contributors,</w:delText>
        </w:r>
      </w:del>
      <w:del w:id="1048" w:author="PR Preview" w:date="2026-01-01T00:00:00Z">
        <w:r>
          <w:delText xml:space="preserve"> </w:delText>
        </w:r>
      </w:del>
      <w:del w:id="1049" w:author="PR Preview" w:date="2026-01-01T00:00:00Z">
        <w:r>
          <w:delText xml:space="preserve">“E (mathematical constant) —</w:delText>
        </w:r>
      </w:del>
      <w:del w:id="1050" w:author="PR Preview" w:date="2026-01-01T00:00:00Z">
        <w:r>
          <w:delText xml:space="preserve"> </w:delText>
        </w:r>
      </w:del>
      <w:del w:id="1051" w:author="PR Preview" w:date="2026-01-01T00:00:00Z">
        <w:r>
          <w:delText xml:space="preserve">Wikipedia</w:delText>
        </w:r>
      </w:del>
      <w:del w:id="1052" w:author="PR Preview" w:date="2026-01-01T00:00:00Z">
        <w:r>
          <w:delText xml:space="preserve">,</w:delText>
        </w:r>
      </w:del>
      <w:del w:id="1053" w:author="PR Preview" w:date="2026-01-01T00:00:00Z">
        <w:r>
          <w:delText xml:space="preserve"> </w:delText>
        </w:r>
      </w:del>
      <w:del w:id="1054" w:author="PR Preview" w:date="2026-01-01T00:00:00Z">
        <w:r>
          <w:delText xml:space="preserve">the free encyclopedia.”</w:delText>
        </w:r>
      </w:del>
      <w:del w:id="1055" w:author="PR Preview" w:date="2026-01-01T00:00:00Z">
        <w:r>
          <w:delText xml:space="preserve"> </w:delText>
        </w:r>
      </w:del>
      <w:del w:id="1056" w:author="PR Preview" w:date="2026-01-01T00:00:00Z">
        <w:r>
          <w:delText xml:space="preserve">2026. Available:</w:delText>
        </w:r>
      </w:del>
      <w:del w:id="1057" w:author="PR Preview" w:date="2026-01-01T00:00:00Z">
        <w:r>
          <w:delText xml:space="preserve"> </w:delText>
        </w:r>
      </w:del>
      <w:hyperlink r:id="rId135">
        <w:del w:id="1058" w:author="PR Preview" w:date="2026-01-01T00:00:00Z">
          <w:r>
            <w:rPr>
              <w:rStyle w:val="Hyperlink"/>
            </w:rPr>
            <w:delText xml:space="preserve">https://en.wikipedia.org/wiki/E_(mathematical_constant)</w:delText>
          </w:r>
        </w:del>
      </w:hyperlink>
    </w:p>
    <w:p>
      <w:pPr>
        <w:pStyle w:val="Bibliography"/>
      </w:pPr>
      <w:del w:id="1059" w:author="PR Preview" w:date="2026-01-01T00:00:00Z">
        <w:r>
          <w:delText xml:space="preserve">[10]</w:delText>
        </w:r>
      </w:del>
      <w:del w:id="1060" w:author="PR Preview" w:date="2026-01-01T00:00:00Z">
        <w:r>
          <w:delText xml:space="preserve"> </w:delText>
        </w:r>
      </w:del>
      <w:del w:id="1061" w:author="PR Preview" w:date="2026-01-01T00:00:00Z">
        <w:r>
          <w:delText xml:space="preserve">	</w:delText>
        </w:r>
      </w:del>
      <w:del w:id="1062" w:author="PR Preview" w:date="2026-01-01T00:00:00Z">
        <w:r>
          <w:delText xml:space="preserve">Wikipedia contributors,</w:delText>
        </w:r>
      </w:del>
      <w:del w:id="1063" w:author="PR Preview" w:date="2026-01-01T00:00:00Z">
        <w:r>
          <w:delText xml:space="preserve"> </w:delText>
        </w:r>
      </w:del>
      <w:del w:id="1064" w:author="PR Preview" w:date="2026-01-01T00:00:00Z">
        <w:r>
          <w:delText xml:space="preserve">“Natural logarithm —</w:delText>
        </w:r>
      </w:del>
      <w:del w:id="1065" w:author="PR Preview" w:date="2026-01-01T00:00:00Z">
        <w:r>
          <w:delText xml:space="preserve"> </w:delText>
        </w:r>
      </w:del>
      <w:del w:id="1066" w:author="PR Preview" w:date="2026-01-01T00:00:00Z">
        <w:r>
          <w:delText xml:space="preserve">Wikipedia</w:delText>
        </w:r>
      </w:del>
      <w:del w:id="1067" w:author="PR Preview" w:date="2026-01-01T00:00:00Z">
        <w:r>
          <w:delText xml:space="preserve">,</w:delText>
        </w:r>
      </w:del>
      <w:del w:id="1068" w:author="PR Preview" w:date="2026-01-01T00:00:00Z">
        <w:r>
          <w:delText xml:space="preserve"> </w:delText>
        </w:r>
      </w:del>
      <w:del w:id="1069" w:author="PR Preview" w:date="2026-01-01T00:00:00Z">
        <w:r>
          <w:delText xml:space="preserve">the free encyclopedia.”</w:delText>
        </w:r>
      </w:del>
      <w:del w:id="1070" w:author="PR Preview" w:date="2026-01-01T00:00:00Z">
        <w:r>
          <w:delText xml:space="preserve"> </w:delText>
        </w:r>
      </w:del>
      <w:del w:id="1071" w:author="PR Preview" w:date="2026-01-01T00:00:00Z">
        <w:r>
          <w:delText xml:space="preserve">2026. Available:</w:delText>
        </w:r>
      </w:del>
      <w:del w:id="1072" w:author="PR Preview" w:date="2026-01-01T00:00:00Z">
        <w:r>
          <w:delText xml:space="preserve"> </w:delText>
        </w:r>
      </w:del>
      <w:hyperlink r:id="rId137">
        <w:del w:id="1073" w:author="PR Preview" w:date="2026-01-01T00:00:00Z">
          <w:r>
            <w:rPr>
              <w:rStyle w:val="Hyperlink"/>
            </w:rPr>
            <w:delText xml:space="preserve">https://en.wikipedia.org/wiki/Natural_logarithm</w:delText>
          </w:r>
        </w:del>
      </w:hyperlink>
    </w:p>
    <w:p>
      <w:pPr>
        <w:pStyle w:val="Bibliography"/>
      </w:pPr>
      <w:del w:id="1074" w:author="PR Preview" w:date="2026-01-01T00:00:00Z">
        <w:r>
          <w:delText xml:space="preserve">[11]</w:delText>
        </w:r>
      </w:del>
      <w:del w:id="1075" w:author="PR Preview" w:date="2026-01-01T00:00:00Z">
        <w:r>
          <w:delText xml:space="preserve"> </w:delText>
        </w:r>
      </w:del>
      <w:del w:id="1076" w:author="PR Preview" w:date="2026-01-01T00:00:00Z">
        <w:r>
          <w:delText xml:space="preserve">	</w:delText>
        </w:r>
      </w:del>
      <w:del w:id="1077" w:author="PR Preview" w:date="2026-01-01T00:00:00Z">
        <w:r>
          <w:delText xml:space="preserve">Wikipedia contributors,</w:delText>
        </w:r>
      </w:del>
      <w:del w:id="1078" w:author="PR Preview" w:date="2026-01-01T00:00:00Z">
        <w:r>
          <w:delText xml:space="preserve"> </w:delText>
        </w:r>
      </w:del>
      <w:del w:id="1079" w:author="PR Preview" w:date="2026-01-01T00:00:00Z">
        <w:r>
          <w:delText xml:space="preserve">“Logarithm —</w:delText>
        </w:r>
      </w:del>
      <w:del w:id="1080" w:author="PR Preview" w:date="2026-01-01T00:00:00Z">
        <w:r>
          <w:delText xml:space="preserve"> </w:delText>
        </w:r>
      </w:del>
      <w:del w:id="1081" w:author="PR Preview" w:date="2026-01-01T00:00:00Z">
        <w:r>
          <w:delText xml:space="preserve">Wikipedia</w:delText>
        </w:r>
      </w:del>
      <w:del w:id="1082" w:author="PR Preview" w:date="2026-01-01T00:00:00Z">
        <w:r>
          <w:delText xml:space="preserve">,</w:delText>
        </w:r>
      </w:del>
      <w:del w:id="1083" w:author="PR Preview" w:date="2026-01-01T00:00:00Z">
        <w:r>
          <w:delText xml:space="preserve"> </w:delText>
        </w:r>
      </w:del>
      <w:del w:id="1084" w:author="PR Preview" w:date="2026-01-01T00:00:00Z">
        <w:r>
          <w:delText xml:space="preserve">the free encyclopedia.”</w:delText>
        </w:r>
      </w:del>
      <w:del w:id="1085" w:author="PR Preview" w:date="2026-01-01T00:00:00Z">
        <w:r>
          <w:delText xml:space="preserve"> </w:delText>
        </w:r>
      </w:del>
      <w:del w:id="1086" w:author="PR Preview" w:date="2026-01-01T00:00:00Z">
        <w:r>
          <w:delText xml:space="preserve">2026. Available:</w:delText>
        </w:r>
      </w:del>
      <w:del w:id="1087" w:author="PR Preview" w:date="2026-01-01T00:00:00Z">
        <w:r>
          <w:delText xml:space="preserve"> </w:delText>
        </w:r>
      </w:del>
      <w:hyperlink r:id="rId139">
        <w:del w:id="1088" w:author="PR Preview" w:date="2026-01-01T00:00:00Z">
          <w:r>
            <w:rPr>
              <w:rStyle w:val="Hyperlink"/>
            </w:rPr>
            <w:delText xml:space="preserve">https://en.wikipedia.org/wiki/Logarithm</w:delText>
          </w:r>
        </w:del>
      </w:hyperlink>
    </w:p>
    <w:p>
      <w:pPr>
        <w:pStyle w:val="Bibliography"/>
      </w:pPr>
      <w:del w:id="1089" w:author="PR Preview" w:date="2026-01-01T00:00:00Z">
        <w:r>
          <w:delText xml:space="preserve">[12]</w:delText>
        </w:r>
      </w:del>
      <w:del w:id="1090" w:author="PR Preview" w:date="2026-01-01T00:00:00Z">
        <w:r>
          <w:delText xml:space="preserve"> </w:delText>
        </w:r>
      </w:del>
      <w:del w:id="1091" w:author="PR Preview" w:date="2026-01-01T00:00:00Z">
        <w:r>
          <w:delText xml:space="preserve">	</w:delText>
        </w:r>
      </w:del>
      <w:del w:id="1092" w:author="PR Preview" w:date="2026-01-01T00:00:00Z">
        <w:r>
          <w:delText xml:space="preserve">Wikipedia contributors,</w:delText>
        </w:r>
      </w:del>
      <w:del w:id="1093" w:author="PR Preview" w:date="2026-01-01T00:00:00Z">
        <w:r>
          <w:delText xml:space="preserve"> </w:delText>
        </w:r>
      </w:del>
      <w:del w:id="1094" w:author="PR Preview" w:date="2026-01-01T00:00:00Z">
        <w:r>
          <w:delText xml:space="preserve">“Tarski’s high school algebra problem —</w:delText>
        </w:r>
      </w:del>
      <w:del w:id="1095" w:author="PR Preview" w:date="2026-01-01T00:00:00Z">
        <w:r>
          <w:delText xml:space="preserve"> </w:delText>
        </w:r>
      </w:del>
      <w:del w:id="1096" w:author="PR Preview" w:date="2026-01-01T00:00:00Z">
        <w:r>
          <w:delText xml:space="preserve">Wikipedia</w:delText>
        </w:r>
      </w:del>
      <w:del w:id="1097" w:author="PR Preview" w:date="2026-01-01T00:00:00Z">
        <w:r>
          <w:delText xml:space="preserve">,</w:delText>
        </w:r>
      </w:del>
      <w:del w:id="1098" w:author="PR Preview" w:date="2026-01-01T00:00:00Z">
        <w:r>
          <w:delText xml:space="preserve"> </w:delText>
        </w:r>
      </w:del>
      <w:del w:id="1099" w:author="PR Preview" w:date="2026-01-01T00:00:00Z">
        <w:r>
          <w:delText xml:space="preserve">the free encyclopedia.”</w:delText>
        </w:r>
      </w:del>
      <w:del w:id="1100" w:author="PR Preview" w:date="2026-01-01T00:00:00Z">
        <w:r>
          <w:delText xml:space="preserve"> </w:delText>
        </w:r>
      </w:del>
      <w:del w:id="1101" w:author="PR Preview" w:date="2026-01-01T00:00:00Z">
        <w:r>
          <w:delText xml:space="preserve">2026. Available:</w:delText>
        </w:r>
      </w:del>
      <w:del w:id="1102" w:author="PR Preview" w:date="2026-01-01T00:00:00Z">
        <w:r>
          <w:delText xml:space="preserve"> </w:delText>
        </w:r>
      </w:del>
      <w:hyperlink r:id="rId141">
        <w:del w:id="1103" w:author="PR Preview" w:date="2026-01-01T00:00:00Z">
          <w:r>
            <w:rPr>
              <w:rStyle w:val="Hyperlink"/>
            </w:rPr>
            <w:delText xml:space="preserve">https://en.wikipedia.org/wiki/Tarski%27s_high_school_algebra_problem</w:delText>
          </w:r>
        </w:del>
      </w:hyperlink>
    </w:p>
    <w:p>
      <w:pPr>
        <w:pStyle w:val="Bibliography"/>
      </w:pPr>
      <w:del w:id="1104" w:author="PR Preview" w:date="2026-01-01T00:00:00Z">
        <w:r>
          <w:delText xml:space="preserve">[13]</w:delText>
        </w:r>
      </w:del>
      <w:del w:id="1105" w:author="PR Preview" w:date="2026-01-01T00:00:00Z">
        <w:r>
          <w:delText xml:space="preserve"> </w:delText>
        </w:r>
      </w:del>
      <w:del w:id="1106" w:author="PR Preview" w:date="2026-01-01T00:00:00Z">
        <w:r>
          <w:delText xml:space="preserve">	</w:delText>
        </w:r>
      </w:del>
      <w:del w:id="1107" w:author="PR Preview" w:date="2026-01-01T00:00:00Z">
        <w:r>
          <w:delText xml:space="preserve">Wikipedia contributors,</w:delText>
        </w:r>
      </w:del>
      <w:del w:id="1108" w:author="PR Preview" w:date="2026-01-01T00:00:00Z">
        <w:r>
          <w:delText xml:space="preserve"> </w:delText>
        </w:r>
      </w:del>
      <w:del w:id="1109" w:author="PR Preview" w:date="2026-01-01T00:00:00Z">
        <w:r>
          <w:delText xml:space="preserve">“Contour line —</w:delText>
        </w:r>
      </w:del>
      <w:del w:id="1110" w:author="PR Preview" w:date="2026-01-01T00:00:00Z">
        <w:r>
          <w:delText xml:space="preserve"> </w:delText>
        </w:r>
      </w:del>
      <w:del w:id="1111" w:author="PR Preview" w:date="2026-01-01T00:00:00Z">
        <w:r>
          <w:delText xml:space="preserve">Wikipedia</w:delText>
        </w:r>
      </w:del>
      <w:del w:id="1112" w:author="PR Preview" w:date="2026-01-01T00:00:00Z">
        <w:r>
          <w:delText xml:space="preserve">,</w:delText>
        </w:r>
      </w:del>
      <w:del w:id="1113" w:author="PR Preview" w:date="2026-01-01T00:00:00Z">
        <w:r>
          <w:delText xml:space="preserve"> </w:delText>
        </w:r>
      </w:del>
      <w:del w:id="1114" w:author="PR Preview" w:date="2026-01-01T00:00:00Z">
        <w:r>
          <w:delText xml:space="preserve">the free encyclopedia.”</w:delText>
        </w:r>
      </w:del>
      <w:del w:id="1115" w:author="PR Preview" w:date="2026-01-01T00:00:00Z">
        <w:r>
          <w:delText xml:space="preserve"> </w:delText>
        </w:r>
      </w:del>
      <w:del w:id="1116" w:author="PR Preview" w:date="2026-01-01T00:00:00Z">
        <w:r>
          <w:delText xml:space="preserve">2026. Available:</w:delText>
        </w:r>
      </w:del>
      <w:del w:id="1117" w:author="PR Preview" w:date="2026-01-01T00:00:00Z">
        <w:r>
          <w:delText xml:space="preserve"> </w:delText>
        </w:r>
      </w:del>
      <w:hyperlink r:id="rId143">
        <w:del w:id="1118" w:author="PR Preview" w:date="2026-01-01T00:00:00Z">
          <w:r>
            <w:rPr>
              <w:rStyle w:val="Hyperlink"/>
            </w:rPr>
            <w:delText xml:space="preserve">https://en.wikipedia.org/wiki/Contour_line</w:delText>
          </w:r>
        </w:del>
      </w:hyperlink>
    </w:p>
    <w:p>
      <w:pPr>
        <w:pStyle w:val="Bibliography"/>
      </w:pPr>
      <w:ins w:id="1119" w:author="PR Preview" w:date="2026-01-01T00:00:00Z">
        <w:r>
          <w:t xml:space="preserve">[8]</w:t>
        </w:r>
      </w:ins>
      <w:ins w:id="1120" w:author="PR Preview" w:date="2026-01-01T00:00:00Z">
        <w:r>
          <w:t xml:space="preserve"> </w:t>
        </w:r>
      </w:ins>
      <w:ins w:id="1121" w:author="PR Preview" w:date="2026-01-01T00:00:00Z">
        <w:r>
          <w:t xml:space="preserve">	</w:t>
        </w:r>
      </w:ins>
      <w:ins w:id="1122" w:author="PR Preview" w:date="2026-01-01T00:00:00Z">
        <w:r>
          <w:t xml:space="preserve">Wikipedia contributors,</w:t>
        </w:r>
      </w:ins>
      <w:ins w:id="1123" w:author="PR Preview" w:date="2026-01-01T00:00:00Z">
        <w:r>
          <w:t xml:space="preserve"> </w:t>
        </w:r>
      </w:ins>
      <w:ins w:id="1124" w:author="PR Preview" w:date="2026-01-01T00:00:00Z">
        <w:r>
          <w:t xml:space="preserve">“Series (mathematics) —</w:t>
        </w:r>
      </w:ins>
      <w:ins w:id="1125" w:author="PR Preview" w:date="2026-01-01T00:00:00Z">
        <w:r>
          <w:t xml:space="preserve"> </w:t>
        </w:r>
      </w:ins>
      <w:ins w:id="1126" w:author="PR Preview" w:date="2026-01-01T00:00:00Z">
        <w:r>
          <w:t xml:space="preserve">Wikipedia</w:t>
        </w:r>
      </w:ins>
      <w:ins w:id="1127" w:author="PR Preview" w:date="2026-01-01T00:00:00Z">
        <w:r>
          <w:t xml:space="preserve">,</w:t>
        </w:r>
      </w:ins>
      <w:ins w:id="1128" w:author="PR Preview" w:date="2026-01-01T00:00:00Z">
        <w:r>
          <w:t xml:space="preserve"> </w:t>
        </w:r>
      </w:ins>
      <w:ins w:id="1129" w:author="PR Preview" w:date="2026-01-01T00:00:00Z">
        <w:r>
          <w:t xml:space="preserve">the free encyclopedia.”</w:t>
        </w:r>
      </w:ins>
      <w:ins w:id="1130" w:author="PR Preview" w:date="2026-01-01T00:00:00Z">
        <w:r>
          <w:t xml:space="preserve"> </w:t>
        </w:r>
      </w:ins>
      <w:ins w:id="1131" w:author="PR Preview" w:date="2026-01-01T00:00:00Z">
        <w:r>
          <w:t xml:space="preserve">2026. Available:</w:t>
        </w:r>
      </w:ins>
      <w:ins w:id="1132" w:author="PR Preview" w:date="2026-01-01T00:00:00Z">
        <w:r>
          <w:t xml:space="preserve"> </w:t>
        </w:r>
      </w:ins>
      <w:hyperlink r:id="rId129">
        <w:ins w:id="1133" w:author="PR Preview" w:date="2026-01-01T00:00:00Z">
          <w:r>
            <w:rPr>
              <w:rStyle w:val="Hyperlink"/>
            </w:rPr>
            <w:t xml:space="preserve">https://en.wikipedia.org/wiki/Series_(mathematics)</w:t>
          </w:r>
        </w:ins>
      </w:hyperlink>
    </w:p>
    <w:bookmarkEnd w:id="130"/>
    <w:bookmarkStart w:id="132" w:name="X0550f6b86499719df0a5564f859fdf3dd90e1bc"/>
    <w:p>
      <w:pPr>
        <w:pStyle w:val="Bibliography"/>
      </w:pPr>
      <w:ins w:id="1134" w:author="PR Preview" w:date="2026-01-01T00:00:00Z">
        <w:r>
          <w:t xml:space="preserve">[9]</w:t>
        </w:r>
      </w:ins>
      <w:ins w:id="1135" w:author="PR Preview" w:date="2026-01-01T00:00:00Z">
        <w:r>
          <w:t xml:space="preserve"> </w:t>
        </w:r>
      </w:ins>
      <w:ins w:id="1136" w:author="PR Preview" w:date="2026-01-01T00:00:00Z">
        <w:r>
          <w:t xml:space="preserve">	</w:t>
        </w:r>
      </w:ins>
      <w:ins w:id="1137" w:author="PR Preview" w:date="2026-01-01T00:00:00Z">
        <w:r>
          <w:t xml:space="preserve">Wikipedia contributors,</w:t>
        </w:r>
      </w:ins>
      <w:ins w:id="1138" w:author="PR Preview" w:date="2026-01-01T00:00:00Z">
        <w:r>
          <w:t xml:space="preserve"> </w:t>
        </w:r>
      </w:ins>
      <w:ins w:id="1139" w:author="PR Preview" w:date="2026-01-01T00:00:00Z">
        <w:r>
          <w:t xml:space="preserve">“Monotone convergence theorem —</w:t>
        </w:r>
      </w:ins>
      <w:ins w:id="1140" w:author="PR Preview" w:date="2026-01-01T00:00:00Z">
        <w:r>
          <w:t xml:space="preserve"> </w:t>
        </w:r>
      </w:ins>
      <w:ins w:id="1141" w:author="PR Preview" w:date="2026-01-01T00:00:00Z">
        <w:r>
          <w:t xml:space="preserve">Wikipedia</w:t>
        </w:r>
      </w:ins>
      <w:ins w:id="1142" w:author="PR Preview" w:date="2026-01-01T00:00:00Z">
        <w:r>
          <w:t xml:space="preserve">,</w:t>
        </w:r>
      </w:ins>
      <w:ins w:id="1143" w:author="PR Preview" w:date="2026-01-01T00:00:00Z">
        <w:r>
          <w:t xml:space="preserve"> </w:t>
        </w:r>
      </w:ins>
      <w:ins w:id="1144" w:author="PR Preview" w:date="2026-01-01T00:00:00Z">
        <w:r>
          <w:t xml:space="preserve">the free encyclopedia.”</w:t>
        </w:r>
      </w:ins>
      <w:ins w:id="1145" w:author="PR Preview" w:date="2026-01-01T00:00:00Z">
        <w:r>
          <w:t xml:space="preserve"> </w:t>
        </w:r>
      </w:ins>
      <w:ins w:id="1146" w:author="PR Preview" w:date="2026-01-01T00:00:00Z">
        <w:r>
          <w:t xml:space="preserve">2026. Available:</w:t>
        </w:r>
      </w:ins>
      <w:ins w:id="1147" w:author="PR Preview" w:date="2026-01-01T00:00:00Z">
        <w:r>
          <w:t xml:space="preserve"> </w:t>
        </w:r>
      </w:ins>
      <w:hyperlink r:id="rId131">
        <w:ins w:id="1148" w:author="PR Preview" w:date="2026-01-01T00:00:00Z">
          <w:r>
            <w:rPr>
              <w:rStyle w:val="Hyperlink"/>
            </w:rPr>
            <w:t xml:space="preserve">https://en.wikipedia.org/wiki/Monotone_convergence_theorem</w:t>
          </w:r>
        </w:ins>
      </w:hyperlink>
    </w:p>
    <w:bookmarkEnd w:id="132"/>
    <w:bookmarkStart w:id="134" w:name="ref-wikipedia_exponential_function"/>
    <w:p>
      <w:pPr>
        <w:pStyle w:val="Bibliography"/>
      </w:pPr>
      <w:ins w:id="1149" w:author="PR Preview" w:date="2026-01-01T00:00:00Z">
        <w:r>
          <w:t xml:space="preserve">[10]</w:t>
        </w:r>
      </w:ins>
      <w:ins w:id="1150" w:author="PR Preview" w:date="2026-01-01T00:00:00Z">
        <w:r>
          <w:t xml:space="preserve"> </w:t>
        </w:r>
      </w:ins>
      <w:ins w:id="1151" w:author="PR Preview" w:date="2026-01-01T00:00:00Z">
        <w:r>
          <w:t xml:space="preserve">	</w:t>
        </w:r>
      </w:ins>
      <w:ins w:id="1152" w:author="PR Preview" w:date="2026-01-01T00:00:00Z">
        <w:r>
          <w:t xml:space="preserve">Wikipedia contributors,</w:t>
        </w:r>
      </w:ins>
      <w:ins w:id="1153" w:author="PR Preview" w:date="2026-01-01T00:00:00Z">
        <w:r>
          <w:t xml:space="preserve"> </w:t>
        </w:r>
      </w:ins>
      <w:ins w:id="1154" w:author="PR Preview" w:date="2026-01-01T00:00:00Z">
        <w:r>
          <w:t xml:space="preserve">“Exponential function —</w:t>
        </w:r>
      </w:ins>
      <w:ins w:id="1155" w:author="PR Preview" w:date="2026-01-01T00:00:00Z">
        <w:r>
          <w:t xml:space="preserve"> </w:t>
        </w:r>
      </w:ins>
      <w:ins w:id="1156" w:author="PR Preview" w:date="2026-01-01T00:00:00Z">
        <w:r>
          <w:t xml:space="preserve">Wikipedia</w:t>
        </w:r>
      </w:ins>
      <w:ins w:id="1157" w:author="PR Preview" w:date="2026-01-01T00:00:00Z">
        <w:r>
          <w:t xml:space="preserve">,</w:t>
        </w:r>
      </w:ins>
      <w:ins w:id="1158" w:author="PR Preview" w:date="2026-01-01T00:00:00Z">
        <w:r>
          <w:t xml:space="preserve"> </w:t>
        </w:r>
      </w:ins>
      <w:ins w:id="1159" w:author="PR Preview" w:date="2026-01-01T00:00:00Z">
        <w:r>
          <w:t xml:space="preserve">the free encyclopedia.”</w:t>
        </w:r>
      </w:ins>
      <w:ins w:id="1160" w:author="PR Preview" w:date="2026-01-01T00:00:00Z">
        <w:r>
          <w:t xml:space="preserve"> </w:t>
        </w:r>
      </w:ins>
      <w:ins w:id="1161" w:author="PR Preview" w:date="2026-01-01T00:00:00Z">
        <w:r>
          <w:t xml:space="preserve">2026. Available:</w:t>
        </w:r>
      </w:ins>
      <w:ins w:id="1162" w:author="PR Preview" w:date="2026-01-01T00:00:00Z">
        <w:r>
          <w:t xml:space="preserve"> </w:t>
        </w:r>
      </w:ins>
      <w:hyperlink r:id="rId133">
        <w:ins w:id="1163" w:author="PR Preview" w:date="2026-01-01T00:00:00Z">
          <w:r>
            <w:rPr>
              <w:rStyle w:val="Hyperlink"/>
            </w:rPr>
            <w:t xml:space="preserve">https://en.wikipedia.org/wiki/Exponential_function</w:t>
          </w:r>
        </w:ins>
      </w:hyperlink>
    </w:p>
    <w:bookmarkEnd w:id="134"/>
    <w:bookmarkStart w:id="136" w:name="ref-wikipedia_e_mathematical_constant"/>
    <w:p>
      <w:pPr>
        <w:pStyle w:val="Bibliography"/>
      </w:pPr>
      <w:ins w:id="1164" w:author="PR Preview" w:date="2026-01-01T00:00:00Z">
        <w:r>
          <w:t xml:space="preserve">[11]</w:t>
        </w:r>
      </w:ins>
      <w:ins w:id="1165" w:author="PR Preview" w:date="2026-01-01T00:00:00Z">
        <w:r>
          <w:t xml:space="preserve"> </w:t>
        </w:r>
      </w:ins>
      <w:ins w:id="1166" w:author="PR Preview" w:date="2026-01-01T00:00:00Z">
        <w:r>
          <w:t xml:space="preserve">	</w:t>
        </w:r>
      </w:ins>
      <w:ins w:id="1167" w:author="PR Preview" w:date="2026-01-01T00:00:00Z">
        <w:r>
          <w:t xml:space="preserve">Wikipedia contributors,</w:t>
        </w:r>
      </w:ins>
      <w:ins w:id="1168" w:author="PR Preview" w:date="2026-01-01T00:00:00Z">
        <w:r>
          <w:t xml:space="preserve"> </w:t>
        </w:r>
      </w:ins>
      <w:ins w:id="1169" w:author="PR Preview" w:date="2026-01-01T00:00:00Z">
        <w:r>
          <w:t xml:space="preserve">“E (mathematical constant) —</w:t>
        </w:r>
      </w:ins>
      <w:ins w:id="1170" w:author="PR Preview" w:date="2026-01-01T00:00:00Z">
        <w:r>
          <w:t xml:space="preserve"> </w:t>
        </w:r>
      </w:ins>
      <w:ins w:id="1171" w:author="PR Preview" w:date="2026-01-01T00:00:00Z">
        <w:r>
          <w:t xml:space="preserve">Wikipedia</w:t>
        </w:r>
      </w:ins>
      <w:ins w:id="1172" w:author="PR Preview" w:date="2026-01-01T00:00:00Z">
        <w:r>
          <w:t xml:space="preserve">,</w:t>
        </w:r>
      </w:ins>
      <w:ins w:id="1173" w:author="PR Preview" w:date="2026-01-01T00:00:00Z">
        <w:r>
          <w:t xml:space="preserve"> </w:t>
        </w:r>
      </w:ins>
      <w:ins w:id="1174" w:author="PR Preview" w:date="2026-01-01T00:00:00Z">
        <w:r>
          <w:t xml:space="preserve">the free encyclopedia.”</w:t>
        </w:r>
      </w:ins>
      <w:ins w:id="1175" w:author="PR Preview" w:date="2026-01-01T00:00:00Z">
        <w:r>
          <w:t xml:space="preserve"> </w:t>
        </w:r>
      </w:ins>
      <w:ins w:id="1176" w:author="PR Preview" w:date="2026-01-01T00:00:00Z">
        <w:r>
          <w:t xml:space="preserve">2026. Available:</w:t>
        </w:r>
      </w:ins>
      <w:ins w:id="1177" w:author="PR Preview" w:date="2026-01-01T00:00:00Z">
        <w:r>
          <w:t xml:space="preserve"> </w:t>
        </w:r>
      </w:ins>
      <w:hyperlink r:id="rId135">
        <w:ins w:id="1178" w:author="PR Preview" w:date="2026-01-01T00:00:00Z">
          <w:r>
            <w:rPr>
              <w:rStyle w:val="Hyperlink"/>
            </w:rPr>
            <w:t xml:space="preserve">https://en.wikipedia.org/wiki/E_(mathematical_constant)</w:t>
          </w:r>
        </w:ins>
      </w:hyperlink>
    </w:p>
    <w:bookmarkEnd w:id="136"/>
    <w:bookmarkStart w:id="138" w:name="ref-wikipedia_natural_logarithm"/>
    <w:p>
      <w:pPr>
        <w:pStyle w:val="Bibliography"/>
      </w:pPr>
      <w:ins w:id="1179" w:author="PR Preview" w:date="2026-01-01T00:00:00Z">
        <w:r>
          <w:t xml:space="preserve">[12]</w:t>
        </w:r>
      </w:ins>
      <w:ins w:id="1180" w:author="PR Preview" w:date="2026-01-01T00:00:00Z">
        <w:r>
          <w:t xml:space="preserve"> </w:t>
        </w:r>
      </w:ins>
      <w:ins w:id="1181" w:author="PR Preview" w:date="2026-01-01T00:00:00Z">
        <w:r>
          <w:t xml:space="preserve">	</w:t>
        </w:r>
      </w:ins>
      <w:ins w:id="1182" w:author="PR Preview" w:date="2026-01-01T00:00:00Z">
        <w:r>
          <w:t xml:space="preserve">Wikipedia contributors,</w:t>
        </w:r>
      </w:ins>
      <w:ins w:id="1183" w:author="PR Preview" w:date="2026-01-01T00:00:00Z">
        <w:r>
          <w:t xml:space="preserve"> </w:t>
        </w:r>
      </w:ins>
      <w:ins w:id="1184" w:author="PR Preview" w:date="2026-01-01T00:00:00Z">
        <w:r>
          <w:t xml:space="preserve">“Natural logarithm —</w:t>
        </w:r>
      </w:ins>
      <w:ins w:id="1185" w:author="PR Preview" w:date="2026-01-01T00:00:00Z">
        <w:r>
          <w:t xml:space="preserve"> </w:t>
        </w:r>
      </w:ins>
      <w:ins w:id="1186" w:author="PR Preview" w:date="2026-01-01T00:00:00Z">
        <w:r>
          <w:t xml:space="preserve">Wikipedia</w:t>
        </w:r>
      </w:ins>
      <w:ins w:id="1187" w:author="PR Preview" w:date="2026-01-01T00:00:00Z">
        <w:r>
          <w:t xml:space="preserve">,</w:t>
        </w:r>
      </w:ins>
      <w:ins w:id="1188" w:author="PR Preview" w:date="2026-01-01T00:00:00Z">
        <w:r>
          <w:t xml:space="preserve"> </w:t>
        </w:r>
      </w:ins>
      <w:ins w:id="1189" w:author="PR Preview" w:date="2026-01-01T00:00:00Z">
        <w:r>
          <w:t xml:space="preserve">the free encyclopedia.”</w:t>
        </w:r>
      </w:ins>
      <w:ins w:id="1190" w:author="PR Preview" w:date="2026-01-01T00:00:00Z">
        <w:r>
          <w:t xml:space="preserve"> </w:t>
        </w:r>
      </w:ins>
      <w:ins w:id="1191" w:author="PR Preview" w:date="2026-01-01T00:00:00Z">
        <w:r>
          <w:t xml:space="preserve">2026. Available:</w:t>
        </w:r>
      </w:ins>
      <w:ins w:id="1192" w:author="PR Preview" w:date="2026-01-01T00:00:00Z">
        <w:r>
          <w:t xml:space="preserve"> </w:t>
        </w:r>
      </w:ins>
      <w:hyperlink r:id="rId137">
        <w:ins w:id="1193" w:author="PR Preview" w:date="2026-01-01T00:00:00Z">
          <w:r>
            <w:rPr>
              <w:rStyle w:val="Hyperlink"/>
            </w:rPr>
            <w:t xml:space="preserve">https://en.wikipedia.org/wiki/Natural_logarithm</w:t>
          </w:r>
        </w:ins>
      </w:hyperlink>
    </w:p>
    <w:bookmarkEnd w:id="138"/>
    <w:bookmarkStart w:id="140" w:name="ref-wikipedia_logarithm"/>
    <w:p>
      <w:pPr>
        <w:pStyle w:val="Bibliography"/>
      </w:pPr>
      <w:ins w:id="1194" w:author="PR Preview" w:date="2026-01-01T00:00:00Z">
        <w:r>
          <w:t xml:space="preserve">[13]</w:t>
        </w:r>
      </w:ins>
      <w:ins w:id="1195" w:author="PR Preview" w:date="2026-01-01T00:00:00Z">
        <w:r>
          <w:t xml:space="preserve"> </w:t>
        </w:r>
      </w:ins>
      <w:ins w:id="1196" w:author="PR Preview" w:date="2026-01-01T00:00:00Z">
        <w:r>
          <w:t xml:space="preserve">	</w:t>
        </w:r>
      </w:ins>
      <w:ins w:id="1197" w:author="PR Preview" w:date="2026-01-01T00:00:00Z">
        <w:r>
          <w:t xml:space="preserve">Wikipedia contributors,</w:t>
        </w:r>
      </w:ins>
      <w:ins w:id="1198" w:author="PR Preview" w:date="2026-01-01T00:00:00Z">
        <w:r>
          <w:t xml:space="preserve"> </w:t>
        </w:r>
      </w:ins>
      <w:ins w:id="1199" w:author="PR Preview" w:date="2026-01-01T00:00:00Z">
        <w:r>
          <w:t xml:space="preserve">“Logarithm —</w:t>
        </w:r>
      </w:ins>
      <w:ins w:id="1200" w:author="PR Preview" w:date="2026-01-01T00:00:00Z">
        <w:r>
          <w:t xml:space="preserve"> </w:t>
        </w:r>
      </w:ins>
      <w:ins w:id="1201" w:author="PR Preview" w:date="2026-01-01T00:00:00Z">
        <w:r>
          <w:t xml:space="preserve">Wikipedia</w:t>
        </w:r>
      </w:ins>
      <w:ins w:id="1202" w:author="PR Preview" w:date="2026-01-01T00:00:00Z">
        <w:r>
          <w:t xml:space="preserve">,</w:t>
        </w:r>
      </w:ins>
      <w:ins w:id="1203" w:author="PR Preview" w:date="2026-01-01T00:00:00Z">
        <w:r>
          <w:t xml:space="preserve"> </w:t>
        </w:r>
      </w:ins>
      <w:ins w:id="1204" w:author="PR Preview" w:date="2026-01-01T00:00:00Z">
        <w:r>
          <w:t xml:space="preserve">the free encyclopedia.”</w:t>
        </w:r>
      </w:ins>
      <w:ins w:id="1205" w:author="PR Preview" w:date="2026-01-01T00:00:00Z">
        <w:r>
          <w:t xml:space="preserve"> </w:t>
        </w:r>
      </w:ins>
      <w:ins w:id="1206" w:author="PR Preview" w:date="2026-01-01T00:00:00Z">
        <w:r>
          <w:t xml:space="preserve">2026. Available:</w:t>
        </w:r>
      </w:ins>
      <w:ins w:id="1207" w:author="PR Preview" w:date="2026-01-01T00:00:00Z">
        <w:r>
          <w:t xml:space="preserve"> </w:t>
        </w:r>
      </w:ins>
      <w:hyperlink r:id="rId139">
        <w:ins w:id="1208" w:author="PR Preview" w:date="2026-01-01T00:00:00Z">
          <w:r>
            <w:rPr>
              <w:rStyle w:val="Hyperlink"/>
            </w:rPr>
            <w:t xml:space="preserve">https://en.wikipedia.org/wiki/Logarithm</w:t>
          </w:r>
        </w:ins>
      </w:hyperlink>
    </w:p>
    <w:bookmarkEnd w:id="140"/>
    <w:bookmarkStart w:id="142" w:name="X5bbf2d245759a3fafc9c46669854129ba2658aa"/>
    <w:p>
      <w:pPr>
        <w:pStyle w:val="Bibliography"/>
      </w:pPr>
      <w:ins w:id="1209" w:author="PR Preview" w:date="2026-01-01T00:00:00Z">
        <w:r>
          <w:t xml:space="preserve">[14]</w:t>
        </w:r>
      </w:ins>
      <w:ins w:id="1210" w:author="PR Preview" w:date="2026-01-01T00:00:00Z">
        <w:r>
          <w:t xml:space="preserve"> </w:t>
        </w:r>
      </w:ins>
      <w:ins w:id="1211" w:author="PR Preview" w:date="2026-01-01T00:00:00Z">
        <w:r>
          <w:t xml:space="preserve">	</w:t>
        </w:r>
      </w:ins>
      <w:ins w:id="1212" w:author="PR Preview" w:date="2026-01-01T00:00:00Z">
        <w:r>
          <w:t xml:space="preserve">Wikipedia contributors,</w:t>
        </w:r>
      </w:ins>
      <w:ins w:id="1213" w:author="PR Preview" w:date="2026-01-01T00:00:00Z">
        <w:r>
          <w:t xml:space="preserve"> </w:t>
        </w:r>
      </w:ins>
      <w:ins w:id="1214" w:author="PR Preview" w:date="2026-01-01T00:00:00Z">
        <w:r>
          <w:t xml:space="preserve">“Tarski’s high school algebra problem —</w:t>
        </w:r>
      </w:ins>
      <w:ins w:id="1215" w:author="PR Preview" w:date="2026-01-01T00:00:00Z">
        <w:r>
          <w:t xml:space="preserve"> </w:t>
        </w:r>
      </w:ins>
      <w:ins w:id="1216" w:author="PR Preview" w:date="2026-01-01T00:00:00Z">
        <w:r>
          <w:t xml:space="preserve">Wikipedia</w:t>
        </w:r>
      </w:ins>
      <w:ins w:id="1217" w:author="PR Preview" w:date="2026-01-01T00:00:00Z">
        <w:r>
          <w:t xml:space="preserve">,</w:t>
        </w:r>
      </w:ins>
      <w:ins w:id="1218" w:author="PR Preview" w:date="2026-01-01T00:00:00Z">
        <w:r>
          <w:t xml:space="preserve"> </w:t>
        </w:r>
      </w:ins>
      <w:ins w:id="1219" w:author="PR Preview" w:date="2026-01-01T00:00:00Z">
        <w:r>
          <w:t xml:space="preserve">the free encyclopedia.”</w:t>
        </w:r>
      </w:ins>
      <w:ins w:id="1220" w:author="PR Preview" w:date="2026-01-01T00:00:00Z">
        <w:r>
          <w:t xml:space="preserve"> </w:t>
        </w:r>
      </w:ins>
      <w:ins w:id="1221" w:author="PR Preview" w:date="2026-01-01T00:00:00Z">
        <w:r>
          <w:t xml:space="preserve">2026. Available:</w:t>
        </w:r>
      </w:ins>
      <w:ins w:id="1222" w:author="PR Preview" w:date="2026-01-01T00:00:00Z">
        <w:r>
          <w:t xml:space="preserve"> </w:t>
        </w:r>
      </w:ins>
      <w:hyperlink r:id="rId141">
        <w:ins w:id="1223" w:author="PR Preview" w:date="2026-01-01T00:00:00Z">
          <w:r>
            <w:rPr>
              <w:rStyle w:val="Hyperlink"/>
            </w:rPr>
            <w:t xml:space="preserve">https://en.wikipedia.org/wiki/Tarski%27s_high_school_algebra_problem</w:t>
          </w:r>
        </w:ins>
      </w:hyperlink>
    </w:p>
    <w:bookmarkEnd w:id="142"/>
    <w:bookmarkStart w:id="144" w:name="ref-wikipedia_contour_line"/>
    <w:p>
      <w:pPr>
        <w:pStyle w:val="Bibliography"/>
      </w:pPr>
      <w:ins w:id="1224" w:author="PR Preview" w:date="2026-01-01T00:00:00Z">
        <w:r>
          <w:t xml:space="preserve">[15]</w:t>
        </w:r>
      </w:ins>
      <w:ins w:id="1225" w:author="PR Preview" w:date="2026-01-01T00:00:00Z">
        <w:r>
          <w:t xml:space="preserve"> </w:t>
        </w:r>
      </w:ins>
      <w:ins w:id="1226" w:author="PR Preview" w:date="2026-01-01T00:00:00Z">
        <w:r>
          <w:t xml:space="preserve">	</w:t>
        </w:r>
      </w:ins>
      <w:ins w:id="1227" w:author="PR Preview" w:date="2026-01-01T00:00:00Z">
        <w:r>
          <w:t xml:space="preserve">Wikipedia contributors,</w:t>
        </w:r>
      </w:ins>
      <w:ins w:id="1228" w:author="PR Preview" w:date="2026-01-01T00:00:00Z">
        <w:r>
          <w:t xml:space="preserve"> </w:t>
        </w:r>
      </w:ins>
      <w:ins w:id="1229" w:author="PR Preview" w:date="2026-01-01T00:00:00Z">
        <w:r>
          <w:t xml:space="preserve">“Contour line —</w:t>
        </w:r>
      </w:ins>
      <w:ins w:id="1230" w:author="PR Preview" w:date="2026-01-01T00:00:00Z">
        <w:r>
          <w:t xml:space="preserve"> </w:t>
        </w:r>
      </w:ins>
      <w:ins w:id="1231" w:author="PR Preview" w:date="2026-01-01T00:00:00Z">
        <w:r>
          <w:t xml:space="preserve">Wikipedia</w:t>
        </w:r>
      </w:ins>
      <w:ins w:id="1232" w:author="PR Preview" w:date="2026-01-01T00:00:00Z">
        <w:r>
          <w:t xml:space="preserve">,</w:t>
        </w:r>
      </w:ins>
      <w:ins w:id="1233" w:author="PR Preview" w:date="2026-01-01T00:00:00Z">
        <w:r>
          <w:t xml:space="preserve"> </w:t>
        </w:r>
      </w:ins>
      <w:ins w:id="1234" w:author="PR Preview" w:date="2026-01-01T00:00:00Z">
        <w:r>
          <w:t xml:space="preserve">the free encyclopedia.”</w:t>
        </w:r>
      </w:ins>
      <w:ins w:id="1235" w:author="PR Preview" w:date="2026-01-01T00:00:00Z">
        <w:r>
          <w:t xml:space="preserve"> </w:t>
        </w:r>
      </w:ins>
      <w:ins w:id="1236" w:author="PR Preview" w:date="2026-01-01T00:00:00Z">
        <w:r>
          <w:t xml:space="preserve">2026. Available:</w:t>
        </w:r>
      </w:ins>
      <w:ins w:id="1237" w:author="PR Preview" w:date="2026-01-01T00:00:00Z">
        <w:r>
          <w:t xml:space="preserve"> </w:t>
        </w:r>
      </w:ins>
      <w:hyperlink r:id="rId143">
        <w:ins w:id="1238" w:author="PR Preview" w:date="2026-01-01T00:00:00Z">
          <w:r>
            <w:rPr>
              <w:rStyle w:val="Hyperlink"/>
            </w:rPr>
            <w:t xml:space="preserve">https://en.wikipedia.org/wiki/Contour_line</w:t>
          </w:r>
        </w:ins>
      </w:hyperlink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1" Type="http://schemas.openxmlformats.org/officeDocument/2006/relationships/hyperlink" Target="algebra-basics.html#def-power" TargetMode="External"/><Relationship Id="rId72" Type="http://schemas.openxmlformats.org/officeDocument/2006/relationships/hyperlink" Target="algebra-basics.html#def-power-integer" TargetMode="External"/><Relationship Id="rId74" Type="http://schemas.openxmlformats.org/officeDocument/2006/relationships/hyperlink" Target="algebra-basics.html#def-square-root" TargetMode="External"/><Relationship Id="rId60" Type="http://schemas.openxmlformats.org/officeDocument/2006/relationships/hyperlink" Target="algebra-sums.html#def-bounded-above" TargetMode="External"/><Relationship Id="rId53" Type="http://schemas.openxmlformats.org/officeDocument/2006/relationships/hyperlink" Target="algebra-sums.html#def-summation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100" Type="http://schemas.openxmlformats.org/officeDocument/2006/relationships/hyperlink" Target="algebra-sums.html#thm-mult-distr" TargetMode="External"/><Relationship Id="rId99" Type="http://schemas.openxmlformats.org/officeDocument/2006/relationships/hyperlink" Target="algebra-sums.html#thm-mult-one" TargetMode="External"/><Relationship Id="rId91" Type="http://schemas.openxmlformats.org/officeDocument/2006/relationships/hyperlink" Target="algebra-sums.html#thm-prod-assoc" TargetMode="External"/><Relationship Id="rId90" Type="http://schemas.openxmlformats.org/officeDocument/2006/relationships/hyperlink" Target="algebra-sums.html#thm-prod-symmetric" TargetMode="External"/><Relationship Id="rId98" Type="http://schemas.openxmlformats.org/officeDocument/2006/relationships/hyperlink" Target="algebra-sums.html#thm-sum-assoc" TargetMode="External"/><Relationship Id="rId9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67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21" Type="http://schemas.openxmlformats.org/officeDocument/2006/relationships/hyperlink" Target="https://en.wikipedia.org/wiki/Affine_transformation" TargetMode="External"/><Relationship Id="rId143" Type="http://schemas.openxmlformats.org/officeDocument/2006/relationships/hyperlink" Target="https://en.wikipedia.org/wiki/Contour_line" TargetMode="External"/><Relationship Id="rId135" Type="http://schemas.openxmlformats.org/officeDocument/2006/relationships/hyperlink" Target="https://en.wikipedia.org/wiki/E_(mathematical_constant)" TargetMode="External"/><Relationship Id="rId133" Type="http://schemas.openxmlformats.org/officeDocument/2006/relationships/hyperlink" Target="https://en.wikipedia.org/wiki/Exponential_function" TargetMode="External"/><Relationship Id="rId127" Type="http://schemas.openxmlformats.org/officeDocument/2006/relationships/hyperlink" Target="https://en.wikipedia.org/wiki/Limit_of_a_sequence" TargetMode="External"/><Relationship Id="rId125" Type="http://schemas.openxmlformats.org/officeDocument/2006/relationships/hyperlink" Target="https://en.wikipedia.org/wiki/Linear_function" TargetMode="External"/><Relationship Id="rId139" Type="http://schemas.openxmlformats.org/officeDocument/2006/relationships/hyperlink" Target="https://en.wikipedia.org/wiki/Logarithm" TargetMode="External"/><Relationship Id="rId131" Type="http://schemas.openxmlformats.org/officeDocument/2006/relationships/hyperlink" Target="https://en.wikipedia.org/wiki/Monotone_convergence_theorem" TargetMode="External"/><Relationship Id="rId137" Type="http://schemas.openxmlformats.org/officeDocument/2006/relationships/hyperlink" Target="https://en.wikipedia.org/wiki/Natural_logarithm" TargetMode="External"/><Relationship Id="rId119" Type="http://schemas.openxmlformats.org/officeDocument/2006/relationships/hyperlink" Target="https://en.wikipedia.org/wiki/Parabola" TargetMode="External"/><Relationship Id="rId115" Type="http://schemas.openxmlformats.org/officeDocument/2006/relationships/hyperlink" Target="https://en.wikipedia.org/wiki/Polynomial" TargetMode="External"/><Relationship Id="rId117" Type="http://schemas.openxmlformats.org/officeDocument/2006/relationships/hyperlink" Target="https://en.wikipedia.org/wiki/Quadratic_function" TargetMode="External"/><Relationship Id="rId129" Type="http://schemas.openxmlformats.org/officeDocument/2006/relationships/hyperlink" Target="https://en.wikipedia.org/wiki/Series_(mathematics)" TargetMode="External"/><Relationship Id="rId123" Type="http://schemas.openxmlformats.org/officeDocument/2006/relationships/hyperlink" Target="https://en.wikipedia.org/wiki/Slope" TargetMode="External"/><Relationship Id="rId141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76" Type="http://schemas.openxmlformats.org/officeDocument/2006/relationships/hyperlink" Target="number-systems.qmd#def-integers" TargetMode="External"/><Relationship Id="rId65" Type="http://schemas.openxmlformats.org/officeDocument/2006/relationships/hyperlink" Target="number-systems.qmd#def-irrational-numbers" TargetMode="External"/><Relationship Id="rId59" Type="http://schemas.openxmlformats.org/officeDocument/2006/relationships/hyperlink" Target="number-systems.qmd#def-real-numbers" TargetMode="External"/><Relationship Id="rId50" Type="http://schemas.openxmlformats.org/officeDocument/2006/relationships/hyperlink" Target="sets.qmd#def-extended-nonneg-reals" TargetMode="External"/></Relationships>
</file>

<file path=word/_rels/footnotes.xml.rels><?xml version='1.0' encoding='UTF-8' standalone='yes'?>
<Relationships xmlns="http://schemas.openxmlformats.org/package/2006/relationships"><Relationship Id="rId71" Type="http://schemas.openxmlformats.org/officeDocument/2006/relationships/hyperlink" Target="algebra-basics.html#def-power" TargetMode="External"/><Relationship Id="rId72" Type="http://schemas.openxmlformats.org/officeDocument/2006/relationships/hyperlink" Target="algebra-basics.html#def-power-integer" TargetMode="External"/><Relationship Id="rId74" Type="http://schemas.openxmlformats.org/officeDocument/2006/relationships/hyperlink" Target="algebra-basics.html#def-square-root" TargetMode="External"/><Relationship Id="rId60" Type="http://schemas.openxmlformats.org/officeDocument/2006/relationships/hyperlink" Target="algebra-sums.html#def-bounded-above" TargetMode="External"/><Relationship Id="rId53" Type="http://schemas.openxmlformats.org/officeDocument/2006/relationships/hyperlink" Target="algebra-sums.html#def-summation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100" Type="http://schemas.openxmlformats.org/officeDocument/2006/relationships/hyperlink" Target="algebra-sums.html#thm-mult-distr" TargetMode="External"/><Relationship Id="rId99" Type="http://schemas.openxmlformats.org/officeDocument/2006/relationships/hyperlink" Target="algebra-sums.html#thm-mult-one" TargetMode="External"/><Relationship Id="rId91" Type="http://schemas.openxmlformats.org/officeDocument/2006/relationships/hyperlink" Target="algebra-sums.html#thm-prod-assoc" TargetMode="External"/><Relationship Id="rId90" Type="http://schemas.openxmlformats.org/officeDocument/2006/relationships/hyperlink" Target="algebra-sums.html#thm-prod-symmetric" TargetMode="External"/><Relationship Id="rId98" Type="http://schemas.openxmlformats.org/officeDocument/2006/relationships/hyperlink" Target="algebra-sums.html#thm-sum-assoc" TargetMode="External"/><Relationship Id="rId9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67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21" Type="http://schemas.openxmlformats.org/officeDocument/2006/relationships/hyperlink" Target="https://en.wikipedia.org/wiki/Affine_transformation" TargetMode="External"/><Relationship Id="rId143" Type="http://schemas.openxmlformats.org/officeDocument/2006/relationships/hyperlink" Target="https://en.wikipedia.org/wiki/Contour_line" TargetMode="External"/><Relationship Id="rId135" Type="http://schemas.openxmlformats.org/officeDocument/2006/relationships/hyperlink" Target="https://en.wikipedia.org/wiki/E_(mathematical_constant)" TargetMode="External"/><Relationship Id="rId133" Type="http://schemas.openxmlformats.org/officeDocument/2006/relationships/hyperlink" Target="https://en.wikipedia.org/wiki/Exponential_function" TargetMode="External"/><Relationship Id="rId127" Type="http://schemas.openxmlformats.org/officeDocument/2006/relationships/hyperlink" Target="https://en.wikipedia.org/wiki/Limit_of_a_sequence" TargetMode="External"/><Relationship Id="rId125" Type="http://schemas.openxmlformats.org/officeDocument/2006/relationships/hyperlink" Target="https://en.wikipedia.org/wiki/Linear_function" TargetMode="External"/><Relationship Id="rId139" Type="http://schemas.openxmlformats.org/officeDocument/2006/relationships/hyperlink" Target="https://en.wikipedia.org/wiki/Logarithm" TargetMode="External"/><Relationship Id="rId131" Type="http://schemas.openxmlformats.org/officeDocument/2006/relationships/hyperlink" Target="https://en.wikipedia.org/wiki/Monotone_convergence_theorem" TargetMode="External"/><Relationship Id="rId137" Type="http://schemas.openxmlformats.org/officeDocument/2006/relationships/hyperlink" Target="https://en.wikipedia.org/wiki/Natural_logarithm" TargetMode="External"/><Relationship Id="rId119" Type="http://schemas.openxmlformats.org/officeDocument/2006/relationships/hyperlink" Target="https://en.wikipedia.org/wiki/Parabola" TargetMode="External"/><Relationship Id="rId115" Type="http://schemas.openxmlformats.org/officeDocument/2006/relationships/hyperlink" Target="https://en.wikipedia.org/wiki/Polynomial" TargetMode="External"/><Relationship Id="rId117" Type="http://schemas.openxmlformats.org/officeDocument/2006/relationships/hyperlink" Target="https://en.wikipedia.org/wiki/Quadratic_function" TargetMode="External"/><Relationship Id="rId129" Type="http://schemas.openxmlformats.org/officeDocument/2006/relationships/hyperlink" Target="https://en.wikipedia.org/wiki/Series_(mathematics)" TargetMode="External"/><Relationship Id="rId123" Type="http://schemas.openxmlformats.org/officeDocument/2006/relationships/hyperlink" Target="https://en.wikipedia.org/wiki/Slope" TargetMode="External"/><Relationship Id="rId141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76" Type="http://schemas.openxmlformats.org/officeDocument/2006/relationships/hyperlink" Target="number-systems.qmd#def-integers" TargetMode="External"/><Relationship Id="rId65" Type="http://schemas.openxmlformats.org/officeDocument/2006/relationships/hyperlink" Target="number-systems.qmd#def-irrational-numbers" TargetMode="External"/><Relationship Id="rId59" Type="http://schemas.openxmlformats.org/officeDocument/2006/relationships/hyperlink" Target="number-systems.qmd#def-real-numbers" TargetMode="External"/><Relationship Id="rId50" Type="http://schemas.openxmlformats.org/officeDocument/2006/relationships/hyperlink" Target="sets.qmd#def-extended-nonneg-rea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2026-10-19T11:46:32Z</dcterms:created>
  <dcterms:modified xsi:type="dcterms:W3CDTF">2026-10-19T11:46:32Z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