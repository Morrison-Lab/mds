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2026-10-14 13:15:43 (PDT)</w:delText>
        </w:r>
      </w:del>
    </w:p>
    <w:p>
      <w:pPr>
        <w:pStyle w:val="Date"/>
      </w:pPr>
      <w:ins w:id="2" w:author="PR Preview" w:date="2026-01-01T00:00:00Z">
        <w:r>
          <w:t xml:space="preserve">Last modified: 2026-10-14 13:56:47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2026-10-14T21:41:34Z</dcterms:created>
  <dcterms:modified xsi:type="dcterms:W3CDTF">2026-10-14T21:41:34Z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13:56:47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