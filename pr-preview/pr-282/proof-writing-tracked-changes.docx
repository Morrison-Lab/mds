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Proof Writing</w:t>
      </w:r>
    </w:p>
    <w:p>
      <w:pPr>
        <w:pStyle w:val="Date"/>
      </w:pPr>
      <w:del w:id="1" w:author="PR Preview" w:date="2026-01-01T00:00:00Z">
        <w:r>
          <w:delText xml:space="preserve">Last modified: 2026-10-14 13:15:43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13:56:47 (PDT)</w:t>
        </w:r>
      </w:ins>
    </w:p>
    <w:p>
      <w:pPr>
        <w:pStyle w:val="FirstParagraph"/>
      </w:pPr>
      <w:r>
        <w:t xml:space="preserve">This page collects general advice on how to write</w:t>
      </w:r>
      <w:r>
        <w:t xml:space="preserve"> </w:t>
      </w:r>
      <w:hyperlink w:anchor="def-proof">
        <w:r>
          <w:rPr>
            <w:rStyle w:val="Hyperlink"/>
          </w:rPr>
          <w:t xml:space="preserve">proofs</w:t>
        </w:r>
      </w:hyperlink>
      <w:r>
        <w:t xml:space="preserve"> </w:t>
      </w:r>
      <w:r>
        <w:t xml:space="preserve">and</w:t>
      </w:r>
      <w:r>
        <w:t xml:space="preserve"> </w:t>
      </w:r>
      <w:hyperlink w:anchor="def-derivation">
        <w:r>
          <w:rPr>
            <w:rStyle w:val="Hyperlink"/>
          </w:rPr>
          <w:t xml:space="preserve">derivations</w:t>
        </w:r>
      </w:hyperlink>
      <w:r>
        <w:t xml:space="preserve">.</w:t>
      </w:r>
      <w:r>
        <w:t xml:space="preserve"> </w:t>
      </w:r>
      <w:r>
        <w:t xml:space="preserve">The goal of a proof is not just to convince yourself that a</w:t>
      </w:r>
      <w:r>
        <w:t xml:space="preserve"> </w:t>
      </w:r>
      <w:hyperlink w:anchor="def-theorem">
        <w:r>
          <w:rPr>
            <w:rStyle w:val="Hyperlink"/>
          </w:rPr>
          <w:t xml:space="preserve">result</w:t>
        </w:r>
      </w:hyperlink>
      <w:r>
        <w:t xml:space="preserve"> </w:t>
      </w:r>
      <w:r>
        <w:t xml:space="preserve">is true;</w:t>
      </w:r>
      <w:r>
        <w:t xml:space="preserve"> </w:t>
      </w:r>
      <w:r>
        <w:t xml:space="preserve">it is to convince a</w:t>
      </w:r>
      <w:r>
        <w:t xml:space="preserve"> </w:t>
      </w:r>
      <w:r>
        <w:rPr>
          <w:i/>
          <w:iCs/>
        </w:rPr>
        <w:t xml:space="preserve">reader</w:t>
      </w:r>
      <w:r>
        <w:t xml:space="preserve">,</w:t>
      </w:r>
      <w:r>
        <w:t xml:space="preserve"> </w:t>
      </w:r>
      <w:r>
        <w:t xml:space="preserve">and to show them</w:t>
      </w:r>
      <w:r>
        <w:t xml:space="preserve"> </w:t>
      </w:r>
      <w:r>
        <w:rPr>
          <w:i/>
          <w:iCs/>
        </w:rPr>
        <w:t xml:space="preserve">why</w:t>
      </w:r>
      <w:r>
        <w:t xml:space="preserve"> </w:t>
      </w:r>
      <w:r>
        <w:t xml:space="preserve">it is true.</w:t>
      </w:r>
      <w:r>
        <w:t xml:space="preserve"> </w:t>
      </w:r>
      <w:r>
        <w:t xml:space="preserve">Each principle on this page serves that goal.</w:t>
      </w:r>
      <w:r>
        <w:t xml:space="preserve"> </w:t>
      </w:r>
      <w:r>
        <w:t xml:space="preserve">The symbols for</w:t>
      </w:r>
      <w:r>
        <w:t xml:space="preserve"> </w:t>
      </w:r>
      <w:hyperlink w:anchor="def-logical-entailment">
        <w:r>
          <w:rPr>
            <w:rStyle w:val="Hyperlink"/>
          </w:rPr>
          <w:t xml:space="preserve">logical entailment</w:t>
        </w:r>
      </w:hyperlink>
      <w:r>
        <w:t xml:space="preserve"> </w:t>
      </w:r>
      <w:r>
        <w:t xml:space="preserve">are listed under</w:t>
      </w:r>
      <w:r>
        <w:t xml:space="preserve"> </w:t>
      </w:r>
      <w:hyperlink w:anchor="sec-proof-definitions">
        <w:r>
          <w:rPr>
            <w:rStyle w:val="Hyperlink"/>
          </w:rPr>
          <w:t xml:space="preserve">Definitions for proofs</w:t>
        </w:r>
      </w:hyperlink>
      <w:r>
        <w:t xml:space="preserve"> </w:t>
      </w:r>
      <w:r>
        <w:t xml:space="preserve">below.</w:t>
      </w:r>
    </w:p>
    <w:bookmarkStart w:id="49" w:name="sec-proof-definitions"/>
    <w:p>
      <w:pPr>
        <w:pStyle w:val="Heading2"/>
      </w:pPr>
      <w:r>
        <w:t xml:space="preserve">1 Definitions for proofs</w:t>
      </w:r>
    </w:p>
    <w:bookmarkStart w:id="9" w:name="def-proposition"/>
    <w:p>
      <w:pPr>
        <w:pStyle w:val="FirstParagraph"/>
      </w:pPr>
      <w:r>
        <w:rPr>
          <w:b/>
          <w:bCs/>
        </w:rPr>
        <w:t xml:space="preserve">Definition 1 (Proposition (statement))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proposition</w:t>
      </w:r>
      <w:r>
        <w:t xml:space="preserve">, or</w:t>
      </w:r>
      <w:r>
        <w:t xml:space="preserve"> </w:t>
      </w:r>
      <w:r>
        <w:rPr>
          <w:b/>
          <w:bCs/>
        </w:rPr>
        <w:t xml:space="preserve">statement</w:t>
      </w:r>
      <w:r>
        <w:t xml:space="preserve">,</w:t>
      </w:r>
      <w:r>
        <w:t xml:space="preserve"> </w:t>
      </w:r>
      <w:r>
        <w:t xml:space="preserve">is a sentence that is either true or false.</w:t>
      </w:r>
    </w:p>
    <w:bookmarkEnd w:id="9"/>
    <w:bookmarkStart w:id="11" w:name="exm-proposition"/>
    <w:p>
      <w:pPr>
        <w:pStyle w:val="BodyText"/>
      </w:pPr>
      <w:r>
        <w:rPr>
          <w:b/>
          <w:bCs/>
        </w:rPr>
        <w:t xml:space="preserve">Example 1 (Propositions, and a sentence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“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”</w:t>
      </w:r>
      <w:r>
        <w:t xml:space="preserve"> </w:t>
      </w:r>
      <w:r>
        <w:t xml:space="preserve">is a proposition, and it is true.</w:t>
      </w:r>
    </w:p>
    <w:p>
      <w:pPr>
        <w:pStyle w:val="Compact"/>
        <w:numPr>
          <w:ilvl w:val="0"/>
          <w:numId w:val="1001"/>
        </w:numPr>
      </w:pPr>
      <w:r>
        <w:t xml:space="preserve">“</w:t>
      </w:r>
      <m:oMath>
        <m:r>
          <m:t>7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 </w:t>
      </w:r>
      <w:r>
        <w:t xml:space="preserve">is a proposition, and it is false.</w:t>
      </w:r>
    </w:p>
    <w:p>
      <w:pPr>
        <w:pStyle w:val="Compact"/>
        <w:numPr>
          <w:ilvl w:val="0"/>
          <w:numId w:val="1001"/>
        </w:numPr>
      </w:pP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 </w:t>
      </w:r>
      <w:r>
        <w:t xml:space="preserve">is not a proposition on its own: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false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 has no truth value until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given a value.</w:t>
      </w:r>
    </w:p>
    <w:bookmarkEnd w:id="11"/>
    <w:bookmarkStart w:id="12" w:name="def-predicate"/>
    <w:p>
      <w:pPr>
        <w:pStyle w:val="FirstParagraph"/>
      </w:pPr>
      <w:r>
        <w:rPr>
          <w:b/>
          <w:bCs/>
        </w:rPr>
        <w:t xml:space="preserve">Definition 2 (Predicate)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predicate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sentence about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becomes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whenever a value is substituted for</w:t>
      </w:r>
      <w:r>
        <w:t xml:space="preserve"> </w:t>
      </w:r>
      <m:oMath>
        <m:r>
          <m:t>x</m:t>
        </m:r>
      </m:oMath>
      <w:r>
        <w:t xml:space="preserve">.</w:t>
      </w:r>
    </w:p>
    <w:bookmarkEnd w:id="12"/>
    <w:bookmarkStart w:id="13" w:name="exm-predicate"/>
    <w:p>
      <w:pPr>
        <w:pStyle w:val="BodyText"/>
      </w:pPr>
      <w:r>
        <w:rPr>
          <w:b/>
          <w:bCs/>
        </w:rPr>
        <w:t xml:space="preserve">Example 2 (A predicate)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for real numbers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proposition</w:t>
      </w:r>
      <w:r>
        <w:t xml:space="preserve"> </w:t>
      </w:r>
      <w:r>
        <w:t xml:space="preserve">“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which is true.</w:t>
      </w:r>
    </w:p>
    <w:p>
      <w:pPr>
        <w:pStyle w:val="Compact"/>
        <w:numPr>
          <w:ilvl w:val="0"/>
          <w:numId w:val="1002"/>
        </w:numPr>
      </w:pP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proposition</w:t>
      </w:r>
      <w:r>
        <w:t xml:space="preserve"> </w:t>
      </w:r>
      <w:r>
        <w:t xml:space="preserve">“</w:t>
      </w:r>
      <m:oMath>
        <m:r>
          <m:t>1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which is false.</w:t>
      </w:r>
    </w:p>
    <w:bookmarkEnd w:id="13"/>
    <w:bookmarkStart w:id="14" w:name="def-logical-connective"/>
    <w:p>
      <w:pPr>
        <w:pStyle w:val="FirstParagraph"/>
      </w:pPr>
      <w:r>
        <w:rPr>
          <w:b/>
          <w:bCs/>
        </w:rPr>
        <w:t xml:space="preserve">Definition 3 (Logical connective)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logical connective</w:t>
      </w:r>
      <w:r>
        <w:t xml:space="preserve"> </w:t>
      </w:r>
      <w:r>
        <w:t xml:space="preserve">builds a new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from one or two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with a truth value that depends only on the truth values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These notes use five: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not</w:t>
      </w:r>
      <w:r>
        <w:t xml:space="preserve">: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(</w:t>
      </w:r>
      <w:r>
        <w:t xml:space="preserve">“not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)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and</w:t>
      </w:r>
      <w:r>
        <w:t xml:space="preserve">:</w:t>
      </w:r>
      <w:r>
        <w:t xml:space="preserve"> </w:t>
      </w: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are both true,</w:t>
      </w:r>
      <w:r>
        <w:t xml:space="preserve"> </w:t>
      </w:r>
      <w:r>
        <w:t xml:space="preserve">and false otherwise.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or</w:t>
      </w:r>
      <w:r>
        <w:t xml:space="preserve">: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 is true when at least one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and false when both are false.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implies</w:t>
      </w:r>
      <w:r>
        <w:t xml:space="preserve">: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, or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implies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true otherwise.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if and only if</w:t>
      </w:r>
      <w:r>
        <w:t xml:space="preserve">:</w:t>
      </w:r>
      <w:r>
        <w:t xml:space="preserve"> </w:t>
      </w:r>
      <m:oMath>
        <m:r>
          <m:t>P</m:t>
        </m:r>
        <m:r>
          <m:rPr>
            <m:sty m:val="p"/>
          </m:rPr>
          <m:t>⇔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have the same truth value,</w:t>
      </w:r>
      <w:r>
        <w:t xml:space="preserve"> </w:t>
      </w:r>
      <w:r>
        <w:t xml:space="preserve">and false otherwise.</w:t>
      </w:r>
    </w:p>
    <w:bookmarkEnd w:id="14"/>
    <w:bookmarkStart w:id="15" w:name="exm-logical-connective"/>
    <w:p>
      <w:pPr>
        <w:pStyle w:val="FirstParagraph"/>
      </w:pPr>
      <w:r>
        <w:rPr>
          <w:b/>
          <w:bCs/>
        </w:rPr>
        <w:t xml:space="preserve">Example 3 (Truth values of connectives)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”</w:t>
      </w:r>
      <w:r>
        <w:t xml:space="preserve">, which is true,</w:t>
      </w:r>
      <w:r>
        <w:t xml:space="preserve"> </w:t>
      </w:r>
      <w:r>
        <w:t xml:space="preserve">and 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, which is false.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¬</m:t>
        </m:r>
        <m:r>
          <m:t>Q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 not even”</w:t>
      </w:r>
      <w:r>
        <w:t xml:space="preserve">, 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Q</m:t>
        </m:r>
        <m:r>
          <m:rPr>
            <m:sty m:val="p"/>
          </m:rPr>
          <m:t>⇒</m:t>
        </m:r>
        <m:r>
          <m:t>P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  <m:r>
          <m:rPr>
            <m:sty m:val="p"/>
          </m:rPr>
          <m:t>⇔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have different truth values.</w:t>
      </w:r>
    </w:p>
    <w:bookmarkEnd w:id="15"/>
    <w:bookmarkStart w:id="16" w:name="def-quantifier"/>
    <w:p>
      <w:pPr>
        <w:pStyle w:val="FirstParagraph"/>
      </w:pPr>
      <w:r>
        <w:rPr>
          <w:b/>
          <w:bCs/>
        </w:rPr>
        <w:t xml:space="preserve">Definition 4 (Quantifier)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quantifier</w:t>
      </w:r>
      <w:r>
        <w:t xml:space="preserve"> </w:t>
      </w:r>
      <w:r>
        <w:t xml:space="preserve">turns a predicate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about the elements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universal quantifier</w:t>
      </w:r>
      <w:r>
        <w:t xml:space="preserve"> </w:t>
      </w:r>
      <w:r>
        <w:t xml:space="preserve">“for all”</w:t>
      </w:r>
      <w:r>
        <w:t xml:space="preserve">: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t xml:space="preserve">“for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every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false otherwise;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existential quantifier</w:t>
      </w:r>
      <w:r>
        <w:t xml:space="preserve"> </w:t>
      </w:r>
      <w:r>
        <w:t xml:space="preserve">“there exists”</w:t>
      </w:r>
      <w:r>
        <w:t xml:space="preserve">: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t xml:space="preserve">“there is an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at least one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false otherwise.</w:t>
      </w:r>
    </w:p>
    <w:bookmarkEnd w:id="16"/>
    <w:bookmarkStart w:id="18" w:name="exm-quantifier"/>
    <w:p>
      <w:pPr>
        <w:pStyle w:val="FirstParagraph"/>
      </w:pPr>
      <w:r>
        <w:rPr>
          <w:b/>
          <w:bCs/>
        </w:rPr>
        <w:t xml:space="preserve">Example 4 (Quantified propositions)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for</w:t>
      </w:r>
      <w:r>
        <w:t xml:space="preserve"> </w:t>
      </w:r>
      <w:hyperlink r:id="rId17">
        <w:r>
          <w:rPr>
            <w:rStyle w:val="Hyperlink"/>
          </w:rPr>
          <w:t xml:space="preserve">integers</w:t>
        </w:r>
      </w:hyperlink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“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6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6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w:r>
        <w:t xml:space="preserve">because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,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2</m:t>
        </m:r>
      </m:oMath>
      <w:r>
        <w:t xml:space="preserve">, and</w:t>
      </w:r>
      <w:r>
        <w:t xml:space="preserve"> </w:t>
      </w:r>
      <m:oMath>
        <m:r>
          <m:t>5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are all true.</w:t>
      </w:r>
    </w:p>
    <w:bookmarkEnd w:id="18"/>
    <w:bookmarkStart w:id="20" w:name="def-inequality"/>
    <w:p>
      <w:pPr>
        <w:pStyle w:val="FirstParagraph"/>
      </w:pPr>
      <w:r>
        <w:rPr>
          <w:b/>
          <w:bCs/>
        </w:rPr>
        <w:t xml:space="preserve">Definition 5 (Inequality)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inequality</w:t>
      </w:r>
      <w:r>
        <w:t xml:space="preserve"> </w:t>
      </w:r>
      <w:r>
        <w:t xml:space="preserve">is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or a predicate (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that compares two expressions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whose values are</w:t>
      </w:r>
      <w:r>
        <w:t xml:space="preserve"> </w:t>
      </w:r>
      <w:hyperlink r:id="rId19">
        <w:r>
          <w:rPr>
            <w:rStyle w:val="Hyperlink"/>
          </w:rPr>
          <w:t xml:space="preserve">real numbers</w:t>
        </w:r>
      </w:hyperlink>
      <w:r>
        <w:t xml:space="preserve">,</w:t>
      </w:r>
      <w:r>
        <w:t xml:space="preserve"> </w:t>
      </w:r>
      <w:r>
        <w:t xml:space="preserve">in one of the forms:</w:t>
      </w:r>
    </w:p>
    <w:p>
      <w:pPr>
        <w:pStyle w:val="Compact"/>
        <w:numPr>
          <w:ilvl w:val="0"/>
          <w:numId w:val="1007"/>
        </w:numPr>
      </w:pP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07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 or equal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07"/>
        </w:numPr>
      </w:pP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07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 or equal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).</w:t>
      </w:r>
    </w:p>
    <w:bookmarkEnd w:id="20"/>
    <w:bookmarkStart w:id="21" w:name="exm-inequality"/>
    <w:p>
      <w:pPr>
        <w:pStyle w:val="FirstParagraph"/>
      </w:pPr>
      <w:r>
        <w:rPr>
          <w:b/>
          <w:bCs/>
        </w:rPr>
        <w:t xml:space="preserve">Example 5 (Inequalities)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w:r>
        <w:t xml:space="preserve">“</w:t>
      </w:r>
      <m:oMath>
        <m:r>
          <m:t>3</m:t>
        </m:r>
        <m:r>
          <m:rPr>
            <m:sty m:val="p"/>
          </m:rPr>
          <m:t>&lt;</m:t>
        </m:r>
        <m:r>
          <m:t>5</m:t>
        </m:r>
      </m:oMath>
      <w:r>
        <w:t xml:space="preserve">”</w:t>
      </w:r>
      <w:r>
        <w:t xml:space="preserve"> </w:t>
      </w:r>
      <w:r>
        <w:t xml:space="preserve">is an inequality, and it is true.</w:t>
      </w:r>
    </w:p>
    <w:p>
      <w:pPr>
        <w:pStyle w:val="Compact"/>
        <w:numPr>
          <w:ilvl w:val="0"/>
          <w:numId w:val="1008"/>
        </w:numPr>
      </w:pPr>
      <w:r>
        <w:t xml:space="preserve">“</w:t>
      </w:r>
      <m:oMath>
        <m:r>
          <m:t>5</m:t>
        </m:r>
        <m:r>
          <m:rPr>
            <m:sty m:val="p"/>
          </m:rPr>
          <m:t>≤</m:t>
        </m:r>
        <m:r>
          <m:t>3</m:t>
        </m:r>
      </m:oMath>
      <w:r>
        <w:t xml:space="preserve">”</w:t>
      </w:r>
      <w:r>
        <w:t xml:space="preserve"> </w:t>
      </w:r>
      <w:r>
        <w:t xml:space="preserve">is an inequality, and it is false.</w:t>
      </w:r>
    </w:p>
    <w:p>
      <w:pPr>
        <w:pStyle w:val="Compact"/>
        <w:numPr>
          <w:ilvl w:val="0"/>
          <w:numId w:val="1008"/>
        </w:numPr>
      </w:pPr>
      <w:r>
        <w:t xml:space="preserve">“</w:t>
      </w:r>
      <m:oMath>
        <m:r>
          <m:t>x</m:t>
        </m:r>
        <m:r>
          <m:rPr>
            <m:sty m:val="p"/>
          </m:rPr>
          <m:t>≥</m:t>
        </m:r>
        <m:r>
          <m:t>2</m:t>
        </m:r>
      </m:oMath>
      <w:r>
        <w:t xml:space="preserve">”</w:t>
      </w:r>
      <w:r>
        <w:t xml:space="preserve"> </w:t>
      </w:r>
      <w:r>
        <w:t xml:space="preserve">is an inequality and a predicate: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false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is not an inequality: it is an equality.</w:t>
      </w:r>
    </w:p>
    <w:bookmarkEnd w:id="21"/>
    <w:bookmarkStart w:id="22" w:name="def-logical-entailment"/>
    <w:p>
      <w:pPr>
        <w:pStyle w:val="FirstParagraph"/>
      </w:pPr>
      <w:r>
        <w:rPr>
          <w:b/>
          <w:bCs/>
        </w:rPr>
        <w:t xml:space="preserve">Definition 6 (Logical entailment (logical consequence, deductive consequence))</w:t>
      </w:r>
      <w:r>
        <w:t xml:space="preserve"> </w:t>
      </w:r>
      <w:r>
        <w:t xml:space="preserve">Propositions or predicates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logically entail</w:t>
      </w:r>
      <w:r>
        <w:t xml:space="preserve"> </w:t>
      </w:r>
      <w:r>
        <w:t xml:space="preserve">a proposition or predicate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when every choice of values for their variables</w:t>
      </w:r>
      <w:r>
        <w:t xml:space="preserve"> </w:t>
      </w:r>
      <w:r>
        <w:t xml:space="preserve">that makes all 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true</w:t>
      </w:r>
      <w:r>
        <w:t xml:space="preserve"> </w:t>
      </w:r>
      <w:r>
        <w:t xml:space="preserve">also makes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true.</w:t>
      </w:r>
      <w:r>
        <w:t xml:space="preserve"> </w:t>
      </w:r>
      <w:r>
        <w:t xml:space="preserve">Then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logical consequence</w:t>
      </w:r>
      <w:r>
        <w:t xml:space="preserve">, or</w:t>
      </w:r>
      <w:r>
        <w:t xml:space="preserve"> </w:t>
      </w:r>
      <w:r>
        <w:rPr>
          <w:b/>
          <w:bCs/>
        </w:rPr>
        <w:t xml:space="preserve">deductive consequence</w:t>
      </w:r>
      <w:r>
        <w:t xml:space="preserve">,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22"/>
    <w:bookmarkStart w:id="23" w:name="exm-logical-entailment"/>
    <w:p>
      <w:pPr>
        <w:pStyle w:val="BodyText"/>
      </w:pPr>
      <w:r>
        <w:rPr>
          <w:b/>
          <w:bCs/>
        </w:rPr>
        <w:t xml:space="preserve">Example 6 (Entailment, and its failure)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an</w:t>
      </w:r>
      <w:r>
        <w:t xml:space="preserve"> </w:t>
      </w:r>
      <w:hyperlink r:id="rId17">
        <w:r>
          <w:rPr>
            <w:rStyle w:val="Hyperlink"/>
          </w:rPr>
          <w:t xml:space="preserve">integer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entails</w:t>
      </w:r>
      <w:r>
        <w:t xml:space="preserve"> </w:t>
      </w: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:</w:t>
      </w:r>
      <w:r>
        <w:t xml:space="preserve"> </w:t>
      </w:r>
      <w:r>
        <w:t xml:space="preserve">the only value that makes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true is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&lt;</m:t>
        </m:r>
        <m:r>
          <m:t>5</m:t>
        </m:r>
      </m:oMath>
      <w:r>
        <w:t xml:space="preserve">”</w:t>
      </w:r>
      <w:r>
        <w:t xml:space="preserve"> </w:t>
      </w:r>
      <w:r>
        <w:t xml:space="preserve">together entail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: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the only integer greater than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 less than</w:t>
      </w:r>
      <w:r>
        <w:t xml:space="preserve"> </w:t>
      </w:r>
      <m:oMath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 </w:t>
      </w:r>
      <w:r>
        <w:t xml:space="preserve">does not entail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:</w:t>
      </w:r>
      <w:r>
        <w:t xml:space="preserve"> </w:t>
      </w:r>
      <w:r>
        <w:t xml:space="preserve">the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makes</w:t>
      </w:r>
      <w:r>
        <w:t xml:space="preserve"> </w:t>
      </w: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 </w:t>
      </w:r>
      <w:r>
        <w:t xml:space="preserve">true,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but makes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false.</w:t>
      </w:r>
    </w:p>
    <w:bookmarkEnd w:id="23"/>
    <w:p>
      <w:pPr>
        <w:pStyle w:val="FirstParagraph"/>
      </w:pPr>
      <w:r>
        <w:t xml:space="preserve">We can use any of: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∴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\therefore</w:t>
      </w:r>
      <w:r>
        <w:t xml:space="preserve"> </w:t>
      </w:r>
      <w:r>
        <w:t xml:space="preserve">in LaTeX),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⇒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\Rightarrow</w:t>
      </w:r>
      <w:r>
        <w:t xml:space="preserve">),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⊨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\models</w:t>
      </w:r>
      <w:r>
        <w:t xml:space="preserve">)</w:t>
      </w:r>
    </w:p>
    <w:p>
      <w:pPr>
        <w:pStyle w:val="FirstParagraph"/>
      </w:pPr>
      <w:r>
        <w:t xml:space="preserve">to denote logical entailment (</w:t>
      </w:r>
      <w:hyperlink w:anchor="def-logical-entailment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 </w:t>
      </w:r>
      <w:r>
        <w:t xml:space="preserve">also writes the connective</w:t>
      </w:r>
      <w:r>
        <w:t xml:space="preserve"> </w:t>
      </w:r>
      <w:r>
        <w:t xml:space="preserve">“implies”</w:t>
      </w:r>
      <w:r>
        <w:t xml:space="preserve"> </w:t>
      </w:r>
      <w:r>
        <w:t xml:space="preserve">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);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entails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</w:t>
      </w:r>
      <w:r>
        <w:t xml:space="preserve"> </w:t>
      </w:r>
      <w:r>
        <w:t xml:space="preserve">for every choice of values for the variables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p>
      <w:pPr>
        <w:pStyle w:val="BodyText"/>
      </w:pPr>
      <w:r>
        <w:t xml:space="preserve">Let’s save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\rightarrow</w:t>
      </w:r>
      <w:r>
        <w:t xml:space="preserve">) for</w:t>
      </w:r>
      <w:r>
        <w:t xml:space="preserve"> </w:t>
      </w:r>
      <w:hyperlink r:id="rId24">
        <w:r>
          <w:rPr>
            <w:rStyle w:val="Hyperlink"/>
          </w:rPr>
          <w:t xml:space="preserve">convergence</w:t>
        </w:r>
      </w:hyperlink>
      <w:r>
        <w:t xml:space="preserve"> </w:t>
      </w:r>
      <w:r>
        <w:t xml:space="preserve">results.</w:t>
      </w:r>
    </w:p>
    <w:bookmarkStart w:id="25" w:name="def-proof"/>
    <w:p>
      <w:pPr>
        <w:pStyle w:val="BodyText"/>
      </w:pPr>
      <w:r>
        <w:rPr>
          <w:b/>
          <w:bCs/>
        </w:rPr>
        <w:t xml:space="preserve">Definition 7 (Proof)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</w:t>
      </w:r>
      <w:r>
        <w:t xml:space="preserve"> </w:t>
      </w:r>
      <w:r>
        <w:t xml:space="preserve">of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a finite list of statements that ends with that proposition,</w:t>
      </w:r>
      <w:r>
        <w:t xml:space="preserve"> </w:t>
      </w:r>
      <w:r>
        <w:t xml:space="preserve">in which each statement is</w:t>
      </w:r>
    </w:p>
    <w:p>
      <w:pPr>
        <w:pStyle w:val="Compact"/>
        <w:numPr>
          <w:ilvl w:val="0"/>
          <w:numId w:val="1011"/>
        </w:numPr>
      </w:pPr>
      <w:r>
        <w:t xml:space="preserve">an assumption,</w:t>
      </w:r>
    </w:p>
    <w:p>
      <w:pPr>
        <w:pStyle w:val="Compact"/>
        <w:numPr>
          <w:ilvl w:val="0"/>
          <w:numId w:val="1011"/>
        </w:numPr>
      </w:pPr>
      <w:r>
        <w:t xml:space="preserve">a definition,</w:t>
      </w:r>
    </w:p>
    <w:p>
      <w:pPr>
        <w:pStyle w:val="Compact"/>
        <w:numPr>
          <w:ilvl w:val="0"/>
          <w:numId w:val="1011"/>
        </w:numPr>
      </w:pPr>
      <w:r>
        <w:t xml:space="preserve">a previously proved result, or</w:t>
      </w:r>
    </w:p>
    <w:p>
      <w:pPr>
        <w:pStyle w:val="Compact"/>
        <w:numPr>
          <w:ilvl w:val="0"/>
          <w:numId w:val="1011"/>
        </w:numPr>
      </w:pPr>
      <w:r>
        <w:t xml:space="preserve">a consequence of earlier statements in the list,</w:t>
      </w:r>
      <w:r>
        <w:t xml:space="preserve"> </w:t>
      </w:r>
      <w:r>
        <w:t xml:space="preserve">by one rule of logic or algebra.</w:t>
      </w:r>
    </w:p>
    <w:bookmarkEnd w:id="25"/>
    <w:bookmarkStart w:id="27" w:name="exm-proof"/>
    <w:p>
      <w:pPr>
        <w:pStyle w:val="FirstParagraph"/>
      </w:pPr>
      <w:r>
        <w:rPr>
          <w:b/>
          <w:bCs/>
        </w:rPr>
        <w:t xml:space="preserve">Example 7 (The sum of two even integers is even)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 even integers (</w:t>
      </w:r>
      <w:hyperlink r:id="rId10">
        <w:r>
          <w:rPr>
            <w:rStyle w:val="Hyperlink"/>
          </w:rPr>
          <w:t xml:space="preserve">definition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k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j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</m:eqArr>
        </m:oMath>
      </m:oMathPara>
    </w:p>
    <w:p>
      <w:pPr>
        <w:pStyle w:val="FirstParagraph"/>
      </w:pPr>
      <w:r>
        <w:t xml:space="preserve">The second line uses the</w:t>
      </w:r>
      <w:r>
        <w:t xml:space="preserve"> </w:t>
      </w:r>
      <w:hyperlink r:id="rId26">
        <w:r>
          <w:rPr>
            <w:rStyle w:val="Hyperlink"/>
          </w:rPr>
          <w:t xml:space="preserve">distributive law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j</m:t>
        </m:r>
        <m:r>
          <m:rPr>
            <m:sty m:val="p"/>
          </m:rPr>
          <m:t>+</m:t>
        </m:r>
        <m:r>
          <m:t>k</m:t>
        </m:r>
      </m:oMath>
      <w:r>
        <w:t xml:space="preserve"> </w:t>
      </w:r>
      <w:r>
        <w:t xml:space="preserve">is an integer,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even (</w:t>
      </w:r>
      <w:hyperlink r:id="rId10">
        <w:r>
          <w:rPr>
            <w:rStyle w:val="Hyperlink"/>
          </w:rPr>
          <w:t xml:space="preserve">definition</w:t>
        </w:r>
      </w:hyperlink>
      <w:r>
        <w:t xml:space="preserve">).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4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7"/>
    <w:bookmarkStart w:id="28" w:name="def-derivation"/>
    <w:p>
      <w:pPr>
        <w:pStyle w:val="FirstParagraph"/>
      </w:pPr>
      <w:r>
        <w:rPr>
          <w:b/>
          <w:bCs/>
        </w:rPr>
        <w:t xml:space="preserve">Definition 8 (Derivation)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derivation</w:t>
      </w:r>
      <w:r>
        <w:t xml:space="preserve"> </w:t>
      </w:r>
      <w:r>
        <w:t xml:space="preserve">is a proof (</w:t>
      </w:r>
      <w:hyperlink w:anchor="def-proof">
        <w:r>
          <w:rPr>
            <w:rStyle w:val="Hyperlink"/>
          </w:rPr>
          <w:t xml:space="preserve">Definition 7</w:t>
        </w:r>
      </w:hyperlink>
      <w:r>
        <w:t xml:space="preserve">), or a part of one,</w:t>
      </w:r>
      <w:r>
        <w:t xml:space="preserve"> </w:t>
      </w:r>
      <w:r>
        <w:t xml:space="preserve">written as a chain of expressions, one per line,</w:t>
      </w:r>
      <w:r>
        <w:t xml:space="preserve"> </w:t>
      </w:r>
      <w:r>
        <w:t xml:space="preserve">in which each line is joined to the line before it</w:t>
      </w:r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 by an inequality sign (</w:t>
      </w:r>
      <w:hyperlink w:anchor="def-inequality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and carries an annotation that names the reason that step holds:</w:t>
      </w:r>
      <w:r>
        <w:t xml:space="preserve"> </w:t>
      </w:r>
      <w:r>
        <w:t xml:space="preserve">an assumption, a definition, a previously proved result, or a rule of algebra.</w:t>
      </w:r>
    </w:p>
    <w:bookmarkEnd w:id="28"/>
    <w:bookmarkStart w:id="30" w:name="exm-derivation"/>
    <w:p>
      <w:pPr>
        <w:pStyle w:val="BodyText"/>
      </w:pPr>
      <w:r>
        <w:rPr>
          <w:b/>
          <w:bCs/>
        </w:rPr>
        <w:t xml:space="preserve">Example 8 (A derivation with equalities and inequalities)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uses the</w:t>
      </w:r>
      <w:r>
        <w:t xml:space="preserve"> </w:t>
      </w:r>
      <w:hyperlink r:id="rId29">
        <w:r>
          <w:rPr>
            <w:rStyle w:val="Hyperlink"/>
          </w:rPr>
          <w:t xml:space="preserve">square of a sum</w:t>
        </w:r>
      </w:hyperlink>
      <w:r>
        <w:t xml:space="preserve">.</w:t>
      </w:r>
      <w:r>
        <w:t xml:space="preserve"> </w:t>
      </w:r>
      <w:r>
        <w:t xml:space="preserve">The steps are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,</w:t>
      </w:r>
      <w:r>
        <w:t xml:space="preserve"> </w:t>
      </w:r>
      <w:r>
        <w:t xml:space="preserve">so the derivation shows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16</m:t>
        </m:r>
      </m:oMath>
      <w:r>
        <w:t xml:space="preserve">, and</w:t>
      </w:r>
      <w:r>
        <w:t xml:space="preserve"> </w:t>
      </w:r>
      <m:oMath>
        <m:r>
          <m:t>16</m:t>
        </m:r>
        <m:r>
          <m:rPr>
            <m:sty m:val="p"/>
          </m:rPr>
          <m:t>&gt;</m:t>
        </m:r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.</w:t>
      </w:r>
    </w:p>
    <w:bookmarkEnd w:id="30"/>
    <w:bookmarkStart w:id="31" w:name="thm-derivation-chain"/>
    <w:p>
      <w:pPr>
        <w:pStyle w:val="BodyText"/>
      </w:pPr>
      <w:r>
        <w:rPr>
          <w:b/>
          <w:bCs/>
        </w:rPr>
        <w:t xml:space="preserve">Theorem 1 (What a derivation shows)</w:t>
      </w:r>
      <w:r>
        <w:t xml:space="preserve"> </w:t>
      </w:r>
      <w:r>
        <w:t xml:space="preserve">Consider a derivation (</w:t>
      </w:r>
      <w:hyperlink w:anchor="def-derivation">
        <w:r>
          <w:rPr>
            <w:rStyle w:val="Hyperlink"/>
          </w:rPr>
          <w:t xml:space="preserve">Definition 8</w:t>
        </w:r>
      </w:hyperlink>
      <w:r>
        <w:t xml:space="preserve">) with expressions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where each line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joined to the line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before it by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≤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and at least one step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&lt;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The same holds with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bookmarkEnd w:id="3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First, a fact about two steps in a row.</w:t>
      </w:r>
      <w:r>
        <w:t xml:space="preserve"> </w:t>
      </w:r>
      <w:r>
        <w:t xml:space="preserve">For numbers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 if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box>
          <m:boxPr>
            <m:opEmu m:val="on"/>
          </m:boxPr>
          <m:e>
            <m:r>
              <m:rPr>
                <m:sty m:val="p"/>
              </m:rPr>
              <m:t>S</m:t>
            </m:r>
          </m:e>
        </m:box>
        <m:r>
          <m:t>c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each one of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T</m:t>
            </m:r>
          </m:e>
        </m:box>
        <m:r>
          <m:t>c</m:t>
        </m:r>
      </m:oMath>
      <w:r>
        <w:t xml:space="preserve">, 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</w:t>
      </w:r>
    </w:p>
    <w:p>
      <w:pPr>
        <w:pStyle w:val="Compact"/>
        <w:numPr>
          <w:ilvl w:val="0"/>
          <w:numId w:val="1013"/>
        </w:numPr>
      </w:pPr>
      <m:oMath>
        <m:r>
          <m:rPr>
            <m:sty m:val="p"/>
          </m:rPr>
          <m:t>&lt;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;</w:t>
      </w:r>
    </w:p>
    <w:p>
      <w:pPr>
        <w:pStyle w:val="Compact"/>
        <w:numPr>
          <w:ilvl w:val="0"/>
          <w:numId w:val="1013"/>
        </w:numPr>
      </w:pPr>
      <w:r>
        <w:t xml:space="preserve">otherwise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;</w:t>
      </w:r>
    </w:p>
    <w:p>
      <w:pPr>
        <w:pStyle w:val="Compact"/>
        <w:numPr>
          <w:ilvl w:val="0"/>
          <w:numId w:val="1013"/>
        </w:numPr>
      </w:pPr>
      <w:r>
        <w:t xml:space="preserve">otherwise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.</w:t>
      </w:r>
    </w:p>
    <w:p>
      <w:pPr>
        <w:pStyle w:val="FirstParagraph"/>
      </w:pPr>
      <w:r>
        <w:t xml:space="preserve">This holds in each case:</w:t>
      </w:r>
    </w:p>
    <w:p>
      <w:pPr>
        <w:pStyle w:val="Compact"/>
        <w:numPr>
          <w:ilvl w:val="0"/>
          <w:numId w:val="1014"/>
        </w:numPr>
      </w:pP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both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(</w:t>
      </w:r>
      <w:hyperlink r:id="rId32">
        <w:r>
          <w:rPr>
            <w:rStyle w:val="Hyperlink"/>
          </w:rPr>
          <w:t xml:space="preserve">equalities are transitive</w:t>
        </w:r>
      </w:hyperlink>
      <w:r>
        <w:t xml:space="preserve">).</w:t>
      </w:r>
    </w:p>
    <w:p>
      <w:pPr>
        <w:pStyle w:val="Compact"/>
        <w:numPr>
          <w:ilvl w:val="0"/>
          <w:numId w:val="1014"/>
        </w:numPr>
      </w:pPr>
      <w:r>
        <w:t xml:space="preserve">If exactly one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replace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 the equal expression</w:t>
      </w:r>
      <w:r>
        <w:t xml:space="preserve"> </w:t>
      </w:r>
      <w:r>
        <w:t xml:space="preserve">in the other relation (</w:t>
      </w:r>
      <w:hyperlink r:id="rId33">
        <w:r>
          <w:rPr>
            <w:rStyle w:val="Hyperlink"/>
          </w:rPr>
          <w:t xml:space="preserve">substitution</w:t>
        </w:r>
      </w:hyperlink>
      <w:r>
        <w:t xml:space="preserve">).</w:t>
      </w:r>
      <w:r>
        <w:t xml:space="preserve"> </w:t>
      </w:r>
      <w:r>
        <w:t xml:space="preserve">This gives the other relation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If neither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 each of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box>
          <m:boxPr>
            <m:opEmu m:val="on"/>
          </m:boxPr>
          <m:e>
            <m:r>
              <m:rPr>
                <m:sty m:val="p"/>
              </m:rPr>
              <m:t>S</m:t>
            </m:r>
          </m:e>
        </m:box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strict and non-strict inequalities</w:t>
        </w:r>
      </w:hyperlink>
      <w:r>
        <w:t xml:space="preserve">).</w:t>
      </w:r>
      <w:r>
        <w:t xml:space="preserve"> </w:t>
      </w:r>
      <w:r>
        <w:t xml:space="preserve">A case with an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covered by the previous bullet, and the remaining case is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c</m:t>
        </m:r>
      </m:oMath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c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is transitive on the real numbers.</w:t>
      </w:r>
      <w:r>
        <w:t xml:space="preserve"> </w:t>
      </w:r>
      <w:r>
        <w:t xml:space="preserve">So two steps that are each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give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if either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and otherwise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.</w:t>
      </w:r>
    </w:p>
    <w:p>
      <w:pPr>
        <w:pStyle w:val="FirstParagraph"/>
      </w:pPr>
      <w:r>
        <w:t xml:space="preserve">Now let</w:t>
      </w:r>
      <w:r>
        <w:t xml:space="preserve"> </w:t>
      </w:r>
      <m:oMath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relation named by the same rule applied to the first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steps of the chain,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being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.</w:t>
      </w:r>
      <w:r>
        <w:t xml:space="preserve"> </w:t>
      </w:r>
      <w:r>
        <w:t xml:space="preserve">We show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</m:sub>
        </m:sSub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by induction on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</m:sub>
        </m:sSub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, then the step from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and the fact above give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when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which is part 1.</w:t>
      </w:r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when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implies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which is part 2.</w:t>
      </w:r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when some step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which is part 3.</w:t>
      </w:r>
    </w:p>
    <w:p>
      <w:pPr>
        <w:pStyle w:val="BodyText"/>
      </w:pPr>
      <w:r>
        <w:t xml:space="preserve">The argument for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 </w:t>
      </w:r>
      <w:r>
        <w:t xml:space="preserve">is the same with the inequalities reversed.</w:t>
      </w:r>
    </w:p>
    <w:bookmarkStart w:id="35" w:name="exm-derivation-chain"/>
    <w:p>
      <w:pPr>
        <w:pStyle w:val="BodyText"/>
      </w:pPr>
      <w:r>
        <w:rPr>
          <w:b/>
          <w:bCs/>
        </w:rPr>
        <w:t xml:space="preserve">Example 9 (Checking a derivation line by line)</w:t>
      </w:r>
      <w:r>
        <w:t xml:space="preserve"> </w:t>
      </w:r>
      <w:r>
        <w:t xml:space="preserve">The derivation in</w:t>
      </w:r>
      <w:r>
        <w:t xml:space="preserve"> </w:t>
      </w:r>
      <w:hyperlink w:anchor="exm-derivation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has the steps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derivation-chai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it shows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The code evaluates the four lines of that derivation at several values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checks each step and the comparison of the first line with the last.</w:t>
      </w:r>
    </w:p>
    <w:p>
      <w:pPr>
        <w:pStyle w:val="SourceCode"/>
      </w:pP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lines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line_0 =</w:t>
      </w:r>
      <w:r>
        <w:rPr>
          <w:rStyle w:val="NormalTok"/>
        </w:rPr>
        <w:t xml:space="preserve"> 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line_1 =</w:t>
      </w:r>
      <w:r>
        <w:rPr>
          <w:rStyle w:val="NormalTok"/>
        </w:rPr>
        <w:t xml:space="preserve"> 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line_3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lines,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step_1_equal =</w:t>
      </w:r>
      <w:r>
        <w:rPr>
          <w:rStyle w:val="NormalTok"/>
        </w:rPr>
        <w:t xml:space="preserve"> line_0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line_1,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step_2_geq =</w:t>
      </w:r>
      <w:r>
        <w:rPr>
          <w:rStyle w:val="NormalTok"/>
        </w:rPr>
        <w:t xml:space="preserve"> line_1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line_2,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step_3_greater =</w:t>
      </w:r>
      <w:r>
        <w:rPr>
          <w:rStyle w:val="NormalTok"/>
        </w:rPr>
        <w:t xml:space="preserve"> line_2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line_3,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first_greater_than_last =</w:t>
      </w:r>
      <w:r>
        <w:rPr>
          <w:rStyle w:val="NormalTok"/>
        </w:rPr>
        <w:t xml:space="preserve"> line_0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line_3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lines</w:t>
      </w:r>
      <w:r>
        <w:br/>
      </w:r>
      <w:r>
        <w:rPr>
          <w:rStyle w:val="CommentTok"/>
        </w:rPr>
        <w:t xml:space="preserve">#&gt; # A tibble: 5 × 5</w:t>
      </w:r>
      <w:r>
        <w:br/>
      </w:r>
      <w:r>
        <w:rPr>
          <w:rStyle w:val="CommentTok"/>
        </w:rPr>
        <w:t xml:space="preserve">#&gt;       x line_0 line_1 line_2 line_3</w:t>
      </w:r>
      <w:r>
        <w:br/>
      </w:r>
      <w:r>
        <w:rPr>
          <w:rStyle w:val="CommentTok"/>
        </w:rPr>
        <w:t xml:space="preserve">#&gt;   &lt;dbl&gt;  &lt;dbl&gt;  &lt;dbl&gt;  &lt;dbl&gt;  &lt;dbl&gt;</w:t>
      </w:r>
      <w:r>
        <w:br/>
      </w:r>
      <w:r>
        <w:rPr>
          <w:rStyle w:val="CommentTok"/>
        </w:rPr>
        <w:t xml:space="preserve">#&gt; 1    -3      4      4     -5     -6</w:t>
      </w:r>
      <w:r>
        <w:br/>
      </w:r>
      <w:r>
        <w:rPr>
          <w:rStyle w:val="CommentTok"/>
        </w:rPr>
        <w:t xml:space="preserve">#&gt; 2    -1      0      0     -1     -2</w:t>
      </w:r>
      <w:r>
        <w:br/>
      </w:r>
      <w:r>
        <w:rPr>
          <w:rStyle w:val="CommentTok"/>
        </w:rPr>
        <w:t xml:space="preserve">#&gt; 3     0      1      1      1      0</w:t>
      </w:r>
      <w:r>
        <w:br/>
      </w:r>
      <w:r>
        <w:rPr>
          <w:rStyle w:val="CommentTok"/>
        </w:rPr>
        <w:t xml:space="preserve">#&gt; 4     2      9      9      5      4</w:t>
      </w:r>
      <w:r>
        <w:br/>
      </w:r>
      <w:r>
        <w:rPr>
          <w:rStyle w:val="CommentTok"/>
        </w:rPr>
        <w:t xml:space="preserve">#&gt; 5     3     16     16      7      6</w:t>
      </w:r>
      <w:r>
        <w:br/>
      </w:r>
      <w:r>
        <w:rPr>
          <w:rStyle w:val="NormalTok"/>
        </w:rPr>
        <w:t xml:space="preserve">steps</w:t>
      </w:r>
      <w:r>
        <w:br/>
      </w:r>
      <w:r>
        <w:rPr>
          <w:rStyle w:val="CommentTok"/>
        </w:rPr>
        <w:t xml:space="preserve">#&gt; # A tibble: 5 × 5</w:t>
      </w:r>
      <w:r>
        <w:br/>
      </w:r>
      <w:r>
        <w:rPr>
          <w:rStyle w:val="CommentTok"/>
        </w:rPr>
        <w:t xml:space="preserve">#&gt;       x step_1_equal step_2_geq step_3_greater first_greater_than_last</w:t>
      </w:r>
      <w:r>
        <w:br/>
      </w:r>
      <w:r>
        <w:rPr>
          <w:rStyle w:val="CommentTok"/>
        </w:rPr>
        <w:t xml:space="preserve">#&gt;   &lt;dbl&gt; &lt;lgl&gt;        &lt;lgl&gt;      &lt;lgl&gt;          &lt;lgl&gt;                  </w:t>
      </w:r>
      <w:r>
        <w:br/>
      </w:r>
      <w:r>
        <w:rPr>
          <w:rStyle w:val="CommentTok"/>
        </w:rPr>
        <w:t xml:space="preserve">#&gt; 1    -3 TRUE         TRUE       TRUE           TRUE                   </w:t>
      </w:r>
      <w:r>
        <w:br/>
      </w:r>
      <w:r>
        <w:rPr>
          <w:rStyle w:val="CommentTok"/>
        </w:rPr>
        <w:t xml:space="preserve">#&gt; 2    -1 TRUE         TRUE       TRUE           TRUE                   </w:t>
      </w:r>
      <w:r>
        <w:br/>
      </w:r>
      <w:r>
        <w:rPr>
          <w:rStyle w:val="CommentTok"/>
        </w:rPr>
        <w:t xml:space="preserve">#&gt; 3     0 TRUE         TRUE       TRUE           TRUE                   </w:t>
      </w:r>
      <w:r>
        <w:br/>
      </w:r>
      <w:r>
        <w:rPr>
          <w:rStyle w:val="CommentTok"/>
        </w:rPr>
        <w:t xml:space="preserve">#&gt; 4     2 TRUE         TRUE       TRUE           TRUE                   </w:t>
      </w:r>
      <w:r>
        <w:br/>
      </w:r>
      <w:r>
        <w:rPr>
          <w:rStyle w:val="CommentTok"/>
        </w:rPr>
        <w:t xml:space="preserve">#&gt; 5     3 TRUE         TRUE       TRUE           TRUE</w:t>
      </w:r>
    </w:p>
    <w:p>
      <w:pPr>
        <w:pStyle w:val="FirstParagraph"/>
      </w:pPr>
      <w:r>
        <w:t xml:space="preserve">At all 5 values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three steps hold in 5, 5</w:t>
      </w:r>
      <w:r>
        <w:t xml:space="preserve"> </w:t>
      </w:r>
      <w:r>
        <w:t xml:space="preserve">and 5 cases,</w:t>
      </w:r>
      <w:r>
        <w:t xml:space="preserve"> </w:t>
      </w:r>
      <w:r>
        <w:t xml:space="preserve">and the first line exceeds the last in 5 cases,</w:t>
      </w:r>
      <w:r>
        <w:t xml:space="preserve"> </w:t>
      </w:r>
      <w:r>
        <w:t xml:space="preserve">as</w:t>
      </w:r>
      <w:r>
        <w:t xml:space="preserve"> </w:t>
      </w:r>
      <w:hyperlink w:anchor="thm-derivation-chai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for example, the first line is 1 and the last is 0.</w:t>
      </w:r>
    </w:p>
    <w:bookmarkEnd w:id="35"/>
    <w:bookmarkStart w:id="36" w:name="def-theorem"/>
    <w:p>
      <w:pPr>
        <w:pStyle w:val="BodyText"/>
      </w:pPr>
      <w:r>
        <w:rPr>
          <w:b/>
          <w:bCs/>
        </w:rPr>
        <w:t xml:space="preserve">Definition 9 (Result, theorem, lemma, and corollary)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result</w:t>
      </w:r>
      <w:r>
        <w:t xml:space="preserve"> </w:t>
      </w:r>
      <w:r>
        <w:t xml:space="preserve">is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that has a proof (</w:t>
      </w:r>
      <w:hyperlink w:anchor="def-proof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These notes label each result by its role:</w:t>
      </w:r>
    </w:p>
    <w:p>
      <w:pPr>
        <w:pStyle w:val="Compact"/>
        <w:numPr>
          <w:ilvl w:val="0"/>
          <w:numId w:val="1015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theorem</w:t>
      </w:r>
      <w:r>
        <w:t xml:space="preserve"> </w:t>
      </w:r>
      <w:r>
        <w:t xml:space="preserve">is a result of interest in its own right;</w:t>
      </w:r>
    </w:p>
    <w:p>
      <w:pPr>
        <w:pStyle w:val="Compact"/>
        <w:numPr>
          <w:ilvl w:val="0"/>
          <w:numId w:val="1015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lemma</w:t>
      </w:r>
      <w:r>
        <w:t xml:space="preserve"> </w:t>
      </w:r>
      <w:r>
        <w:t xml:space="preserve">is a result proved mainly as a step in the proof of another result;</w:t>
      </w:r>
    </w:p>
    <w:p>
      <w:pPr>
        <w:pStyle w:val="Compact"/>
        <w:numPr>
          <w:ilvl w:val="0"/>
          <w:numId w:val="1015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corollary</w:t>
      </w:r>
      <w:r>
        <w:t xml:space="preserve"> </w:t>
      </w:r>
      <w:r>
        <w:t xml:space="preserve">is a result that follows from a theorem</w:t>
      </w:r>
      <w:r>
        <w:t xml:space="preserve"> </w:t>
      </w:r>
      <w:r>
        <w:t xml:space="preserve">with little extra work.</w:t>
      </w:r>
    </w:p>
    <w:bookmarkEnd w:id="36"/>
    <w:bookmarkStart w:id="37" w:name="rem-proposition-as-result"/>
    <w:p>
      <w:pPr>
        <w:pStyle w:val="FirstParagraph"/>
      </w:pPr>
      <w:r>
        <w:rPr>
          <w:i/>
          <w:iCs/>
        </w:rPr>
        <w:t xml:space="preserve">Remark 1</w:t>
      </w:r>
      <w:r>
        <w:t xml:space="preserve"> (</w:t>
      </w:r>
      <w:r>
        <w:t xml:space="preserve">“Proposition”</w:t>
      </w:r>
      <w:r>
        <w:t xml:space="preserve"> </w:t>
      </w:r>
      <w:r>
        <w:t xml:space="preserve">as a kind of result). </w:t>
      </w:r>
      <w:r>
        <w:t xml:space="preserve">Some sources also call a result of moderate importance a</w:t>
      </w:r>
      <w:r>
        <w:t xml:space="preserve"> </w:t>
      </w:r>
      <w:r>
        <w:t xml:space="preserve">“proposition”</w:t>
      </w:r>
      <w:r>
        <w:t xml:space="preserve">.</w:t>
      </w:r>
      <w:r>
        <w:t xml:space="preserve"> </w:t>
      </w:r>
      <w:r>
        <w:t xml:space="preserve">In these notes,</w:t>
      </w:r>
      <w:r>
        <w:t xml:space="preserve"> </w:t>
      </w:r>
      <w:r>
        <w:t xml:space="preserve">“proposition”</w:t>
      </w:r>
      <w:r>
        <w:t xml:space="preserve"> </w:t>
      </w:r>
      <w:r>
        <w:t xml:space="preserve">always means a sentence that is true or false</w:t>
      </w:r>
      <w:r>
        <w:t xml:space="preserve"> </w:t>
      </w:r>
      <w:r>
        <w:t xml:space="preserve">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), whether or not it has been proved.</w:t>
      </w:r>
    </w:p>
    <w:bookmarkEnd w:id="37"/>
    <w:bookmarkStart w:id="38" w:name="exm-theorem"/>
    <w:p>
      <w:pPr>
        <w:pStyle w:val="BodyText"/>
      </w:pPr>
      <w:r>
        <w:rPr>
          <w:b/>
          <w:bCs/>
        </w:rPr>
        <w:t xml:space="preserve">Example 10 (A corollary of a result)</w:t>
      </w:r>
      <w:r>
        <w:t xml:space="preserve"> </w:t>
      </w:r>
      <w:hyperlink w:anchor="exm-proof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proves the result</w:t>
      </w:r>
      <w:r>
        <w:t xml:space="preserve"> </w:t>
      </w:r>
      <w:r>
        <w:t xml:space="preserve">“the sum of two even integers is even”</w:t>
      </w:r>
      <w:r>
        <w:t xml:space="preserve">.</w:t>
      </w:r>
      <w:r>
        <w:t xml:space="preserve"> </w:t>
      </w:r>
      <w:r>
        <w:t xml:space="preserve">A corollary follows with little extra work:</w:t>
      </w:r>
      <w:r>
        <w:t xml:space="preserve"> </w:t>
      </w:r>
      <w:r>
        <w:t xml:space="preserve">the sum of three even integers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even by that result,</w:t>
      </w:r>
      <w:r>
        <w:t xml:space="preserve"> </w:t>
      </w:r>
      <w:r>
        <w:t xml:space="preserve">and applying the result again to the even integers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shows that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is even.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even.</w:t>
      </w:r>
    </w:p>
    <w:bookmarkEnd w:id="38"/>
    <w:bookmarkStart w:id="39" w:name="def-counterexample"/>
    <w:p>
      <w:pPr>
        <w:pStyle w:val="BodyText"/>
      </w:pPr>
      <w:r>
        <w:rPr>
          <w:b/>
          <w:bCs/>
        </w:rPr>
        <w:t xml:space="preserve">Definition 10 (Counterexample)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counterexample</w:t>
      </w:r>
      <w:r>
        <w:t xml:space="preserve"> </w:t>
      </w:r>
      <w:r>
        <w:t xml:space="preserve">to a proposition of the form</w:t>
      </w:r>
      <w:r>
        <w:t xml:space="preserve"> </w:t>
      </w:r>
      <w:r>
        <w:t xml:space="preserve">“for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predicate (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is 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A single counterexample shows that the proposition is false.</w:t>
      </w:r>
    </w:p>
    <w:bookmarkEnd w:id="39"/>
    <w:bookmarkStart w:id="40" w:name="exm-counterexample"/>
    <w:p>
      <w:pPr>
        <w:pStyle w:val="BodyText"/>
      </w:pPr>
      <w:r>
        <w:rPr>
          <w:b/>
          <w:bCs/>
        </w:rPr>
        <w:t xml:space="preserve">Example 11 (A counterexample)</w:t>
      </w:r>
      <w:r>
        <w:t xml:space="preserve"> </w:t>
      </w:r>
      <w:r>
        <w:t xml:space="preserve">The proposition</w:t>
      </w:r>
      <w:r>
        <w:t xml:space="preserve"> </w:t>
      </w:r>
      <w:r>
        <w:t xml:space="preserve">“for every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&gt;</m:t>
        </m:r>
        <m:r>
          <m:t>n</m:t>
        </m:r>
      </m:oMath>
      <w:r>
        <w:t xml:space="preserve">”</w:t>
      </w:r>
      <w:r>
        <w:t xml:space="preserve"> </w:t>
      </w:r>
      <w:r>
        <w:t xml:space="preserve">is false.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counterexample: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0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The proposition is true for some integers, such 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&gt;</m:t>
        </m:r>
        <m:r>
          <m:t>3</m:t>
        </m:r>
      </m:oMath>
      <w:r>
        <w:t xml:space="preserve">,</w:t>
      </w:r>
      <w:r>
        <w:t xml:space="preserve"> </w:t>
      </w:r>
      <w:r>
        <w:t xml:space="preserve">but one counterexample is enough to make it false.</w:t>
      </w:r>
    </w:p>
    <w:bookmarkEnd w:id="40"/>
    <w:bookmarkStart w:id="41" w:name="def-converse"/>
    <w:p>
      <w:pPr>
        <w:pStyle w:val="BodyText"/>
      </w:pPr>
      <w:r>
        <w:rPr>
          <w:b/>
          <w:bCs/>
        </w:rPr>
        <w:t xml:space="preserve">Definition 11 (Converse)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converse</w:t>
      </w:r>
      <w:r>
        <w:t xml:space="preserve"> </w:t>
      </w:r>
      <w:r>
        <w:t xml:space="preserve">of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Q</m:t>
        </m:r>
      </m:oMath>
      <w:r>
        <w:t xml:space="preserve">, then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.</w:t>
      </w:r>
    </w:p>
    <w:bookmarkEnd w:id="41"/>
    <w:bookmarkStart w:id="42" w:name="exm-converse"/>
    <w:p>
      <w:pPr>
        <w:pStyle w:val="BodyText"/>
      </w:pPr>
      <w:r>
        <w:rPr>
          <w:b/>
          <w:bCs/>
        </w:rPr>
        <w:t xml:space="preserve">Example 12 (A true proposition with a false converse)</w:t>
      </w:r>
      <w:r>
        <w:t xml:space="preserve"> </w:t>
      </w:r>
      <w:r>
        <w:t xml:space="preserve">For an integer</w:t>
      </w:r>
      <w:r>
        <w:t xml:space="preserve"> </w:t>
      </w:r>
      <m:oMath>
        <m:r>
          <m:t>n</m:t>
        </m:r>
      </m:oMath>
      <w:r>
        <w:t xml:space="preserve">, call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 multiple of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numPr>
          <w:ilvl w:val="0"/>
          <w:numId w:val="1016"/>
        </w:numPr>
      </w:pP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even”</w:t>
      </w:r>
      <w:r>
        <w:t xml:space="preserve"> </w:t>
      </w:r>
      <w:r>
        <w:t xml:space="preserve">is true: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k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r>
          <m:t>2</m:t>
        </m:r>
        <m:r>
          <m:t>k</m:t>
        </m:r>
      </m:oMath>
      <w:r>
        <w:t xml:space="preserve"> </w:t>
      </w:r>
      <w:r>
        <w:t xml:space="preserve">is an integer.</w:t>
      </w:r>
    </w:p>
    <w:p>
      <w:pPr>
        <w:numPr>
          <w:ilvl w:val="0"/>
          <w:numId w:val="1016"/>
        </w:numPr>
      </w:pPr>
      <w:r>
        <w:t xml:space="preserve">Its converse,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”</w:t>
      </w:r>
      <w:r>
        <w:t xml:space="preserve">, is false.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 counterexample (</w:t>
      </w:r>
      <w:hyperlink w:anchor="def-counterexample">
        <w:r>
          <w:rPr>
            <w:rStyle w:val="Hyperlink"/>
          </w:rPr>
          <w:t xml:space="preserve">Definition 10</w:t>
        </w:r>
      </w:hyperlink>
      <w:r>
        <w:t xml:space="preserve">):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even, but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4</m:t>
        </m:r>
        <m:r>
          <m:t>k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which is not an integer.</w:t>
      </w:r>
    </w:p>
    <w:p>
      <w:pPr>
        <w:pStyle w:val="FirstParagraph"/>
      </w:pPr>
      <w:r>
        <w:t xml:space="preserve">So a proposition can be true while its converse is false.</w:t>
      </w:r>
    </w:p>
    <w:bookmarkEnd w:id="42"/>
    <w:bookmarkStart w:id="43" w:name="def-necessary-sufficient"/>
    <w:p>
      <w:pPr>
        <w:pStyle w:val="BodyText"/>
      </w:pPr>
      <w:r>
        <w:rPr>
          <w:b/>
          <w:bCs/>
        </w:rPr>
        <w:t xml:space="preserve">Definition 12 (Necessary and sufficient conditions)</w:t>
      </w:r>
      <w:r>
        <w:t xml:space="preserve"> </w:t>
      </w:r>
      <w:r>
        <w:t xml:space="preserve">When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sufficient condition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necessary condition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When both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and its converse (</w:t>
      </w:r>
      <w:hyperlink w:anchor="def-converse">
        <w:r>
          <w:rPr>
            <w:rStyle w:val="Hyperlink"/>
          </w:rPr>
          <w:t xml:space="preserve">Definition 11</w:t>
        </w:r>
      </w:hyperlink>
      <w:r>
        <w:t xml:space="preserve">) are true,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necessary and sufficient condition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</w:p>
    <w:bookmarkEnd w:id="43"/>
    <w:bookmarkStart w:id="44" w:name="exm-necessary-sufficient"/>
    <w:p>
      <w:pPr>
        <w:pStyle w:val="BodyText"/>
      </w:pPr>
      <w:r>
        <w:rPr>
          <w:b/>
          <w:bCs/>
        </w:rPr>
        <w:t xml:space="preserve">Example 13 (Necessary but not sufficient)</w:t>
      </w:r>
      <w:r>
        <w:t xml:space="preserve"> </w:t>
      </w:r>
      <w:r>
        <w:t xml:space="preserve">In</w:t>
      </w:r>
      <w:r>
        <w:t xml:space="preserve"> </w:t>
      </w:r>
      <w:hyperlink w:anchor="exm-converse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even”</w:t>
      </w:r>
      <w:r>
        <w:t xml:space="preserve"> </w:t>
      </w:r>
      <w:r>
        <w:t xml:space="preserve">is true, so:</w:t>
      </w:r>
    </w:p>
    <w:p>
      <w:pPr>
        <w:pStyle w:val="Compact"/>
        <w:numPr>
          <w:ilvl w:val="0"/>
          <w:numId w:val="1017"/>
        </w:numPr>
      </w:pPr>
      <w:r>
        <w:t xml:space="preserve">being a multiple of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a sufficient condition 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even;</w:t>
      </w:r>
    </w:p>
    <w:p>
      <w:pPr>
        <w:pStyle w:val="Compact"/>
        <w:numPr>
          <w:ilvl w:val="0"/>
          <w:numId w:val="1017"/>
        </w:numPr>
      </w:pPr>
      <w:r>
        <w:t xml:space="preserve">being even is a necessary condition 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 multiple of</w:t>
      </w:r>
      <w:r>
        <w:t xml:space="preserve"> </w:t>
      </w:r>
      <m:oMath>
        <m:r>
          <m:t>4</m:t>
        </m:r>
      </m:oMath>
      <w:r>
        <w:t xml:space="preserve">.</w:t>
      </w:r>
    </w:p>
    <w:p>
      <w:pPr>
        <w:pStyle w:val="FirstParagraph"/>
      </w:pPr>
      <w:r>
        <w:t xml:space="preserve">Being even is not a sufficient condition for being a multiple of</w:t>
      </w:r>
      <w:r>
        <w:t xml:space="preserve"> </w:t>
      </w:r>
      <m:oMath>
        <m:r>
          <m:t>4</m:t>
        </m:r>
      </m:oMath>
      <w:r>
        <w:t xml:space="preserve">: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even, but not a multiple of</w:t>
      </w:r>
      <w:r>
        <w:t xml:space="preserve"> </w:t>
      </w:r>
      <m:oMath>
        <m:r>
          <m:t>4</m:t>
        </m:r>
      </m:oMath>
      <w:r>
        <w:t xml:space="preserve">.</w:t>
      </w:r>
    </w:p>
    <w:bookmarkEnd w:id="44"/>
    <w:bookmarkStart w:id="45" w:name="def-proof-by-contradiction"/>
    <w:p>
      <w:pPr>
        <w:pStyle w:val="BodyText"/>
      </w:pPr>
      <w:r>
        <w:rPr>
          <w:b/>
          <w:bCs/>
        </w:rPr>
        <w:t xml:space="preserve">Definition 13 (Proof by contradiction)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contradiction</w:t>
      </w:r>
      <w:r>
        <w:t xml:space="preserve"> </w:t>
      </w:r>
      <w:r>
        <w:t xml:space="preserve">of a proposition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assumes that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derives from that assumption a proposition that is known to be false.</w:t>
      </w:r>
    </w:p>
    <w:bookmarkEnd w:id="45"/>
    <w:bookmarkStart w:id="46" w:name="exm-proof-by-contradiction"/>
    <w:p>
      <w:pPr>
        <w:pStyle w:val="BodyText"/>
      </w:pPr>
      <w:r>
        <w:rPr>
          <w:b/>
          <w:bCs/>
        </w:rPr>
        <w:t xml:space="preserve">Example 14 (No integer is both even and odd)</w:t>
      </w:r>
      <w:r>
        <w:t xml:space="preserve"> </w:t>
      </w:r>
      <w:r>
        <w:t xml:space="preserve">Suppose, for contradiction, that some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both even and odd (</w:t>
      </w:r>
      <w:hyperlink r:id="rId10">
        <w:r>
          <w:rPr>
            <w:rStyle w:val="Hyperlink"/>
          </w:rPr>
          <w:t xml:space="preserve">definition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t>j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(both equal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2</m:t>
              </m:r>
              <m:r>
                <m:t>j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t>2</m:t>
              </m:r>
              <m:r>
                <m:t>k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2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j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third line uses the</w:t>
      </w:r>
      <w:r>
        <w:t xml:space="preserve"> </w:t>
      </w:r>
      <w:hyperlink r:id="rId26">
        <w:r>
          <w:rPr>
            <w:rStyle w:val="Hyperlink"/>
          </w:rPr>
          <w:t xml:space="preserve">distributive law</w:t>
        </w:r>
      </w:hyperlink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j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is an integer, and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not,</w:t>
      </w:r>
      <w:r>
        <w:t xml:space="preserve"> </w:t>
      </w:r>
      <w:r>
        <w:t xml:space="preserve">so the last line is false.</w:t>
      </w:r>
      <w:r>
        <w:t xml:space="preserve"> </w:t>
      </w:r>
      <w:r>
        <w:t xml:space="preserve">So no integer is both even and odd.</w:t>
      </w:r>
      <w:r>
        <w:t xml:space="preserve"> </w:t>
      </w:r>
      <w:r>
        <w:t xml:space="preserve">For example,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and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would need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2.5</m:t>
        </m:r>
      </m:oMath>
      <w:r>
        <w:t xml:space="preserve">, which is not an integer.</w:t>
      </w:r>
    </w:p>
    <w:bookmarkEnd w:id="46"/>
    <w:bookmarkStart w:id="47" w:name="thm-proof-by-contradiction"/>
    <w:p>
      <w:pPr>
        <w:pStyle w:val="BodyText"/>
      </w:pPr>
      <w:r>
        <w:rPr>
          <w:b/>
          <w:bCs/>
        </w:rPr>
        <w:t xml:space="preserve">Theorem 2 (A proof by contradiction proves its proposition)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 propositions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 then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4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false only when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Here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 and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not true.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true whenever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must be true.</w:t>
      </w:r>
    </w:p>
    <w:bookmarkStart w:id="48" w:name="exm-proof-by-contradiction-truth-table"/>
    <w:p>
      <w:pPr>
        <w:pStyle w:val="BodyText"/>
      </w:pPr>
      <w:r>
        <w:rPr>
          <w:b/>
          <w:bCs/>
        </w:rPr>
        <w:t xml:space="preserve">Example 15 (A truth table for a proof by contradiction)</w:t>
      </w:r>
      <w:r>
        <w:t xml:space="preserve"> </w:t>
      </w:r>
      <w:r>
        <w:t xml:space="preserve">There are only four ways to assign truth values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The code lists them, with the truth value of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,</w:t>
      </w:r>
      <w:r>
        <w:t xml:space="preserve"> </w:t>
      </w:r>
      <w:r>
        <w:t xml:space="preserve">and marks the rows where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SourceCode"/>
      </w:pPr>
      <w:r>
        <w:rPr>
          <w:rStyle w:val="NormalTok"/>
        </w:rPr>
        <w:t xml:space="preserve">tt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not_P_implies_Q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 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Q</w:t>
      </w:r>
      <w:r>
        <w:br/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hypotheses_hold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not_P_implies_Q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Q</w:t>
      </w:r>
      <w:r>
        <w:br/>
      </w:r>
      <w:r>
        <w:rPr>
          <w:rStyle w:val="NormalTok"/>
        </w:rPr>
        <w:t xml:space="preserve">tt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Q     P     not_P_implies_Q hypotheses_hold</w:t>
      </w:r>
      <w:r>
        <w:br/>
      </w:r>
      <w:r>
        <w:rPr>
          <w:rStyle w:val="CommentTok"/>
        </w:rPr>
        <w:t xml:space="preserve">#&gt;   &lt;lgl&gt; &lt;lgl&gt; &lt;lgl&gt;           &lt;lgl&gt;          </w:t>
      </w:r>
      <w:r>
        <w:br/>
      </w:r>
      <w:r>
        <w:rPr>
          <w:rStyle w:val="CommentTok"/>
        </w:rPr>
        <w:t xml:space="preserve">#&gt; 1 TRUE  TRUE  TRUE            FALSE          </w:t>
      </w:r>
      <w:r>
        <w:br/>
      </w:r>
      <w:r>
        <w:rPr>
          <w:rStyle w:val="CommentTok"/>
        </w:rPr>
        <w:t xml:space="preserve">#&gt; 2 FALSE TRUE  TRUE            TRUE           </w:t>
      </w:r>
      <w:r>
        <w:br/>
      </w:r>
      <w:r>
        <w:rPr>
          <w:rStyle w:val="CommentTok"/>
        </w:rPr>
        <w:t xml:space="preserve">#&gt; 3 TRUE  FALSE TRUE            FALSE          </w:t>
      </w:r>
      <w:r>
        <w:br/>
      </w:r>
      <w:r>
        <w:rPr>
          <w:rStyle w:val="CommentTok"/>
        </w:rPr>
        <w:t xml:space="preserve">#&gt; 4 FALSE FALSE FALSE           FALSE</w:t>
      </w:r>
    </w:p>
    <w:p>
      <w:pPr>
        <w:pStyle w:val="FirstParagraph"/>
      </w:pPr>
      <w:r>
        <w:t xml:space="preserve">The hypotheses of</w:t>
      </w:r>
      <w:r>
        <w:t xml:space="preserve"> </w:t>
      </w:r>
      <w:hyperlink w:anchor="thm-proof-by-contradictio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hold in 1 of the</w:t>
      </w:r>
      <w:r>
        <w:t xml:space="preserve"> </w:t>
      </w:r>
      <w:r>
        <w:t xml:space="preserve">4 rows,</w:t>
      </w:r>
      <w:r>
        <w:t xml:space="preserve"> </w:t>
      </w:r>
      <w:r>
        <w:t xml:space="preserve">and in 1 of them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So whenever the hypotheses hold,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48"/>
    <w:bookmarkEnd w:id="49"/>
    <w:bookmarkStart w:id="50" w:name="sec-dont-skip-steps"/>
    <w:p>
      <w:pPr>
        <w:pStyle w:val="Heading2"/>
      </w:pPr>
      <w:r>
        <w:t xml:space="preserve">2 Don’t skip steps</w:t>
      </w:r>
    </w:p>
    <w:p>
      <w:pPr>
        <w:pStyle w:val="FirstParagraph"/>
      </w:pPr>
      <w:r>
        <w:t xml:space="preserve">Show every step of the derivation.</w:t>
      </w:r>
      <w:r>
        <w:t xml:space="preserve"> </w:t>
      </w:r>
      <w:r>
        <w:t xml:space="preserve">Each line should follow from the previous line by a single, identifiable move:</w:t>
      </w:r>
    </w:p>
    <w:p>
      <w:pPr>
        <w:pStyle w:val="Compact"/>
        <w:numPr>
          <w:ilvl w:val="0"/>
          <w:numId w:val="1018"/>
        </w:numPr>
      </w:pPr>
      <w:r>
        <w:t xml:space="preserve">applying a definition,</w:t>
      </w:r>
    </w:p>
    <w:p>
      <w:pPr>
        <w:pStyle w:val="Compact"/>
        <w:numPr>
          <w:ilvl w:val="0"/>
          <w:numId w:val="1018"/>
        </w:numPr>
      </w:pPr>
      <w:r>
        <w:t xml:space="preserve">substituting a known result, or</w:t>
      </w:r>
    </w:p>
    <w:p>
      <w:pPr>
        <w:pStyle w:val="Compact"/>
        <w:numPr>
          <w:ilvl w:val="0"/>
          <w:numId w:val="1018"/>
        </w:numPr>
      </w:pPr>
      <w:r>
        <w:t xml:space="preserve">performing one algebraic operation.</w:t>
      </w:r>
    </w:p>
    <w:p>
      <w:pPr>
        <w:pStyle w:val="FirstParagraph"/>
      </w:pPr>
      <w:r>
        <w:t xml:space="preserve">When you skip steps,</w:t>
      </w:r>
      <w:r>
        <w:t xml:space="preserve"> </w:t>
      </w:r>
      <w:r>
        <w:t xml:space="preserve">you force the reader to reconstruct your reasoning,</w:t>
      </w:r>
      <w:r>
        <w:t xml:space="preserve"> </w:t>
      </w:r>
      <w:r>
        <w:t xml:space="preserve">which is exactly the work the proof was supposed to do</w:t>
      </w:r>
      <w:r>
        <w:t xml:space="preserve"> </w:t>
      </w:r>
      <w:r>
        <w:rPr>
          <w:i/>
          <w:iCs/>
        </w:rPr>
        <w:t xml:space="preserve">for</w:t>
      </w:r>
      <w:r>
        <w:t xml:space="preserve"> </w:t>
      </w:r>
      <w:r>
        <w:t xml:space="preserve">them.</w:t>
      </w:r>
      <w:r>
        <w:t xml:space="preserve"> </w:t>
      </w:r>
      <w:r>
        <w:t xml:space="preserve">A step that feels</w:t>
      </w:r>
      <w:r>
        <w:t xml:space="preserve"> </w:t>
      </w:r>
      <w:r>
        <w:t xml:space="preserve">“obvious”</w:t>
      </w:r>
      <w:r>
        <w:t xml:space="preserve"> </w:t>
      </w:r>
      <w:r>
        <w:t xml:space="preserve">while you are writing it</w:t>
      </w:r>
      <w:r>
        <w:t xml:space="preserve"> </w:t>
      </w:r>
      <w:r>
        <w:t xml:space="preserve">is often the step a reader gets stuck on.</w:t>
      </w:r>
      <w:r>
        <w:t xml:space="preserve"> </w:t>
      </w:r>
      <w:r>
        <w:t xml:space="preserve">Phrases like</w:t>
      </w:r>
      <w:r>
        <w:t xml:space="preserve"> </w:t>
      </w:r>
      <w:r>
        <w:t xml:space="preserve">“it can be shown that”</w:t>
      </w:r>
      <w:r>
        <w:t xml:space="preserve"> </w:t>
      </w:r>
      <w:r>
        <w:t xml:space="preserve">or</w:t>
      </w:r>
      <w:r>
        <w:t xml:space="preserve"> </w:t>
      </w:r>
      <w:r>
        <w:t xml:space="preserve">“clearly”</w:t>
      </w:r>
      <w:r>
        <w:t xml:space="preserve"> </w:t>
      </w:r>
      <w:r>
        <w:t xml:space="preserve">usually mark a skipped step;</w:t>
      </w:r>
      <w:r>
        <w:t xml:space="preserve"> </w:t>
      </w:r>
      <w:r>
        <w:t xml:space="preserve">show the step instead.</w:t>
      </w:r>
    </w:p>
    <w:bookmarkEnd w:id="50"/>
    <w:bookmarkStart w:id="56" w:name="sec-annotate-each-step"/>
    <w:p>
      <w:pPr>
        <w:pStyle w:val="Heading2"/>
      </w:pPr>
      <w:r>
        <w:t xml:space="preserve">3 Annotate each step</w:t>
      </w:r>
    </w:p>
    <w:p>
      <w:pPr>
        <w:pStyle w:val="FirstParagraph"/>
      </w:pPr>
      <w:r>
        <w:t xml:space="preserve">For each step,</w:t>
      </w:r>
      <w:r>
        <w:t xml:space="preserve"> </w:t>
      </w:r>
      <w:r>
        <w:t xml:space="preserve">note the definition,</w:t>
      </w:r>
      <w:r>
        <w:t xml:space="preserve"> </w:t>
      </w:r>
      <w:hyperlink w:anchor="def-theorem">
        <w:r>
          <w:rPr>
            <w:rStyle w:val="Hyperlink"/>
          </w:rPr>
          <w:t xml:space="preserve">theorem</w:t>
        </w:r>
      </w:hyperlink>
      <w:r>
        <w:t xml:space="preserve">, or algebraic rule that justifies it.</w:t>
      </w:r>
      <w:r>
        <w:t xml:space="preserve"> </w:t>
      </w:r>
      <w:r>
        <w:t xml:space="preserve">A brief annotation to the right of the line is usually enough.</w:t>
      </w:r>
      <w:r>
        <w:t xml:space="preserve"> </w:t>
      </w:r>
      <w:r>
        <w:t xml:space="preserve">Annotations make the proof checkable,</w:t>
      </w:r>
      <w:r>
        <w:t xml:space="preserve"> </w:t>
      </w:r>
      <w:r>
        <w:t xml:space="preserve">and they teach the reader which tool to reach for in similar situations.</w:t>
      </w:r>
    </w:p>
    <w:p>
      <w:pPr>
        <w:pStyle w:val="BodyText"/>
      </w:pPr>
      <w:r>
        <w:t xml:space="preserve">For example,</w:t>
      </w:r>
      <w:r>
        <w:t xml:space="preserve"> </w:t>
      </w:r>
      <w:r>
        <w:t xml:space="preserve">here is a derivation that the</w:t>
      </w:r>
      <w:r>
        <w:t xml:space="preserve"> </w:t>
      </w:r>
      <w:hyperlink r:id="rId51">
        <w:r>
          <w:rPr>
            <w:rStyle w:val="Hyperlink"/>
          </w:rPr>
          <w:t xml:space="preserve">hat matrix</w:t>
        </w:r>
      </w:hyperlink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hyperlink r:id="rId52">
        <w:r>
          <w:rPr>
            <w:rStyle w:val="Hyperlink"/>
          </w:rPr>
          <w:t xml:space="preserve">idempotent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,</w:t>
      </w:r>
      <w:r>
        <w:t xml:space="preserve"> </w:t>
      </w:r>
      <w:r>
        <w:t xml:space="preserve">with each step annotated: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matrix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matrix inverse times the matrix is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identity matrix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53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uses this derivation to show that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a</w:t>
      </w:r>
      <w:r>
        <w:t xml:space="preserve"> </w:t>
      </w:r>
      <w:hyperlink r:id="rId54">
        <w:r>
          <w:rPr>
            <w:rStyle w:val="Hyperlink"/>
          </w:rPr>
          <w:t xml:space="preserve">projection matrix</w:t>
        </w:r>
      </w:hyperlink>
      <w:r>
        <w:t xml:space="preserve">.</w:t>
      </w:r>
      <w:r>
        <w:t xml:space="preserve"> </w:t>
      </w:r>
      <w:r>
        <w:t xml:space="preserve">The probability notes derive the variance identity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 </w:t>
      </w:r>
      <w:hyperlink r:id="rId55">
        <w:r>
          <w:rPr>
            <w:rStyle w:val="Hyperlink"/>
          </w:rPr>
          <w:t xml:space="preserve">in the same annotated style</w:t>
        </w:r>
      </w:hyperlink>
      <w:r>
        <w:t xml:space="preserve">.</w:t>
      </w:r>
    </w:p>
    <w:bookmarkEnd w:id="56"/>
    <w:bookmarkStart w:id="59" w:name="sec-direct-proof"/>
    <w:p>
      <w:pPr>
        <w:pStyle w:val="Heading2"/>
      </w:pPr>
      <w:r>
        <w:t xml:space="preserve">4 Direct proof</w:t>
      </w:r>
    </w:p>
    <w:bookmarkStart w:id="57" w:name="def-direct-proof"/>
    <w:p>
      <w:pPr>
        <w:pStyle w:val="FirstParagraph"/>
      </w:pPr>
      <w:r>
        <w:rPr>
          <w:b/>
          <w:bCs/>
        </w:rPr>
        <w:t xml:space="preserve">Definition 14 (Direct 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direct proof</w:t>
      </w:r>
      <w:r>
        <w:t xml:space="preserve"> </w:t>
      </w:r>
      <w:r>
        <w:t xml:space="preserve">of a proposition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starts from the assumptions that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stated under, if any,</w:t>
      </w:r>
      <w:r>
        <w:t xml:space="preserve"> </w:t>
      </w:r>
      <w:r>
        <w:t xml:space="preserve">and reaches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through a chain of steps,</w:t>
      </w:r>
      <w:r>
        <w:t xml:space="preserve"> </w:t>
      </w:r>
      <w:r>
        <w:t xml:space="preserve">each of which applies a definition,</w:t>
      </w:r>
      <w:r>
        <w:t xml:space="preserve"> </w:t>
      </w:r>
      <w:r>
        <w:t xml:space="preserve">a previously proved result,</w:t>
      </w:r>
      <w:r>
        <w:t xml:space="preserve"> </w:t>
      </w:r>
      <w:r>
        <w:t xml:space="preserve">or one rule of logic or algebra</w:t>
      </w:r>
      <w:r>
        <w:t xml:space="preserve"> </w:t>
      </w:r>
      <w:r>
        <w:t xml:space="preserve">to the assumptions or to earlier steps.</w:t>
      </w:r>
      <w:r>
        <w:t xml:space="preserve"> </w:t>
      </w:r>
      <w:r>
        <w:t xml:space="preserve">A direct proof never assumes that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false;</w:t>
      </w:r>
      <w:r>
        <w:t xml:space="preserve"> </w:t>
      </w:r>
      <w:r>
        <w:t xml:space="preserve">compare</w:t>
      </w:r>
      <w:r>
        <w:t xml:space="preserve"> </w:t>
      </w:r>
      <w:hyperlink w:anchor="def-proof-by-contradiction">
        <w:r>
          <w:rPr>
            <w:rStyle w:val="Hyperlink"/>
          </w:rPr>
          <w:t xml:space="preserve">proof by contradiction</w:t>
        </w:r>
      </w:hyperlink>
      <w:r>
        <w:t xml:space="preserve">,</w:t>
      </w:r>
      <w:r>
        <w:t xml:space="preserve"> </w:t>
      </w:r>
      <w:r>
        <w:t xml:space="preserve">which does.</w:t>
      </w:r>
    </w:p>
    <w:bookmarkEnd w:id="57"/>
    <w:bookmarkStart w:id="58" w:name="exm-direct-proof"/>
    <w:p>
      <w:pPr>
        <w:pStyle w:val="BodyText"/>
      </w:pPr>
      <w:r>
        <w:rPr>
          <w:b/>
          <w:bCs/>
        </w:rPr>
        <w:t xml:space="preserve">Example 16 (The square of an odd integer is odd)</w:t>
      </w:r>
      <w:r>
        <w:t xml:space="preserve"> </w:t>
      </w:r>
      <w:r>
        <w:t xml:space="preserve">Claim: 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an</w:t>
      </w:r>
      <w:r>
        <w:t xml:space="preserve"> </w:t>
      </w:r>
      <w:hyperlink r:id="rId10">
        <w:r>
          <w:rPr>
            <w:rStyle w:val="Hyperlink"/>
          </w:rPr>
          <w:t xml:space="preserve">odd</w:t>
        </w:r>
      </w:hyperlink>
      <w:r>
        <w:t xml:space="preserve"> </w:t>
      </w:r>
      <w:r>
        <w:t xml:space="preserve">integer,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odd.</w:t>
      </w:r>
    </w:p>
    <w:p>
      <w:pPr>
        <w:pStyle w:val="BodyText"/>
      </w:pPr>
      <w:r>
        <w:t xml:space="preserve">Since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</w:t>
      </w:r>
      <w:r>
        <w:t xml:space="preserve"> </w:t>
      </w:r>
      <w:r>
        <w:t xml:space="preserve">there is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read from right to left)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k</m:t>
        </m:r>
      </m:oMath>
      <w:r>
        <w:t xml:space="preserve"> </w:t>
      </w:r>
      <w:r>
        <w:t xml:space="preserve">is an integer,</w:t>
      </w:r>
      <w:r>
        <w:t xml:space="preserve"> </w:t>
      </w:r>
      <w:r>
        <w:t xml:space="preserve">because sums and products of integers are integers.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nor/>
            <m:sty m:val="p"/>
          </m:rPr>
          <m:t>an integer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, which is the definition of odd.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24</m:t>
        </m:r>
      </m:oMath>
      <w:r>
        <w:t xml:space="preserve">.</w:t>
      </w:r>
    </w:p>
    <w:p>
      <w:pPr>
        <w:pStyle w:val="BodyText"/>
      </w:pPr>
      <w:r>
        <w:t xml:space="preserve">The proof above that</w:t>
      </w:r>
      <w:r>
        <w:t xml:space="preserve"> </w:t>
      </w:r>
      <w:hyperlink w:anchor="exm-proof">
        <w:r>
          <w:rPr>
            <w:rStyle w:val="Hyperlink"/>
          </w:rPr>
          <w:t xml:space="preserve">the sum of two even integers is even</w:t>
        </w:r>
      </w:hyperlink>
      <w:r>
        <w:t xml:space="preserve"> </w:t>
      </w:r>
      <w:r>
        <w:t xml:space="preserve">is also a direct proof.</w:t>
      </w:r>
    </w:p>
    <w:bookmarkEnd w:id="58"/>
    <w:bookmarkEnd w:id="59"/>
    <w:bookmarkStart w:id="60" w:name="sec-golden-rule"/>
    <w:p>
      <w:pPr>
        <w:pStyle w:val="Heading2"/>
      </w:pPr>
      <w:r>
        <w:t xml:space="preserve">5 Follow the golden rule</w:t>
      </w:r>
    </w:p>
    <w:p>
      <w:pPr>
        <w:pStyle w:val="FirstParagraph"/>
      </w:pPr>
      <w:r>
        <w:t xml:space="preserve">In general,</w:t>
      </w:r>
      <w:r>
        <w:t xml:space="preserve"> </w:t>
      </w:r>
      <w:r>
        <w:t xml:space="preserve">follow the golden rule:</w:t>
      </w:r>
      <w:r>
        <w:t xml:space="preserve"> </w:t>
      </w:r>
      <w:r>
        <w:t xml:space="preserve">treat your readers the way you want to be treated as a reader.</w:t>
      </w:r>
    </w:p>
    <w:p>
      <w:pPr>
        <w:pStyle w:val="BodyText"/>
      </w:pPr>
      <w:r>
        <w:t xml:space="preserve">When you read someone else’s proof,</w:t>
      </w:r>
      <w:r>
        <w:t xml:space="preserve"> </w:t>
      </w:r>
      <w:r>
        <w:t xml:space="preserve">you want to be able to follow every step without guessing,</w:t>
      </w:r>
      <w:r>
        <w:t xml:space="preserve"> </w:t>
      </w:r>
      <w:r>
        <w:t xml:space="preserve">to know which result is being used at each line,</w:t>
      </w:r>
      <w:r>
        <w:t xml:space="preserve"> </w:t>
      </w:r>
      <w:r>
        <w:t xml:space="preserve">and to never be left wondering where a quantity came from.</w:t>
      </w:r>
      <w:r>
        <w:t xml:space="preserve"> </w:t>
      </w:r>
      <w:r>
        <w:t xml:space="preserve">Write your own proofs to meet that same standard.</w:t>
      </w:r>
    </w:p>
    <w:bookmarkEnd w:id="60"/>
    <w:bookmarkStart w:id="67" w:name="sec-proof-by-induction"/>
    <w:p>
      <w:pPr>
        <w:pStyle w:val="Heading2"/>
      </w:pPr>
      <w:r>
        <w:t xml:space="preserve">6 Proof by induction</w:t>
      </w:r>
    </w:p>
    <w:p>
      <w:pPr>
        <w:pStyle w:val="FirstParagraph"/>
      </w:pPr>
      <w:r>
        <w:t xml:space="preserve">Many proofs in these notes show that a statement holds</w:t>
      </w:r>
      <w:r>
        <w:t xml:space="preserve"> </w:t>
      </w:r>
      <w:r>
        <w:t xml:space="preserve">for every</w:t>
      </w:r>
      <w:r>
        <w:t xml:space="preserve"> </w:t>
      </w:r>
      <w:hyperlink r:id="rId61">
        <w:r>
          <w:rPr>
            <w:rStyle w:val="Hyperlink"/>
          </w:rPr>
          <w:t xml:space="preserve">natural number</w:t>
        </w:r>
      </w:hyperlink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or for every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from some starting value on.</w:t>
      </w:r>
      <w:r>
        <w:t xml:space="preserve"> </w:t>
      </w:r>
      <w:r>
        <w:t xml:space="preserve">Checking the statement one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at a time would never finish;</w:t>
      </w:r>
      <w:r>
        <w:t xml:space="preserve"> </w:t>
      </w:r>
      <w:r>
        <w:t xml:space="preserve">induction proves it for all of them with two arguments.</w:t>
      </w:r>
    </w:p>
    <w:bookmarkStart w:id="63" w:name="def-proof-by-induction"/>
    <w:p>
      <w:pPr>
        <w:pStyle w:val="BodyText"/>
      </w:pPr>
      <w:r>
        <w:rPr>
          <w:b/>
          <w:bCs/>
        </w:rPr>
        <w:t xml:space="preserve">Definition 15 (Proof by induction)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an</w:t>
      </w:r>
      <w:r>
        <w:t xml:space="preserve"> </w:t>
      </w:r>
      <w:hyperlink r:id="rId17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62">
        <w:r>
          <w:rPr>
            <w:rStyle w:val="Hyperlink"/>
          </w:rPr>
          <w:t xml:space="preserve">predicate</w:t>
        </w:r>
      </w:hyperlink>
      <w:r>
        <w:t xml:space="preserve"> </w:t>
      </w:r>
      <w:r>
        <w:t xml:space="preserve">about the integers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induction</w:t>
      </w:r>
      <w:r>
        <w:t xml:space="preserve"> </w:t>
      </w:r>
      <w:r>
        <w:t xml:space="preserve">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shows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by showing two things: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Base case: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Inductive step:</w:t>
      </w:r>
      <w:r>
        <w:t xml:space="preserve"> </w:t>
      </w:r>
      <w:r>
        <w:t xml:space="preserve">for every integer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holds, then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FirstParagraph"/>
      </w:pPr>
      <w:r>
        <w:t xml:space="preserve">In the inductive step,</w:t>
      </w:r>
      <w:r>
        <w:t xml:space="preserve"> </w:t>
      </w:r>
      <w:r>
        <w:t xml:space="preserve">the assumption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</w:t>
      </w:r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induction hypothesis</w:t>
      </w:r>
      <w:r>
        <w:t xml:space="preserve">.</w:t>
      </w:r>
    </w:p>
    <w:bookmarkEnd w:id="63"/>
    <w:bookmarkStart w:id="64" w:name="rem-induction-why"/>
    <w:p>
      <w:pPr>
        <w:pStyle w:val="BodyText"/>
      </w:pPr>
      <w:r>
        <w:rPr>
          <w:i/>
          <w:iCs/>
        </w:rPr>
        <w:t xml:space="preserve">Remark 2</w:t>
      </w:r>
      <w:r>
        <w:t xml:space="preserve"> (Why the two steps suffice). </w:t>
      </w:r>
      <w:r>
        <w:t xml:space="preserve">The base case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inductive step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then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it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 on:</w:t>
      </w:r>
      <w:r>
        <w:t xml:space="preserve"> </w:t>
      </w:r>
      <w:r>
        <w:t xml:space="preserve">each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reached</w:t>
      </w:r>
      <w:r>
        <w:t xml:space="preserve"> </w:t>
      </w:r>
      <w:r>
        <w:t xml:space="preserve">after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of the inductive step.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needed only for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≤</m:t>
        </m:r>
        <m:r>
          <m:t>n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it is enough to show the inductive step for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&lt;</m:t>
        </m:r>
        <m:r>
          <m:t>n</m:t>
        </m:r>
        <m:r>
          <m:rPr>
            <m:sty m:val="p"/>
          </m:rPr>
          <m:t>≤</m:t>
        </m:r>
        <m:r>
          <m:t>r</m:t>
        </m:r>
      </m:oMath>
      <w:r>
        <w:t xml:space="preserve">;</w:t>
      </w:r>
      <w:r>
        <w:t xml:space="preserve"> </w:t>
      </w:r>
      <w:r>
        <w:t xml:space="preserve">the same chain then stops 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</w:p>
    <w:bookmarkEnd w:id="64"/>
    <w:p>
      <w:pPr>
        <w:pStyle w:val="BodyText"/>
      </w:pPr>
      <w:r>
        <w:t xml:space="preserve">The following example uses</w:t>
      </w:r>
      <w:r>
        <w:t xml:space="preserve"> </w:t>
      </w:r>
      <w:hyperlink r:id="rId65">
        <w:r>
          <w:rPr>
            <w:rStyle w:val="Hyperlink"/>
          </w:rPr>
          <w:t xml:space="preserve">summation notation</w:t>
        </w:r>
      </w:hyperlink>
      <w:r>
        <w:t xml:space="preserve">.</w:t>
      </w:r>
    </w:p>
    <w:bookmarkStart w:id="66" w:name="exm-induction-sum"/>
    <w:p>
      <w:pPr>
        <w:pStyle w:val="BodyText"/>
      </w:pPr>
      <w:r>
        <w:rPr>
          <w:b/>
          <w:bCs/>
        </w:rPr>
        <w:t xml:space="preserve">Example 17 (Sum of the first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natural numbers)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  <m:r>
              <m:rPr>
                <m:sty m:val="p"/>
              </m:rPr>
              <m:t>⋅</m:t>
            </m:r>
            <m:r>
              <m:t>4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6</m:t>
        </m:r>
      </m:oMath>
      <w:r>
        <w:t xml:space="preserve">.</w:t>
      </w:r>
      <w:r>
        <w:t xml:space="preserve"> </w:t>
      </w:r>
      <w:r>
        <w:t xml:space="preserve">To prove the equation for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the equation and use</w:t>
      </w:r>
      <w:r>
        <w:t xml:space="preserve"> </w:t>
      </w:r>
      <w:hyperlink w:anchor="def-proof-by-induction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case,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sum has one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</m:eqArr>
        </m:oMath>
      </m:oMathPara>
    </w:p>
    <w:p>
      <w:pPr>
        <w:pStyle w:val="FirstParagraph"/>
      </w:pPr>
      <w:r>
        <w:t xml:space="preserve">and the right side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suppose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(associative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t>i</m:t>
                  </m:r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law)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proof-by-induction">
        <w:r>
          <w:rPr>
            <w:rStyle w:val="Hyperlink"/>
          </w:rPr>
          <w:t xml:space="preserve">Definition 15</w:t>
        </w:r>
      </w:hyperlink>
      <w:r>
        <w:t xml:space="preserve">,</w:t>
      </w:r>
      <w:r>
        <w:t xml:space="preserve"> </w:t>
      </w:r>
      <w:r>
        <w:t xml:space="preserve">the equation holds for every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.</w:t>
      </w:r>
    </w:p>
    <w:bookmarkEnd w:id="66"/>
    <w:bookmarkEnd w:id="67"/>
    <w:bookmarkStart w:id="75" w:name="sec-formal-logic"/>
    <w:p>
      <w:pPr>
        <w:pStyle w:val="Heading2"/>
      </w:pPr>
      <w:r>
        <w:t xml:space="preserve">7 Formal logic</w:t>
      </w:r>
    </w:p>
    <w:bookmarkStart w:id="68" w:name="def-propositional-logic"/>
    <w:p>
      <w:pPr>
        <w:pStyle w:val="FirstParagraph"/>
      </w:pPr>
      <w:r>
        <w:rPr>
          <w:b/>
          <w:bCs/>
        </w:rPr>
        <w:t xml:space="preserve">Definition 16 (Propositional logic)</w:t>
      </w:r>
      <w:r>
        <w:t xml:space="preserve"> </w:t>
      </w:r>
      <w:r>
        <w:rPr>
          <w:b/>
          <w:bCs/>
        </w:rPr>
        <w:t xml:space="preserve">Propositional logic</w:t>
      </w:r>
      <w:r>
        <w:t xml:space="preserve"> </w:t>
      </w:r>
      <w:r>
        <w:t xml:space="preserve">is the study of</w:t>
      </w:r>
      <w:r>
        <w:t xml:space="preserve"> </w:t>
      </w:r>
      <w:hyperlink w:anchor="def-logical-entailment">
        <w:r>
          <w:rPr>
            <w:rStyle w:val="Hyperlink"/>
          </w:rPr>
          <w:t xml:space="preserve">logical entailment</w:t>
        </w:r>
      </w:hyperlink>
      <w:r>
        <w:t xml:space="preserve"> </w:t>
      </w:r>
      <w:r>
        <w:t xml:space="preserve">among</w:t>
      </w:r>
      <w:r>
        <w:t xml:space="preserve"> </w:t>
      </w:r>
      <w:hyperlink w:anchor="def-proposition">
        <w:r>
          <w:rPr>
            <w:rStyle w:val="Hyperlink"/>
          </w:rPr>
          <w:t xml:space="preserve">propositions</w:t>
        </w:r>
      </w:hyperlink>
      <w:r>
        <w:t xml:space="preserve"> </w:t>
      </w:r>
      <w:r>
        <w:t xml:space="preserve">built from basic propositions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using only the</w:t>
      </w:r>
      <w:r>
        <w:t xml:space="preserve"> </w:t>
      </w:r>
      <w:hyperlink w:anchor="def-logical-connective">
        <w:r>
          <w:rPr>
            <w:rStyle w:val="Hyperlink"/>
          </w:rPr>
          <w:t xml:space="preserve">logical connectives</w:t>
        </w:r>
      </w:hyperlink>
      <w:r>
        <w:t xml:space="preserve">.</w:t>
      </w:r>
      <w:r>
        <w:t xml:space="preserve"> </w:t>
      </w:r>
      <w:r>
        <w:t xml:space="preserve">Whether such propositions entail one another</w:t>
      </w:r>
      <w:r>
        <w:t xml:space="preserve"> </w:t>
      </w:r>
      <w:r>
        <w:t xml:space="preserve">depends only on the truth values of the basic propositions,</w:t>
      </w:r>
      <w:r>
        <w:t xml:space="preserve"> </w:t>
      </w:r>
      <w:r>
        <w:t xml:space="preserve">not on what the basic propositions say.</w:t>
      </w:r>
    </w:p>
    <w:bookmarkEnd w:id="68"/>
    <w:bookmarkStart w:id="69" w:name="exm-propositional-logic"/>
    <w:p>
      <w:pPr>
        <w:pStyle w:val="BodyText"/>
      </w:pPr>
      <w:r>
        <w:rPr>
          <w:b/>
          <w:bCs/>
        </w:rPr>
        <w:t xml:space="preserve">Example 18 (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entail</w:t>
      </w:r>
      <w:r>
        <w:rPr>
          <w:b/>
          <w:bCs/>
        </w:rPr>
        <w:t xml:space="preserve"> </w:t>
      </w:r>
      <m:oMath>
        <m:r>
          <m:t>Q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Suppose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If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were false,</w:t>
      </w:r>
      <w:r>
        <w:t xml:space="preserve"> </w:t>
      </w:r>
      <w:r>
        <w:t xml:space="preserve">then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would have a true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 false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would be false,</w:t>
      </w:r>
      <w:r>
        <w:t xml:space="preserve"> </w:t>
      </w:r>
      <w:r>
        <w:t xml:space="preserve">which contradicts the assumption.</w:t>
      </w:r>
      <w:r>
        <w:t xml:space="preserve"> </w:t>
      </w:r>
      <w:r>
        <w:t xml:space="preserve">So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This holds whatever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say,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logically entail</w:t>
      </w:r>
      <w:r>
        <w:t xml:space="preserve"> </w:t>
      </w:r>
      <m:oMath>
        <m:r>
          <m:t>Q</m:t>
        </m:r>
      </m:oMath>
      <w:r>
        <w:t xml:space="preserve">.</w:t>
      </w:r>
    </w:p>
    <w:bookmarkEnd w:id="69"/>
    <w:bookmarkStart w:id="71" w:name="def-first-order-logic"/>
    <w:p>
      <w:pPr>
        <w:pStyle w:val="BodyText"/>
      </w:pPr>
      <w:r>
        <w:rPr>
          <w:b/>
          <w:bCs/>
        </w:rPr>
        <w:t xml:space="preserve">Definition 17 (First-order logic)</w:t>
      </w:r>
      <w:r>
        <w:t xml:space="preserve"> </w:t>
      </w:r>
      <w:r>
        <w:rPr>
          <w:b/>
          <w:bCs/>
        </w:rPr>
        <w:t xml:space="preserve">First-order logic</w:t>
      </w:r>
      <w:r>
        <w:t xml:space="preserve"> </w:t>
      </w:r>
      <w:r>
        <w:t xml:space="preserve">extends propositional logic (</w:t>
      </w:r>
      <w:hyperlink w:anchor="def-propositional-logic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by also allowing:</w:t>
      </w:r>
    </w:p>
    <w:p>
      <w:pPr>
        <w:pStyle w:val="Compact"/>
        <w:numPr>
          <w:ilvl w:val="0"/>
          <w:numId w:val="1020"/>
        </w:numPr>
      </w:pPr>
      <w:r>
        <w:t xml:space="preserve">variables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that stand for elements of a set;</w:t>
      </w:r>
    </w:p>
    <w:p>
      <w:pPr>
        <w:pStyle w:val="Compact"/>
        <w:numPr>
          <w:ilvl w:val="0"/>
          <w:numId w:val="1020"/>
        </w:numPr>
      </w:pPr>
      <w:hyperlink w:anchor="def-predicate">
        <w:r>
          <w:rPr>
            <w:rStyle w:val="Hyperlink"/>
          </w:rPr>
          <w:t xml:space="preserve">predicates</w:t>
        </w:r>
      </w:hyperlink>
      <w:r>
        <w:t xml:space="preserve"> </w:t>
      </w:r>
      <w:r>
        <w:t xml:space="preserve">of one or more of those variables,</w:t>
      </w:r>
      <w:r>
        <w:t xml:space="preserve"> </w:t>
      </w:r>
      <w:r>
        <w:t xml:space="preserve">such 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y</m:t>
        </m:r>
      </m:oMath>
      <w:r>
        <w:t xml:space="preserve">;</w:t>
      </w:r>
    </w:p>
    <w:p>
      <w:pPr>
        <w:pStyle w:val="Compact"/>
        <w:numPr>
          <w:ilvl w:val="0"/>
          <w:numId w:val="1020"/>
        </w:numPr>
      </w:pPr>
      <w:hyperlink r:id="rId70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of them, such as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;</w:t>
      </w:r>
    </w:p>
    <w:p>
      <w:pPr>
        <w:pStyle w:val="Compact"/>
        <w:numPr>
          <w:ilvl w:val="0"/>
          <w:numId w:val="1020"/>
        </w:numPr>
      </w:pPr>
      <w:r>
        <w:t xml:space="preserve">equality between them;</w:t>
      </w:r>
    </w:p>
    <w:p>
      <w:pPr>
        <w:pStyle w:val="Compact"/>
        <w:numPr>
          <w:ilvl w:val="0"/>
          <w:numId w:val="1020"/>
        </w:numPr>
      </w:pPr>
      <w:hyperlink w:anchor="def-quantifier">
        <w:r>
          <w:rPr>
            <w:rStyle w:val="Hyperlink"/>
          </w:rPr>
          <w:t xml:space="preserve">quantifiers</w:t>
        </w:r>
      </w:hyperlink>
      <w:r>
        <w:t xml:space="preserve"> </w:t>
      </w:r>
      <m:oMath>
        <m:r>
          <m:rPr>
            <m:sty m:val="p"/>
          </m:rPr>
          <m:t>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</m:oMath>
      <w:r>
        <w:t xml:space="preserve"> </w:t>
      </w:r>
      <w:r>
        <w:t xml:space="preserve">over them.</w:t>
      </w:r>
    </w:p>
    <w:bookmarkEnd w:id="71"/>
    <w:bookmarkStart w:id="72" w:name="exm-first-order-logic"/>
    <w:p>
      <w:pPr>
        <w:pStyle w:val="FirstParagraph"/>
      </w:pPr>
      <w:r>
        <w:rPr>
          <w:b/>
          <w:bCs/>
        </w:rPr>
        <w:t xml:space="preserve">Example 19 (From</w:t>
      </w:r>
      <w:r>
        <w:rPr>
          <w:b/>
          <w:bCs/>
        </w:rPr>
        <w:t xml:space="preserve"> </w:t>
      </w:r>
      <w:r>
        <w:rPr>
          <w:b/>
          <w:bCs/>
        </w:rPr>
        <w:t xml:space="preserve">“for all”</w:t>
      </w:r>
      <w:r>
        <w:rPr>
          <w:b/>
          <w:bCs/>
        </w:rPr>
        <w:t xml:space="preserve"> </w:t>
      </w:r>
      <w:r>
        <w:rPr>
          <w:b/>
          <w:bCs/>
        </w:rPr>
        <w:t xml:space="preserve">to one element)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predicate about the elements of a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  <w:r>
        <w:t xml:space="preserve"> </w:t>
      </w:r>
      <w:r>
        <w:t xml:space="preserve">The propositions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 </w:t>
      </w:r>
      <w:r>
        <w:t xml:space="preserve">logically entail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every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then it is true for the element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entails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Propositional logic alone cannot express this entailment,</w:t>
      </w:r>
      <w:r>
        <w:t xml:space="preserve"> </w:t>
      </w:r>
      <w:r>
        <w:t xml:space="preserve">because it has no way to refer to the elements of</w:t>
      </w:r>
      <w:r>
        <w:t xml:space="preserve"> </w:t>
      </w:r>
      <m:oMath>
        <m:r>
          <m:t>S</m:t>
        </m:r>
      </m:oMath>
      <w:r>
        <w:t xml:space="preserve">.</w:t>
      </w:r>
    </w:p>
    <w:bookmarkEnd w:id="72"/>
    <w:bookmarkStart w:id="73" w:name="def-formal-proof"/>
    <w:p>
      <w:pPr>
        <w:pStyle w:val="BodyText"/>
      </w:pPr>
      <w:r>
        <w:rPr>
          <w:b/>
          <w:bCs/>
        </w:rPr>
        <w:t xml:space="preserve">Definition 18 (Formal 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formal proof</w:t>
      </w:r>
      <w:r>
        <w:t xml:space="preserve"> </w:t>
      </w:r>
      <w:r>
        <w:t xml:space="preserve">is a</w:t>
      </w:r>
      <w:r>
        <w:t xml:space="preserve"> </w:t>
      </w:r>
      <w:hyperlink w:anchor="def-proof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written in propositional logic (</w:t>
      </w:r>
      <w:hyperlink w:anchor="def-propositional-logic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or first-order logic (</w:t>
      </w:r>
      <w:hyperlink w:anchor="def-first-order-logic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in which each step is an assumption</w:t>
      </w:r>
      <w:r>
        <w:t xml:space="preserve"> </w:t>
      </w:r>
      <w:r>
        <w:t xml:space="preserve">or follows from earlier steps by one rule</w:t>
      </w:r>
      <w:r>
        <w:t xml:space="preserve"> </w:t>
      </w:r>
      <w:r>
        <w:t xml:space="preserve">taken from a fixed list of allowed rules,</w:t>
      </w:r>
      <w:r>
        <w:t xml:space="preserve"> </w:t>
      </w:r>
      <w:r>
        <w:t xml:space="preserve">so that checking the proof needs no understanding of what its propositions mean.</w:t>
      </w:r>
    </w:p>
    <w:bookmarkEnd w:id="73"/>
    <w:bookmarkStart w:id="74" w:name="exm-formal-proof"/>
    <w:p>
      <w:pPr>
        <w:pStyle w:val="BodyText"/>
      </w:pPr>
      <w:r>
        <w:rPr>
          <w:b/>
          <w:bCs/>
        </w:rPr>
        <w:t xml:space="preserve">Example 20 (A three-step formal proof)</w:t>
      </w:r>
      <w:r>
        <w:t xml:space="preserve"> </w:t>
      </w:r>
      <w:r>
        <w:t xml:space="preserve">Suppose the allowed rules include</w:t>
      </w:r>
      <w:r>
        <w:t xml:space="preserve"> </w:t>
      </w:r>
      <w:r>
        <w:t xml:space="preserve">“from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, conclude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Then this is a formal proof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from the assumptions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:</w:t>
      </w:r>
    </w:p>
    <w:p>
      <w:pPr>
        <w:pStyle w:val="Compact"/>
        <w:numPr>
          <w:ilvl w:val="0"/>
          <w:numId w:val="1021"/>
        </w:numPr>
      </w:pPr>
      <m:oMath>
        <m:r>
          <m:t>P</m:t>
        </m:r>
      </m:oMath>
      <w:r>
        <w:t xml:space="preserve"> </w:t>
      </w:r>
      <w:r>
        <w:t xml:space="preserve">(assumption)</w:t>
      </w:r>
    </w:p>
    <w:p>
      <w:pPr>
        <w:pStyle w:val="Compact"/>
        <w:numPr>
          <w:ilvl w:val="0"/>
          <w:numId w:val="1021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(assumption)</w:t>
      </w:r>
    </w:p>
    <w:p>
      <w:pPr>
        <w:pStyle w:val="Compact"/>
        <w:numPr>
          <w:ilvl w:val="0"/>
          <w:numId w:val="1021"/>
        </w:numPr>
      </w:pPr>
      <m:oMath>
        <m:r>
          <m:t>Q</m:t>
        </m:r>
      </m:oMath>
      <w:r>
        <w:t xml:space="preserve"> </w:t>
      </w:r>
      <w:r>
        <w:t xml:space="preserve">(from steps 1 and 2, by the rule above)</w:t>
      </w:r>
    </w:p>
    <w:bookmarkEnd w:id="74"/>
    <w:bookmarkEnd w:id="75"/>
    <w:bookmarkStart w:id="77" w:name="sec-further-reading"/>
    <w:p>
      <w:pPr>
        <w:pStyle w:val="Heading2"/>
      </w:pPr>
      <w:r>
        <w:t xml:space="preserve">8 Further reading</w:t>
      </w:r>
    </w:p>
    <w:p>
      <w:pPr>
        <w:pStyle w:val="Compact"/>
        <w:numPr>
          <w:ilvl w:val="0"/>
          <w:numId w:val="1022"/>
        </w:numPr>
      </w:pPr>
      <w:r>
        <w:t xml:space="preserve">Velleman (2019)</w:t>
      </w:r>
      <w:r>
        <w:t xml:space="preserve"> </w:t>
      </w:r>
      <w:r>
        <w:t xml:space="preserve">is a structured introduction to proof techniques</w:t>
      </w:r>
      <w:r>
        <w:t xml:space="preserve"> </w:t>
      </w:r>
      <w:r>
        <w:t xml:space="preserve">such as</w:t>
      </w:r>
      <w:r>
        <w:t xml:space="preserve"> </w:t>
      </w:r>
      <w:hyperlink w:anchor="def-direct-proof">
        <w:r>
          <w:rPr>
            <w:rStyle w:val="Hyperlink"/>
          </w:rPr>
          <w:t xml:space="preserve">direct proof</w:t>
        </w:r>
      </w:hyperlink>
      <w:r>
        <w:t xml:space="preserve">,</w:t>
      </w:r>
      <w:r>
        <w:t xml:space="preserve"> </w:t>
      </w:r>
      <w:hyperlink r:id="rId76">
        <w:r>
          <w:rPr>
            <w:rStyle w:val="Hyperlink"/>
          </w:rPr>
          <w:t xml:space="preserve">proof by contradiction</w:t>
        </w:r>
      </w:hyperlink>
      <w:r>
        <w:t xml:space="preserve">, and induction.</w:t>
      </w:r>
    </w:p>
    <w:p>
      <w:pPr>
        <w:pStyle w:val="Compact"/>
        <w:numPr>
          <w:ilvl w:val="0"/>
          <w:numId w:val="1022"/>
        </w:numPr>
      </w:pPr>
      <w:r>
        <w:t xml:space="preserve">Barker-Plummer et al. (2011)</w:t>
      </w:r>
      <w:r>
        <w:t xml:space="preserve"> </w:t>
      </w:r>
      <w:r>
        <w:t xml:space="preserve">treats proofs as</w:t>
      </w:r>
      <w:r>
        <w:t xml:space="preserve"> </w:t>
      </w:r>
      <w:hyperlink w:anchor="def-formal-proof">
        <w:r>
          <w:rPr>
            <w:rStyle w:val="Hyperlink"/>
          </w:rPr>
          <w:t xml:space="preserve">formal proofs</w:t>
        </w:r>
      </w:hyperlink>
      <w:r>
        <w:t xml:space="preserve"> </w:t>
      </w:r>
      <w:r>
        <w:t xml:space="preserve">in</w:t>
      </w:r>
      <w:r>
        <w:t xml:space="preserve"> </w:t>
      </w:r>
      <w:hyperlink w:anchor="def-propositional-logic">
        <w:r>
          <w:rPr>
            <w:rStyle w:val="Hyperlink"/>
          </w:rPr>
          <w:t xml:space="preserve">propositional logic</w:t>
        </w:r>
      </w:hyperlink>
      <w:r>
        <w:t xml:space="preserve"> </w:t>
      </w:r>
      <w:r>
        <w:t xml:space="preserve">and</w:t>
      </w:r>
      <w:r>
        <w:t xml:space="preserve"> </w:t>
      </w:r>
      <w:hyperlink w:anchor="def-first-order-logic">
        <w:r>
          <w:rPr>
            <w:rStyle w:val="Hyperlink"/>
          </w:rPr>
          <w:t xml:space="preserve">first-order logic</w:t>
        </w:r>
      </w:hyperlink>
      <w:r>
        <w:t xml:space="preserve">.</w:t>
      </w:r>
    </w:p>
    <w:bookmarkEnd w:id="77"/>
    <w:bookmarkStart w:id="83" w:name="references"/>
    <w:p>
      <w:pPr>
        <w:pStyle w:val="Heading2"/>
      </w:pPr>
      <w:r>
        <w:t xml:space="preserve">References</w:t>
      </w:r>
    </w:p>
    <w:bookmarkStart w:id="82" w:name="refs"/>
    <w:bookmarkStart w:id="79" w:name="ref-barkerplummer2011language"/>
    <w:p>
      <w:pPr>
        <w:pStyle w:val="Bibliography"/>
      </w:pPr>
      <w:r>
        <w:t xml:space="preserve">Barker-Plummer, Dave, Jon Barwise, and John Etchemendy. 2011.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. 2nd ed. CSLI Publications.</w:t>
      </w:r>
      <w:r>
        <w:t xml:space="preserve"> </w:t>
      </w:r>
      <w:hyperlink r:id="rId78">
        <w:r>
          <w:rPr>
            <w:rStyle w:val="Hyperlink"/>
          </w:rPr>
          <w:t xml:space="preserve">https://www.amazon.com/dp/1575866323</w:t>
        </w:r>
      </w:hyperlink>
      <w:r>
        <w:t xml:space="preserve">.</w:t>
      </w:r>
    </w:p>
    <w:bookmarkEnd w:id="79"/>
    <w:bookmarkStart w:id="81" w:name="ref-velleman2019prove"/>
    <w:p>
      <w:pPr>
        <w:pStyle w:val="Bibliography"/>
      </w:pPr>
      <w:r>
        <w:t xml:space="preserve">Velleman, Daniel J. 2019.</w:t>
      </w:r>
      <w:r>
        <w:t xml:space="preserve"> </w:t>
      </w:r>
      <w:r>
        <w:rPr>
          <w:i/>
          <w:iCs/>
        </w:rPr>
        <w:t xml:space="preserve">How to Prove It: A Structured Approach</w:t>
      </w:r>
      <w:r>
        <w:t xml:space="preserve">. 3rd ed. Cambridge University Press.</w:t>
      </w:r>
      <w:r>
        <w:t xml:space="preserve"> </w:t>
      </w:r>
      <w:hyperlink r:id="rId80">
        <w:r>
          <w:rPr>
            <w:rStyle w:val="Hyperlink"/>
          </w:rPr>
          <w:t xml:space="preserve">https://doi.org/10.1017/9781108539890</w:t>
        </w:r>
      </w:hyperlink>
      <w:r>
        <w:t xml:space="preserve">.</w:t>
      </w:r>
    </w:p>
    <w:bookmarkEnd w:id="81"/>
    <w:bookmarkEnd w:id="82"/>
    <w:bookmarkEnd w:id="8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4" Type="http://schemas.openxmlformats.org/officeDocument/2006/relationships/hyperlink" Target="algebra-basics.html#def-strict-inequality" TargetMode="External"/><Relationship Id="rId32" Type="http://schemas.openxmlformats.org/officeDocument/2006/relationships/hyperlink" Target="algebra-basics.html#thm-equal-trans" TargetMode="External"/><Relationship Id="rId33" Type="http://schemas.openxmlformats.org/officeDocument/2006/relationships/hyperlink" Target="algebra-basics.html#thm-substitution" TargetMode="External"/><Relationship Id="rId24" Type="http://schemas.openxmlformats.org/officeDocument/2006/relationships/hyperlink" Target="algebra-exponentials.html#def-sequence-limit" TargetMode="External"/><Relationship Id="rId26" Type="http://schemas.openxmlformats.org/officeDocument/2006/relationships/hyperlink" Target="algebra-sums.html#def-distributive" TargetMode="External"/><Relationship Id="rId65" Type="http://schemas.openxmlformats.org/officeDocument/2006/relationships/hyperlink" Target="algebra-sums.html#def-summation" TargetMode="External"/><Relationship Id="rId29" Type="http://schemas.openxmlformats.org/officeDocument/2006/relationships/hyperlink" Target="algebra-sums.html#thm-square-of-a-sum" TargetMode="External"/><Relationship Id="rId80" Type="http://schemas.openxmlformats.org/officeDocument/2006/relationships/hyperlink" Target="https://doi.org/10.1017/9781108539890" TargetMode="External"/><Relationship Id="rId55" Type="http://schemas.openxmlformats.org/officeDocument/2006/relationships/hyperlink" Target="https://morrison-lab.github.io/pds/variance-covariance.html#thm-variance" TargetMode="External"/><Relationship Id="rId78" Type="http://schemas.openxmlformats.org/officeDocument/2006/relationships/hyperlink" Target="https://www.amazon.com/dp/1575866323" TargetMode="External"/><Relationship Id="rId51" Type="http://schemas.openxmlformats.org/officeDocument/2006/relationships/hyperlink" Target="linear-algebra-projections.html#def-hat-matrix" TargetMode="External"/><Relationship Id="rId53" Type="http://schemas.openxmlformats.org/officeDocument/2006/relationships/hyperlink" Target="linear-algebra-projections.html#thm-hat-matrix" TargetMode="External"/><Relationship Id="rId52" Type="http://schemas.openxmlformats.org/officeDocument/2006/relationships/hyperlink" Target="linear-algebra-special-matrices.html#def-idempotent-matrix" TargetMode="External"/><Relationship Id="rId54" Type="http://schemas.openxmlformats.org/officeDocument/2006/relationships/hyperlink" Target="linear-algebra-special-matrices.html#def-projection-matrix" TargetMode="External"/><Relationship Id="rId10" Type="http://schemas.openxmlformats.org/officeDocument/2006/relationships/hyperlink" Target="notation.qmd#def-even-odd" TargetMode="External"/><Relationship Id="rId17" Type="http://schemas.openxmlformats.org/officeDocument/2006/relationships/hyperlink" Target="notation.qmd#def-integers" TargetMode="External"/><Relationship Id="rId61" Type="http://schemas.openxmlformats.org/officeDocument/2006/relationships/hyperlink" Target="notation.qmd#def-natural-numbers" TargetMode="External"/><Relationship Id="rId19" Type="http://schemas.openxmlformats.org/officeDocument/2006/relationships/hyperlink" Target="notation.qmd#def-real-numbers" TargetMode="External"/><Relationship Id="rId62" Type="http://schemas.openxmlformats.org/officeDocument/2006/relationships/hyperlink" Target="proof-writing.qmd#def-predicate" TargetMode="External"/><Relationship Id="rId76" Type="http://schemas.openxmlformats.org/officeDocument/2006/relationships/hyperlink" Target="proof-writing.qmd#def-proof-by-contradiction" TargetMode="External"/><Relationship Id="rId70" Type="http://schemas.openxmlformats.org/officeDocument/2006/relationships/hyperlink" Target="sets-functions.qmd#def-function" TargetMode="External"/></Relationships>
</file>

<file path=word/_rels/footnotes.xml.rels><?xml version='1.0' encoding='UTF-8' standalone='yes'?>
<Relationships xmlns="http://schemas.openxmlformats.org/package/2006/relationships"><Relationship Id="rId34" Type="http://schemas.openxmlformats.org/officeDocument/2006/relationships/hyperlink" Target="algebra-basics.html#def-strict-inequality" TargetMode="External"/><Relationship Id="rId32" Type="http://schemas.openxmlformats.org/officeDocument/2006/relationships/hyperlink" Target="algebra-basics.html#thm-equal-trans" TargetMode="External"/><Relationship Id="rId33" Type="http://schemas.openxmlformats.org/officeDocument/2006/relationships/hyperlink" Target="algebra-basics.html#thm-substitution" TargetMode="External"/><Relationship Id="rId24" Type="http://schemas.openxmlformats.org/officeDocument/2006/relationships/hyperlink" Target="algebra-exponentials.html#def-sequence-limit" TargetMode="External"/><Relationship Id="rId26" Type="http://schemas.openxmlformats.org/officeDocument/2006/relationships/hyperlink" Target="algebra-sums.html#def-distributive" TargetMode="External"/><Relationship Id="rId65" Type="http://schemas.openxmlformats.org/officeDocument/2006/relationships/hyperlink" Target="algebra-sums.html#def-summation" TargetMode="External"/><Relationship Id="rId29" Type="http://schemas.openxmlformats.org/officeDocument/2006/relationships/hyperlink" Target="algebra-sums.html#thm-square-of-a-sum" TargetMode="External"/><Relationship Id="rId80" Type="http://schemas.openxmlformats.org/officeDocument/2006/relationships/hyperlink" Target="https://doi.org/10.1017/9781108539890" TargetMode="External"/><Relationship Id="rId55" Type="http://schemas.openxmlformats.org/officeDocument/2006/relationships/hyperlink" Target="https://morrison-lab.github.io/pds/variance-covariance.html#thm-variance" TargetMode="External"/><Relationship Id="rId78" Type="http://schemas.openxmlformats.org/officeDocument/2006/relationships/hyperlink" Target="https://www.amazon.com/dp/1575866323" TargetMode="External"/><Relationship Id="rId51" Type="http://schemas.openxmlformats.org/officeDocument/2006/relationships/hyperlink" Target="linear-algebra-projections.html#def-hat-matrix" TargetMode="External"/><Relationship Id="rId53" Type="http://schemas.openxmlformats.org/officeDocument/2006/relationships/hyperlink" Target="linear-algebra-projections.html#thm-hat-matrix" TargetMode="External"/><Relationship Id="rId52" Type="http://schemas.openxmlformats.org/officeDocument/2006/relationships/hyperlink" Target="linear-algebra-special-matrices.html#def-idempotent-matrix" TargetMode="External"/><Relationship Id="rId54" Type="http://schemas.openxmlformats.org/officeDocument/2006/relationships/hyperlink" Target="linear-algebra-special-matrices.html#def-projection-matrix" TargetMode="External"/><Relationship Id="rId10" Type="http://schemas.openxmlformats.org/officeDocument/2006/relationships/hyperlink" Target="notation.qmd#def-even-odd" TargetMode="External"/><Relationship Id="rId17" Type="http://schemas.openxmlformats.org/officeDocument/2006/relationships/hyperlink" Target="notation.qmd#def-integers" TargetMode="External"/><Relationship Id="rId61" Type="http://schemas.openxmlformats.org/officeDocument/2006/relationships/hyperlink" Target="notation.qmd#def-natural-numbers" TargetMode="External"/><Relationship Id="rId19" Type="http://schemas.openxmlformats.org/officeDocument/2006/relationships/hyperlink" Target="notation.qmd#def-real-numbers" TargetMode="External"/><Relationship Id="rId62" Type="http://schemas.openxmlformats.org/officeDocument/2006/relationships/hyperlink" Target="proof-writing.qmd#def-predicate" TargetMode="External"/><Relationship Id="rId76" Type="http://schemas.openxmlformats.org/officeDocument/2006/relationships/hyperlink" Target="proof-writing.qmd#def-proof-by-contradiction" TargetMode="External"/><Relationship Id="rId70" Type="http://schemas.openxmlformats.org/officeDocument/2006/relationships/hyperlink" Target="sets-functions.qmd#def-fun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Proof Writing</dc:title>
  <dc:creator/>
  <cp:keywords/>
  <dcterms:created xsi:type="dcterms:W3CDTF">2026-10-14T21:49:18Z</dcterms:created>
  <dcterms:modified xsi:type="dcterms:W3CDTF">2026-10-14T21:49:18Z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13:56:47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